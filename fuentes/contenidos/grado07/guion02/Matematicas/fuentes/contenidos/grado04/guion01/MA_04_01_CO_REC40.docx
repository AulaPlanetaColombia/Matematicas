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9B1F50" w14:textId="7F25B9FA" w:rsidR="0045712C" w:rsidRPr="007D0493" w:rsidRDefault="000537AE" w:rsidP="00CB02D2">
      <w:pPr>
        <w:jc w:val="center"/>
        <w:rPr>
          <w:rFonts w:ascii="Arial" w:hAnsi="Arial"/>
          <w:b/>
          <w:lang w:val="es-ES_tradnl"/>
        </w:rPr>
      </w:pPr>
      <w:r w:rsidRPr="000537AE">
        <w:rPr>
          <w:rFonts w:asciiTheme="majorHAnsi" w:hAnsiTheme="majorHAnsi"/>
          <w:b/>
          <w:lang w:val="es-ES_tradnl"/>
        </w:rPr>
        <w:t xml:space="preserve">Ejercicio Genérico </w:t>
      </w:r>
      <w:r w:rsidR="00051C59" w:rsidRPr="00051C59">
        <w:rPr>
          <w:rFonts w:asciiTheme="majorHAnsi" w:hAnsiTheme="majorHAnsi"/>
          <w:b/>
          <w:lang w:val="es-ES_tradnl"/>
        </w:rPr>
        <w:t>M5A: Test - con imagen</w:t>
      </w:r>
    </w:p>
    <w:p w14:paraId="720D2C7B" w14:textId="77777777" w:rsidR="0045712C" w:rsidRPr="00254FDB" w:rsidRDefault="0045712C" w:rsidP="00CB02D2">
      <w:pPr>
        <w:rPr>
          <w:rFonts w:ascii="Arial" w:hAnsi="Arial"/>
          <w:lang w:val="es-ES_tradnl"/>
        </w:rPr>
      </w:pPr>
    </w:p>
    <w:p w14:paraId="062F45E4" w14:textId="20F50B6C" w:rsidR="00E61A4B" w:rsidRPr="006D02A8" w:rsidRDefault="00254FDB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Nombre del guión a que corresponde el ejercicio</w:t>
      </w:r>
    </w:p>
    <w:p w14:paraId="144B9DB4" w14:textId="67477F04" w:rsidR="006F4217" w:rsidRPr="006D02A8" w:rsidRDefault="00DC1097" w:rsidP="006F4217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MA_</w:t>
      </w:r>
      <w:r w:rsidR="006F4217" w:rsidRPr="00780F76">
        <w:rPr>
          <w:rFonts w:ascii="Arial" w:hAnsi="Arial"/>
          <w:sz w:val="18"/>
          <w:szCs w:val="18"/>
          <w:lang w:val="es-ES_tradnl"/>
        </w:rPr>
        <w:t>04_01_CO</w:t>
      </w:r>
    </w:p>
    <w:p w14:paraId="73C3E215" w14:textId="77777777" w:rsidR="006D02A8" w:rsidRPr="006D02A8" w:rsidRDefault="006D02A8" w:rsidP="00CB02D2">
      <w:pPr>
        <w:rPr>
          <w:rFonts w:ascii="Arial" w:hAnsi="Arial"/>
          <w:sz w:val="18"/>
          <w:szCs w:val="18"/>
          <w:lang w:val="es-ES_tradnl"/>
        </w:rPr>
      </w:pPr>
    </w:p>
    <w:p w14:paraId="2FB33223" w14:textId="4CB18755" w:rsidR="0063490D" w:rsidRPr="0063490D" w:rsidRDefault="0045712C" w:rsidP="00CB02D2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 xml:space="preserve">DATOS DEL </w:t>
      </w:r>
      <w:r w:rsidR="00340C3A" w:rsidRPr="00254FDB">
        <w:rPr>
          <w:rFonts w:ascii="Arial" w:hAnsi="Arial"/>
          <w:b/>
          <w:sz w:val="18"/>
          <w:szCs w:val="18"/>
          <w:lang w:val="es-ES_tradnl"/>
        </w:rPr>
        <w:t>RECURSO</w:t>
      </w:r>
      <w:ins w:id="0" w:author="Johana Montejo Rozo" w:date="2015-03-17T17:08:00Z">
        <w:r w:rsidR="008F76D1">
          <w:rPr>
            <w:rFonts w:ascii="Arial" w:hAnsi="Arial"/>
            <w:b/>
            <w:sz w:val="18"/>
            <w:szCs w:val="18"/>
            <w:lang w:val="es-ES_tradnl"/>
          </w:rPr>
          <w:t xml:space="preserve"> </w:t>
        </w:r>
      </w:ins>
      <w:bookmarkStart w:id="1" w:name="_GoBack"/>
      <w:bookmarkEnd w:id="1"/>
    </w:p>
    <w:p w14:paraId="27808A64" w14:textId="77777777" w:rsidR="009320AC" w:rsidRPr="009320AC" w:rsidRDefault="009320AC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5FAD7D35" w14:textId="77777777" w:rsidR="00E14BD5" w:rsidRPr="006D02A8" w:rsidRDefault="00E14BD5" w:rsidP="00E14BD5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Título del recurso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>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65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máx.)</w:t>
      </w:r>
    </w:p>
    <w:p w14:paraId="2C702B22" w14:textId="6F27245B" w:rsidR="006F4217" w:rsidRPr="00B110DC" w:rsidRDefault="0006000B" w:rsidP="006F4217">
      <w:pPr>
        <w:rPr>
          <w:rFonts w:ascii="Times New Roman" w:hAnsi="Times New Roman" w:cs="Times New Roman"/>
          <w:color w:val="000000"/>
          <w:lang w:val="es-CO"/>
        </w:rPr>
      </w:pPr>
      <w:r w:rsidRPr="00B110DC">
        <w:rPr>
          <w:rFonts w:ascii="Times New Roman" w:hAnsi="Times New Roman" w:cs="Times New Roman"/>
          <w:color w:val="000000"/>
          <w:lang w:val="es-CO"/>
        </w:rPr>
        <w:t>Refuerza tu aprendizaje: representación de conjuntos</w:t>
      </w:r>
      <w:del w:id="2" w:author="Chris" w:date="2015-03-07T14:53:00Z">
        <w:r w:rsidRPr="00B110DC" w:rsidDel="002D48F4">
          <w:rPr>
            <w:rFonts w:ascii="Times New Roman" w:hAnsi="Times New Roman" w:cs="Times New Roman"/>
            <w:color w:val="000000"/>
            <w:lang w:val="es-CO"/>
          </w:rPr>
          <w:delText>.</w:delText>
        </w:r>
      </w:del>
      <w:r w:rsidR="006F4217" w:rsidRPr="00B110DC">
        <w:rPr>
          <w:rFonts w:ascii="Times New Roman" w:hAnsi="Times New Roman" w:cs="Times New Roman"/>
          <w:color w:val="000000"/>
          <w:lang w:val="es-CO"/>
        </w:rPr>
        <w:t xml:space="preserve"> </w:t>
      </w:r>
    </w:p>
    <w:p w14:paraId="543E468C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8974794" w14:textId="6E935A9C" w:rsidR="0063490D" w:rsidRPr="006D02A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="00AC7FAC"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Descripción del </w:t>
      </w:r>
      <w:r w:rsidR="00340C3A" w:rsidRPr="006D02A8">
        <w:rPr>
          <w:rFonts w:ascii="Arial" w:hAnsi="Arial"/>
          <w:sz w:val="18"/>
          <w:szCs w:val="18"/>
          <w:highlight w:val="green"/>
          <w:lang w:val="es-ES_tradnl"/>
        </w:rPr>
        <w:t>recurso</w:t>
      </w:r>
    </w:p>
    <w:p w14:paraId="678E556D" w14:textId="2E73DFBD" w:rsidR="000719EE" w:rsidRPr="000719EE" w:rsidRDefault="0006000B" w:rsidP="000719EE">
      <w:pPr>
        <w:rPr>
          <w:rFonts w:ascii="Arial" w:hAnsi="Arial" w:cs="Arial"/>
          <w:sz w:val="18"/>
          <w:szCs w:val="18"/>
          <w:lang w:val="es-ES_tradnl"/>
        </w:rPr>
      </w:pPr>
      <w:r w:rsidRPr="00B110DC">
        <w:rPr>
          <w:rFonts w:ascii="Times New Roman" w:hAnsi="Times New Roman" w:cs="Times New Roman"/>
          <w:color w:val="000000"/>
          <w:lang w:val="es-CO"/>
        </w:rPr>
        <w:t>Actividad para reforzar las diferentes representaciones de conjuntos.</w:t>
      </w:r>
    </w:p>
    <w:p w14:paraId="5A70135C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793C2D34" w14:textId="2F322797" w:rsidR="003D72B3" w:rsidRPr="006D02A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="003D72B3" w:rsidRPr="006D02A8">
        <w:rPr>
          <w:rFonts w:ascii="Arial" w:hAnsi="Arial"/>
          <w:sz w:val="18"/>
          <w:szCs w:val="18"/>
          <w:highlight w:val="green"/>
          <w:lang w:val="es-ES_tradnl"/>
        </w:rPr>
        <w:t>Palabras clave del recurso (separadas por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 comas</w:t>
      </w:r>
      <w:r w:rsidR="003D72B3"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 ",")</w:t>
      </w:r>
    </w:p>
    <w:p w14:paraId="3CDB971F" w14:textId="4439E418" w:rsidR="000719EE" w:rsidRPr="000719EE" w:rsidRDefault="006F4217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Conjunto, representación, </w:t>
      </w:r>
      <w:r w:rsidR="0006000B">
        <w:rPr>
          <w:rFonts w:ascii="Arial" w:hAnsi="Arial" w:cs="Arial"/>
          <w:sz w:val="18"/>
          <w:szCs w:val="18"/>
          <w:lang w:val="es-ES_tradnl"/>
        </w:rPr>
        <w:t>determinación, extensión</w:t>
      </w:r>
      <w:del w:id="3" w:author="Chris" w:date="2015-03-07T14:54:00Z">
        <w:r w:rsidR="0006000B" w:rsidDel="002D48F4">
          <w:rPr>
            <w:rFonts w:ascii="Arial" w:hAnsi="Arial" w:cs="Arial"/>
            <w:sz w:val="18"/>
            <w:szCs w:val="18"/>
            <w:lang w:val="es-ES_tradnl"/>
          </w:rPr>
          <w:delText xml:space="preserve">, </w:delText>
        </w:r>
        <w:r w:rsidDel="002D48F4">
          <w:rPr>
            <w:rFonts w:ascii="Arial" w:hAnsi="Arial" w:cs="Arial"/>
            <w:sz w:val="18"/>
            <w:szCs w:val="18"/>
            <w:lang w:val="es-ES_tradnl"/>
          </w:rPr>
          <w:delText>diagramas, Ven</w:delText>
        </w:r>
      </w:del>
      <w:r>
        <w:rPr>
          <w:rFonts w:ascii="Arial" w:hAnsi="Arial" w:cs="Arial"/>
          <w:sz w:val="18"/>
          <w:szCs w:val="18"/>
          <w:lang w:val="es-ES_tradnl"/>
        </w:rPr>
        <w:t>, diagramas de Venn</w:t>
      </w:r>
      <w:r w:rsidR="0006000B">
        <w:rPr>
          <w:rFonts w:ascii="Arial" w:hAnsi="Arial" w:cs="Arial"/>
          <w:sz w:val="18"/>
          <w:szCs w:val="18"/>
          <w:lang w:val="es-ES_tradnl"/>
        </w:rPr>
        <w:t>.</w:t>
      </w:r>
    </w:p>
    <w:p w14:paraId="4F4162B8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498920B" w14:textId="64C85C50" w:rsidR="003D72B3" w:rsidRPr="006D02A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Tiempo estimado (minutos)</w:t>
      </w:r>
    </w:p>
    <w:p w14:paraId="75319F14" w14:textId="77777777" w:rsidR="006F4217" w:rsidRPr="000719EE" w:rsidRDefault="006F4217" w:rsidP="006F4217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12 minutos</w:t>
      </w:r>
    </w:p>
    <w:p w14:paraId="6C2B1E7A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4D3D1F03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204DA020" w14:textId="7AF65A91" w:rsidR="0063490D" w:rsidRPr="00B5513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3D72B3" w:rsidRPr="00B55138">
        <w:rPr>
          <w:rFonts w:ascii="Arial" w:hAnsi="Arial"/>
          <w:sz w:val="18"/>
          <w:szCs w:val="18"/>
          <w:highlight w:val="green"/>
          <w:lang w:val="es-ES_tradnl"/>
        </w:rPr>
        <w:t>Acción didáctica</w:t>
      </w:r>
      <w:r w:rsidR="00611072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="005F4C68" w:rsidRPr="00B55138">
        <w:rPr>
          <w:rFonts w:ascii="Arial" w:hAnsi="Arial"/>
          <w:sz w:val="18"/>
          <w:szCs w:val="18"/>
          <w:highlight w:val="green"/>
          <w:lang w:val="es-ES_tradnl"/>
        </w:rPr>
        <w:t>indicar</w:t>
      </w:r>
      <w:r w:rsidR="00C7411E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sólo una</w:t>
      </w:r>
      <w:r w:rsidR="003D72B3" w:rsidRPr="00B55138">
        <w:rPr>
          <w:rFonts w:ascii="Arial" w:hAnsi="Arial"/>
          <w:sz w:val="18"/>
          <w:szCs w:val="18"/>
          <w:highlight w:val="green"/>
          <w:lang w:val="es-ES_tradnl"/>
        </w:rPr>
        <w:t>)</w:t>
      </w:r>
    </w:p>
    <w:tbl>
      <w:tblPr>
        <w:tblStyle w:val="Tablaconcuadrcula"/>
        <w:tblW w:w="8930" w:type="dxa"/>
        <w:tblInd w:w="250" w:type="dxa"/>
        <w:tblLook w:val="04A0" w:firstRow="1" w:lastRow="0" w:firstColumn="1" w:lastColumn="0" w:noHBand="0" w:noVBand="1"/>
      </w:tblPr>
      <w:tblGrid>
        <w:gridCol w:w="1248"/>
        <w:gridCol w:w="404"/>
        <w:gridCol w:w="1289"/>
        <w:gridCol w:w="367"/>
        <w:gridCol w:w="2504"/>
        <w:gridCol w:w="425"/>
        <w:gridCol w:w="2268"/>
        <w:gridCol w:w="425"/>
      </w:tblGrid>
      <w:tr w:rsidR="00AC7496" w:rsidRPr="005F4C68" w14:paraId="3EF28718" w14:textId="77777777" w:rsidTr="00AC7496">
        <w:tc>
          <w:tcPr>
            <w:tcW w:w="1248" w:type="dxa"/>
          </w:tcPr>
          <w:p w14:paraId="0F71FD18" w14:textId="4CA29615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Exposición</w:t>
            </w:r>
          </w:p>
        </w:tc>
        <w:tc>
          <w:tcPr>
            <w:tcW w:w="404" w:type="dxa"/>
          </w:tcPr>
          <w:p w14:paraId="23073665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289" w:type="dxa"/>
          </w:tcPr>
          <w:p w14:paraId="66BE8EC4" w14:textId="3D1EB262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Ejercitación</w:t>
            </w:r>
          </w:p>
        </w:tc>
        <w:tc>
          <w:tcPr>
            <w:tcW w:w="367" w:type="dxa"/>
          </w:tcPr>
          <w:p w14:paraId="3777D962" w14:textId="0BB0B848" w:rsidR="005F4C68" w:rsidRPr="005F4C68" w:rsidRDefault="006F4217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2504" w:type="dxa"/>
          </w:tcPr>
          <w:p w14:paraId="0BDB58D3" w14:textId="47BDEF01" w:rsidR="005F4C68" w:rsidRPr="005F4C68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Preguntas con respuesta libre</w:t>
            </w:r>
          </w:p>
        </w:tc>
        <w:tc>
          <w:tcPr>
            <w:tcW w:w="425" w:type="dxa"/>
          </w:tcPr>
          <w:p w14:paraId="78EB506B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76791ACB" w14:textId="7287C3FF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Juegos</w:t>
            </w:r>
          </w:p>
        </w:tc>
        <w:tc>
          <w:tcPr>
            <w:tcW w:w="425" w:type="dxa"/>
          </w:tcPr>
          <w:p w14:paraId="1F05DCC0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AC7496" w:rsidRPr="005F4C68" w14:paraId="424EB321" w14:textId="77777777" w:rsidTr="00AC7496">
        <w:tc>
          <w:tcPr>
            <w:tcW w:w="1248" w:type="dxa"/>
          </w:tcPr>
          <w:p w14:paraId="79357949" w14:textId="1F32B609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Estudio</w:t>
            </w:r>
          </w:p>
        </w:tc>
        <w:tc>
          <w:tcPr>
            <w:tcW w:w="404" w:type="dxa"/>
          </w:tcPr>
          <w:p w14:paraId="137ACFFF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289" w:type="dxa"/>
          </w:tcPr>
          <w:p w14:paraId="698A2175" w14:textId="3B9BC533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Proyecto</w:t>
            </w:r>
          </w:p>
        </w:tc>
        <w:tc>
          <w:tcPr>
            <w:tcW w:w="367" w:type="dxa"/>
          </w:tcPr>
          <w:p w14:paraId="73326BB4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504" w:type="dxa"/>
          </w:tcPr>
          <w:p w14:paraId="705ACF4D" w14:textId="12DCF10B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Evaluación</w:t>
            </w:r>
          </w:p>
        </w:tc>
        <w:tc>
          <w:tcPr>
            <w:tcW w:w="425" w:type="dxa"/>
          </w:tcPr>
          <w:p w14:paraId="66CFA100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466069B9" w14:textId="6EA6261E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Generador de actividades</w:t>
            </w:r>
          </w:p>
        </w:tc>
        <w:tc>
          <w:tcPr>
            <w:tcW w:w="425" w:type="dxa"/>
          </w:tcPr>
          <w:p w14:paraId="7BC4A72F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06E19E32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6FE4AD0E" w14:textId="2FD90744" w:rsidR="003D72B3" w:rsidRPr="00B55138" w:rsidRDefault="00AC7496" w:rsidP="00CB02D2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Competencia (indicar sólo una)</w:t>
      </w:r>
    </w:p>
    <w:tbl>
      <w:tblPr>
        <w:tblStyle w:val="Tablaconcuadrcula"/>
        <w:tblW w:w="9497" w:type="dxa"/>
        <w:tblInd w:w="250" w:type="dxa"/>
        <w:tblLook w:val="04A0" w:firstRow="1" w:lastRow="0" w:firstColumn="1" w:lastColumn="0" w:noHBand="0" w:noVBand="1"/>
      </w:tblPr>
      <w:tblGrid>
        <w:gridCol w:w="4536"/>
        <w:gridCol w:w="425"/>
        <w:gridCol w:w="4111"/>
        <w:gridCol w:w="425"/>
      </w:tblGrid>
      <w:tr w:rsidR="00BD1FFA" w:rsidRPr="00AC7496" w14:paraId="3F4FCFF6" w14:textId="102574E5" w:rsidTr="00B92165">
        <w:tc>
          <w:tcPr>
            <w:tcW w:w="4536" w:type="dxa"/>
          </w:tcPr>
          <w:p w14:paraId="6FE44A92" w14:textId="06DD1B98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comunicación lingüística</w:t>
            </w:r>
          </w:p>
        </w:tc>
        <w:tc>
          <w:tcPr>
            <w:tcW w:w="425" w:type="dxa"/>
          </w:tcPr>
          <w:p w14:paraId="553543FB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240DC51E" w14:textId="2865D791" w:rsidR="002E4EE6" w:rsidRPr="00AC7496" w:rsidRDefault="00BD1FFA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matemática</w:t>
            </w:r>
          </w:p>
        </w:tc>
        <w:tc>
          <w:tcPr>
            <w:tcW w:w="425" w:type="dxa"/>
          </w:tcPr>
          <w:p w14:paraId="080228AC" w14:textId="159A58EF" w:rsidR="002E4EE6" w:rsidRPr="00AC7496" w:rsidRDefault="006F4217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</w:tr>
      <w:tr w:rsidR="00BD1FFA" w:rsidRPr="00AC7496" w14:paraId="1593AE9E" w14:textId="55DEF9CB" w:rsidTr="00B92165">
        <w:tc>
          <w:tcPr>
            <w:tcW w:w="4536" w:type="dxa"/>
          </w:tcPr>
          <w:p w14:paraId="73E9F5D1" w14:textId="6D86BA7E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el conocimiento y la interacción con el mundo físico</w:t>
            </w:r>
          </w:p>
        </w:tc>
        <w:tc>
          <w:tcPr>
            <w:tcW w:w="425" w:type="dxa"/>
          </w:tcPr>
          <w:p w14:paraId="31E7FBBF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718850E1" w14:textId="777DD882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Tratamiento de la información y competencia digital</w:t>
            </w:r>
          </w:p>
        </w:tc>
        <w:tc>
          <w:tcPr>
            <w:tcW w:w="425" w:type="dxa"/>
          </w:tcPr>
          <w:p w14:paraId="6621BA22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BD1FFA" w:rsidRPr="00AC7496" w14:paraId="616BF0A9" w14:textId="36EE9EF1" w:rsidTr="00B92165">
        <w:tc>
          <w:tcPr>
            <w:tcW w:w="4536" w:type="dxa"/>
          </w:tcPr>
          <w:p w14:paraId="5D9EA602" w14:textId="143FA7BA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social y ciudadana</w:t>
            </w:r>
          </w:p>
        </w:tc>
        <w:tc>
          <w:tcPr>
            <w:tcW w:w="425" w:type="dxa"/>
          </w:tcPr>
          <w:p w14:paraId="594A8DD8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2A5386ED" w14:textId="5CDA7B51" w:rsidR="002E4EE6" w:rsidRPr="00AC7496" w:rsidRDefault="00BD1FFA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cultural y artística</w:t>
            </w:r>
          </w:p>
        </w:tc>
        <w:tc>
          <w:tcPr>
            <w:tcW w:w="425" w:type="dxa"/>
          </w:tcPr>
          <w:p w14:paraId="7B544F4D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BD1FFA" w:rsidRPr="00AC7496" w14:paraId="0CEAED7C" w14:textId="6C732F50" w:rsidTr="00B92165">
        <w:tc>
          <w:tcPr>
            <w:tcW w:w="4536" w:type="dxa"/>
          </w:tcPr>
          <w:p w14:paraId="04FC76F0" w14:textId="081E1537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para aprender a aprender</w:t>
            </w:r>
          </w:p>
        </w:tc>
        <w:tc>
          <w:tcPr>
            <w:tcW w:w="425" w:type="dxa"/>
          </w:tcPr>
          <w:p w14:paraId="0CB94FDF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646B8C1C" w14:textId="1C30870A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Autonomía e iniciativa personal</w:t>
            </w:r>
          </w:p>
        </w:tc>
        <w:tc>
          <w:tcPr>
            <w:tcW w:w="425" w:type="dxa"/>
          </w:tcPr>
          <w:p w14:paraId="19EAF119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54EF9986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260E653" w14:textId="77777777" w:rsidR="006F1FE3" w:rsidRPr="00B55138" w:rsidRDefault="006F1FE3" w:rsidP="006F1FE3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205770">
        <w:rPr>
          <w:rFonts w:ascii="Arial" w:hAnsi="Arial"/>
          <w:sz w:val="18"/>
          <w:szCs w:val="18"/>
          <w:highlight w:val="green"/>
          <w:lang w:val="es-ES_tradnl"/>
        </w:rPr>
        <w:t>Tipo de Media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(indicar sólo una)</w:t>
      </w:r>
    </w:p>
    <w:tbl>
      <w:tblPr>
        <w:tblStyle w:val="Tablaconcuadrcula"/>
        <w:tblW w:w="8363" w:type="dxa"/>
        <w:tblInd w:w="250" w:type="dxa"/>
        <w:tblLook w:val="04A0" w:firstRow="1" w:lastRow="0" w:firstColumn="1" w:lastColumn="0" w:noHBand="0" w:noVBand="1"/>
      </w:tblPr>
      <w:tblGrid>
        <w:gridCol w:w="2126"/>
        <w:gridCol w:w="404"/>
        <w:gridCol w:w="1156"/>
        <w:gridCol w:w="425"/>
        <w:gridCol w:w="1843"/>
        <w:gridCol w:w="425"/>
        <w:gridCol w:w="1559"/>
        <w:gridCol w:w="425"/>
      </w:tblGrid>
      <w:tr w:rsidR="006F1FE3" w:rsidRPr="005F4C68" w14:paraId="49A62E4B" w14:textId="77777777" w:rsidTr="007B5078">
        <w:tc>
          <w:tcPr>
            <w:tcW w:w="2126" w:type="dxa"/>
          </w:tcPr>
          <w:p w14:paraId="5A70AAF5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Secuencia de imágenes</w:t>
            </w:r>
          </w:p>
        </w:tc>
        <w:tc>
          <w:tcPr>
            <w:tcW w:w="404" w:type="dxa"/>
          </w:tcPr>
          <w:p w14:paraId="2F5B6AAC" w14:textId="5D5273D5" w:rsidR="006F1FE3" w:rsidRPr="005F4C68" w:rsidRDefault="006F4217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1156" w:type="dxa"/>
          </w:tcPr>
          <w:p w14:paraId="61182804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Video</w:t>
            </w:r>
          </w:p>
        </w:tc>
        <w:tc>
          <w:tcPr>
            <w:tcW w:w="425" w:type="dxa"/>
          </w:tcPr>
          <w:p w14:paraId="76C411FE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5AF336BB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Animación</w:t>
            </w:r>
          </w:p>
        </w:tc>
        <w:tc>
          <w:tcPr>
            <w:tcW w:w="425" w:type="dxa"/>
          </w:tcPr>
          <w:p w14:paraId="3F878EB5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</w:tcPr>
          <w:p w14:paraId="4E7A8960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Interactivo</w:t>
            </w:r>
          </w:p>
        </w:tc>
        <w:tc>
          <w:tcPr>
            <w:tcW w:w="425" w:type="dxa"/>
          </w:tcPr>
          <w:p w14:paraId="4DF4F6A0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6F1FE3" w:rsidRPr="005F4C68" w14:paraId="12BA3EFD" w14:textId="77777777" w:rsidTr="007B5078">
        <w:tc>
          <w:tcPr>
            <w:tcW w:w="2126" w:type="dxa"/>
          </w:tcPr>
          <w:p w14:paraId="074AC8BE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Actividad</w:t>
            </w:r>
          </w:p>
        </w:tc>
        <w:tc>
          <w:tcPr>
            <w:tcW w:w="404" w:type="dxa"/>
          </w:tcPr>
          <w:p w14:paraId="5B03DE2A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3E6ED37D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Web</w:t>
            </w:r>
          </w:p>
        </w:tc>
        <w:tc>
          <w:tcPr>
            <w:tcW w:w="425" w:type="dxa"/>
          </w:tcPr>
          <w:p w14:paraId="3CB44145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6A38CC41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Mapa conceptual</w:t>
            </w:r>
          </w:p>
        </w:tc>
        <w:tc>
          <w:tcPr>
            <w:tcW w:w="425" w:type="dxa"/>
          </w:tcPr>
          <w:p w14:paraId="2000D1CD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5A7D666F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Audio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14:paraId="17CF9CAC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6F1FE3" w:rsidRPr="005F4C68" w14:paraId="13303A65" w14:textId="77777777" w:rsidTr="007B5078">
        <w:tc>
          <w:tcPr>
            <w:tcW w:w="2126" w:type="dxa"/>
          </w:tcPr>
          <w:p w14:paraId="0E0F34D9" w14:textId="77777777" w:rsidR="006F1FE3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Texto</w:t>
            </w:r>
          </w:p>
        </w:tc>
        <w:tc>
          <w:tcPr>
            <w:tcW w:w="404" w:type="dxa"/>
          </w:tcPr>
          <w:p w14:paraId="786B2080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40CACD21" w14:textId="77777777" w:rsidR="006F1FE3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Imagen</w:t>
            </w:r>
          </w:p>
        </w:tc>
        <w:tc>
          <w:tcPr>
            <w:tcW w:w="425" w:type="dxa"/>
          </w:tcPr>
          <w:p w14:paraId="3F2C43EE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2036CC3E" w14:textId="77777777" w:rsidR="006F1FE3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Documento</w:t>
            </w:r>
          </w:p>
        </w:tc>
        <w:tc>
          <w:tcPr>
            <w:tcW w:w="425" w:type="dxa"/>
          </w:tcPr>
          <w:p w14:paraId="714624A3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nil"/>
              <w:right w:val="nil"/>
            </w:tcBorders>
          </w:tcPr>
          <w:p w14:paraId="2AF8714F" w14:textId="77777777" w:rsidR="006F1FE3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 w14:paraId="181FB35A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3C3CFF19" w14:textId="77777777" w:rsidR="006F1FE3" w:rsidRPr="000719EE" w:rsidRDefault="006F1FE3" w:rsidP="006F1FE3">
      <w:pPr>
        <w:rPr>
          <w:rFonts w:ascii="Arial" w:hAnsi="Arial" w:cs="Arial"/>
          <w:sz w:val="18"/>
          <w:szCs w:val="18"/>
          <w:lang w:val="es-ES_tradnl"/>
        </w:rPr>
      </w:pPr>
    </w:p>
    <w:p w14:paraId="53F53410" w14:textId="257678A8" w:rsidR="004375B6" w:rsidRDefault="0005228B" w:rsidP="00CB02D2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>Nivel del ejercicio, 1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-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>Fácil, 2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-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Medio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ó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3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-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>Difícil</w:t>
      </w:r>
    </w:p>
    <w:p w14:paraId="5A048F46" w14:textId="77777777" w:rsidR="006F4217" w:rsidRPr="000719EE" w:rsidRDefault="006F4217" w:rsidP="006F4217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2- Medio</w:t>
      </w:r>
    </w:p>
    <w:p w14:paraId="2FAAFA3F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4D4F0978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3A818B3F" w14:textId="77777777" w:rsidR="0045712C" w:rsidRPr="00254FDB" w:rsidRDefault="0045712C" w:rsidP="00CB02D2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>DATOS DEL EJERCICIO</w:t>
      </w:r>
    </w:p>
    <w:p w14:paraId="72051B42" w14:textId="77777777" w:rsidR="00A925B6" w:rsidRDefault="00A925B6" w:rsidP="00CB02D2">
      <w:pPr>
        <w:rPr>
          <w:rFonts w:ascii="Arial" w:hAnsi="Arial"/>
          <w:sz w:val="18"/>
          <w:szCs w:val="18"/>
          <w:lang w:val="es-ES_tradnl"/>
        </w:rPr>
      </w:pPr>
    </w:p>
    <w:p w14:paraId="007CB729" w14:textId="44EF4602" w:rsidR="00A925B6" w:rsidRPr="00125D25" w:rsidRDefault="00125D25" w:rsidP="00125D25">
      <w:pPr>
        <w:jc w:val="both"/>
        <w:rPr>
          <w:rFonts w:ascii="Arial" w:hAnsi="Arial"/>
          <w:color w:val="0000FF"/>
          <w:sz w:val="16"/>
          <w:szCs w:val="16"/>
          <w:lang w:val="es-ES_tradnl"/>
        </w:rPr>
      </w:pPr>
      <w:r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COPIA </w:t>
      </w:r>
      <w:r w:rsidR="00A925B6"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EL TÍTULO DEL RECURSO </w:t>
      </w:r>
      <w:r w:rsidRPr="00125D25">
        <w:rPr>
          <w:rFonts w:ascii="Arial" w:hAnsi="Arial"/>
          <w:color w:val="0000FF"/>
          <w:sz w:val="16"/>
          <w:szCs w:val="16"/>
          <w:lang w:val="es-ES_tradnl"/>
        </w:rPr>
        <w:t>PARA EL TÍTULO DEL EJERCICIO AL MENOS QUE SEA DIFERENTE</w:t>
      </w:r>
      <w:r w:rsidR="00A925B6"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. RECUERDA </w:t>
      </w:r>
      <w:r w:rsidR="00EA3E65" w:rsidRPr="00125D25">
        <w:rPr>
          <w:rFonts w:ascii="Arial" w:hAnsi="Arial"/>
          <w:color w:val="0000FF"/>
          <w:sz w:val="16"/>
          <w:szCs w:val="16"/>
          <w:lang w:val="es-ES_tradnl"/>
        </w:rPr>
        <w:t>EL TÍTULO</w:t>
      </w:r>
      <w:r w:rsidR="00A925B6"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 NO DEBE REBASAR LOS 86 CARACTERES. </w:t>
      </w:r>
    </w:p>
    <w:p w14:paraId="095C18B4" w14:textId="179DA44D" w:rsidR="00B0282E" w:rsidRPr="00411F22" w:rsidRDefault="00054002" w:rsidP="00CB02D2">
      <w:pPr>
        <w:rPr>
          <w:rFonts w:ascii="Arial" w:hAnsi="Arial"/>
          <w:sz w:val="18"/>
          <w:szCs w:val="18"/>
          <w:lang w:val="es-ES_tradnl"/>
        </w:rPr>
      </w:pPr>
      <w:r w:rsidRPr="000719EE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0719EE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6907A4" w:rsidRPr="00411F22">
        <w:rPr>
          <w:rFonts w:ascii="Arial" w:hAnsi="Arial"/>
          <w:sz w:val="18"/>
          <w:szCs w:val="18"/>
          <w:highlight w:val="green"/>
          <w:lang w:val="es-ES_tradnl"/>
        </w:rPr>
        <w:t>Título del ejercicio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Pr="00411F22">
        <w:rPr>
          <w:rFonts w:ascii="Arial" w:hAnsi="Arial"/>
          <w:b/>
          <w:sz w:val="18"/>
          <w:szCs w:val="18"/>
          <w:highlight w:val="green"/>
          <w:lang w:val="es-ES_tradnl"/>
        </w:rPr>
        <w:t>86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</w:t>
      </w:r>
      <w:r w:rsidR="00D660AD" w:rsidRPr="00411F22">
        <w:rPr>
          <w:rFonts w:ascii="Arial" w:hAnsi="Arial"/>
          <w:sz w:val="18"/>
          <w:szCs w:val="18"/>
          <w:highlight w:val="green"/>
          <w:lang w:val="es-ES_tradnl"/>
        </w:rPr>
        <w:t>)</w:t>
      </w:r>
    </w:p>
    <w:p w14:paraId="28AD42C6" w14:textId="77777777" w:rsidR="006F4217" w:rsidRDefault="006F4217" w:rsidP="006F4217">
      <w:pPr>
        <w:rPr>
          <w:rFonts w:ascii="Times New Roman" w:hAnsi="Times New Roman" w:cs="Times New Roman"/>
          <w:color w:val="000000"/>
          <w:lang w:val="es-CO"/>
        </w:rPr>
      </w:pPr>
      <w:r w:rsidRPr="00B110DC">
        <w:rPr>
          <w:rFonts w:ascii="Times New Roman" w:hAnsi="Times New Roman" w:cs="Times New Roman"/>
          <w:color w:val="000000"/>
          <w:lang w:val="es-CO"/>
        </w:rPr>
        <w:t xml:space="preserve">Representa conjuntos gráficamente </w:t>
      </w:r>
      <w:r>
        <w:rPr>
          <w:rFonts w:ascii="Times New Roman" w:hAnsi="Times New Roman" w:cs="Times New Roman"/>
          <w:color w:val="000000"/>
          <w:lang w:val="es-CO"/>
        </w:rPr>
        <w:t>- D</w:t>
      </w:r>
      <w:r w:rsidRPr="00B110DC">
        <w:rPr>
          <w:rFonts w:ascii="Times New Roman" w:hAnsi="Times New Roman" w:cs="Times New Roman"/>
          <w:color w:val="000000"/>
          <w:lang w:val="es-CO"/>
        </w:rPr>
        <w:t>iagramas de Venn</w:t>
      </w:r>
    </w:p>
    <w:p w14:paraId="1C778160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6761894" w14:textId="107A138C" w:rsidR="00054002" w:rsidRDefault="00054002" w:rsidP="00CB02D2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9258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6907A4" w:rsidRPr="009F074B">
        <w:rPr>
          <w:rFonts w:ascii="Arial" w:hAnsi="Arial"/>
          <w:sz w:val="18"/>
          <w:szCs w:val="18"/>
          <w:highlight w:val="green"/>
          <w:lang w:val="es-ES_tradnl"/>
        </w:rPr>
        <w:t>Grado del ejercicio (Primaria o Secundaria)</w:t>
      </w:r>
      <w:r w:rsidR="009F074B" w:rsidRPr="009F074B">
        <w:rPr>
          <w:rFonts w:ascii="Arial" w:hAnsi="Arial"/>
          <w:sz w:val="18"/>
          <w:szCs w:val="18"/>
          <w:highlight w:val="green"/>
          <w:lang w:val="es-ES_tradnl"/>
        </w:rPr>
        <w:t>; “P” o “S”</w:t>
      </w:r>
    </w:p>
    <w:p w14:paraId="586F4298" w14:textId="77777777" w:rsidR="006F4217" w:rsidRPr="000719EE" w:rsidRDefault="006F4217" w:rsidP="006F4217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“P”</w:t>
      </w:r>
    </w:p>
    <w:p w14:paraId="665DAA60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325E211B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24A01777" w14:textId="18F64E2F" w:rsidR="006907A4" w:rsidRPr="009F074B" w:rsidRDefault="00C92E0A" w:rsidP="00CB02D2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="006907A4"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="001B3983" w:rsidRPr="009F074B">
        <w:rPr>
          <w:rFonts w:ascii="Arial" w:hAnsi="Arial"/>
          <w:sz w:val="18"/>
          <w:szCs w:val="18"/>
          <w:highlight w:val="green"/>
          <w:lang w:val="es-ES_tradnl"/>
        </w:rPr>
        <w:t>Enunciado (</w:t>
      </w:r>
      <w:r w:rsidR="00992AB9">
        <w:rPr>
          <w:rFonts w:ascii="Arial" w:hAnsi="Arial"/>
          <w:sz w:val="18"/>
          <w:szCs w:val="18"/>
          <w:highlight w:val="green"/>
          <w:lang w:val="es-ES_tradnl"/>
        </w:rPr>
        <w:t xml:space="preserve">Instrucción </w:t>
      </w:r>
      <w:r w:rsidR="001B3983" w:rsidRPr="009F074B">
        <w:rPr>
          <w:rFonts w:ascii="Arial" w:hAnsi="Arial"/>
          <w:b/>
          <w:sz w:val="18"/>
          <w:szCs w:val="18"/>
          <w:highlight w:val="green"/>
          <w:lang w:val="es-ES_tradnl"/>
        </w:rPr>
        <w:t>193</w:t>
      </w:r>
      <w:r w:rsidR="001B3983" w:rsidRPr="009F074B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72134288" w14:textId="04DB4850" w:rsidR="000719EE" w:rsidRPr="000719EE" w:rsidRDefault="006F4217" w:rsidP="000719EE">
      <w:pPr>
        <w:rPr>
          <w:rFonts w:ascii="Arial" w:hAnsi="Arial" w:cs="Arial"/>
          <w:sz w:val="18"/>
          <w:szCs w:val="18"/>
          <w:lang w:val="es-ES_tradnl"/>
        </w:rPr>
      </w:pPr>
      <w:r w:rsidRPr="00F1596C">
        <w:rPr>
          <w:rFonts w:ascii="Times New Roman" w:hAnsi="Times New Roman" w:cs="Times New Roman"/>
          <w:lang w:val="es-ES_tradnl"/>
        </w:rPr>
        <w:t xml:space="preserve">Observa </w:t>
      </w:r>
      <w:r w:rsidRPr="00F1596C">
        <w:rPr>
          <w:rFonts w:ascii="Times New Roman" w:hAnsi="Times New Roman" w:cs="Times New Roman"/>
          <w:lang w:val="es-CO"/>
        </w:rPr>
        <w:t xml:space="preserve">los </w:t>
      </w:r>
      <w:r>
        <w:rPr>
          <w:rFonts w:ascii="Times New Roman" w:hAnsi="Times New Roman" w:cs="Times New Roman"/>
          <w:lang w:val="es-CO"/>
        </w:rPr>
        <w:t xml:space="preserve">siguientes </w:t>
      </w:r>
      <w:r w:rsidRPr="00F1596C">
        <w:rPr>
          <w:rFonts w:ascii="Times New Roman" w:hAnsi="Times New Roman" w:cs="Times New Roman"/>
          <w:lang w:val="es-CO"/>
        </w:rPr>
        <w:t>conjuntos y selecciona las afirmaciones correctas.</w:t>
      </w:r>
    </w:p>
    <w:p w14:paraId="67EC4DD2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136B8533" w14:textId="5B696C0D" w:rsidR="00F80068" w:rsidRPr="00792588" w:rsidRDefault="006907A4" w:rsidP="00CB02D2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u w:val="single"/>
          <w:lang w:val="es-ES_tradnl"/>
        </w:rPr>
        <w:t>Más información</w:t>
      </w:r>
      <w:r w:rsidR="006D02A8"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 (ventana flotante)</w:t>
      </w:r>
    </w:p>
    <w:p w14:paraId="07378790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78586478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602BA64B" w14:textId="097061F8" w:rsidR="00AF23DF" w:rsidRDefault="001E2043" w:rsidP="00CB02D2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lang w:val="es-ES_tradnl"/>
        </w:rPr>
        <w:t>M</w:t>
      </w:r>
      <w:r w:rsidR="00F80068"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ostrar al inicio del ejercicio </w:t>
      </w:r>
      <w:r w:rsidR="00FD4E51"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ventana </w:t>
      </w:r>
      <w:r w:rsidRPr="002233BF">
        <w:rPr>
          <w:rFonts w:ascii="Arial" w:hAnsi="Arial"/>
          <w:sz w:val="18"/>
          <w:szCs w:val="18"/>
          <w:highlight w:val="green"/>
          <w:u w:val="single"/>
          <w:lang w:val="es-ES_tradnl"/>
        </w:rPr>
        <w:t>Más información</w:t>
      </w:r>
      <w:r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="002233BF" w:rsidRPr="002233BF">
        <w:rPr>
          <w:rFonts w:ascii="Arial" w:hAnsi="Arial"/>
          <w:sz w:val="18"/>
          <w:szCs w:val="18"/>
          <w:highlight w:val="green"/>
          <w:lang w:val="es-ES_tradnl"/>
        </w:rPr>
        <w:t>(S/N)</w:t>
      </w:r>
    </w:p>
    <w:p w14:paraId="55B4E04D" w14:textId="77777777" w:rsid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47BED343" w14:textId="77777777" w:rsidR="00584F8B" w:rsidRPr="000719EE" w:rsidRDefault="00584F8B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5381D508" w14:textId="77777777" w:rsidR="00584F8B" w:rsidRPr="00792588" w:rsidRDefault="00584F8B" w:rsidP="00584F8B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D652E">
        <w:rPr>
          <w:rFonts w:ascii="Arial" w:hAnsi="Arial"/>
          <w:sz w:val="18"/>
          <w:szCs w:val="18"/>
          <w:highlight w:val="green"/>
          <w:lang w:val="es-ES_tradnl"/>
        </w:rPr>
        <w:t>Sin ordenación aleatoria (S/N):)</w:t>
      </w:r>
    </w:p>
    <w:p w14:paraId="5BCFA376" w14:textId="6B71CAF9" w:rsidR="00584F8B" w:rsidRPr="00CD652E" w:rsidRDefault="006F4217" w:rsidP="00584F8B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N</w:t>
      </w:r>
    </w:p>
    <w:p w14:paraId="170DCB28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753D63E8" w14:textId="15411661" w:rsidR="006907A4" w:rsidRPr="00792588" w:rsidRDefault="006907A4" w:rsidP="00CB02D2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lang w:val="es-ES_tradnl"/>
        </w:rPr>
        <w:t>Mostrar calculadora (S/N)</w:t>
      </w:r>
    </w:p>
    <w:p w14:paraId="4F33AC45" w14:textId="0784AF37" w:rsidR="000719EE" w:rsidRDefault="006F4217" w:rsidP="00CB02D2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N</w:t>
      </w:r>
    </w:p>
    <w:p w14:paraId="72847A08" w14:textId="77777777" w:rsidR="009C4689" w:rsidRDefault="009C4689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15EE4309" w14:textId="130A3E68" w:rsidR="009C4689" w:rsidRPr="009C4689" w:rsidRDefault="00923C89" w:rsidP="00CB02D2">
      <w:pPr>
        <w:rPr>
          <w:rFonts w:ascii="Arial" w:hAnsi="Arial" w:cs="Arial"/>
          <w:color w:val="0000FF"/>
          <w:sz w:val="16"/>
          <w:szCs w:val="16"/>
          <w:lang w:val="es-ES_tradnl"/>
        </w:rPr>
      </w:pPr>
      <w:r w:rsidRPr="002B2F09">
        <w:rPr>
          <w:rFonts w:ascii="Arial" w:hAnsi="Arial" w:cs="Arial"/>
          <w:b/>
          <w:color w:val="0000FF"/>
          <w:sz w:val="16"/>
          <w:szCs w:val="16"/>
          <w:lang w:val="es-ES_tradnl"/>
        </w:rPr>
        <w:t>NO</w:t>
      </w:r>
      <w:r>
        <w:rPr>
          <w:rFonts w:ascii="Arial" w:hAnsi="Arial" w:cs="Arial"/>
          <w:color w:val="0000FF"/>
          <w:sz w:val="16"/>
          <w:szCs w:val="16"/>
          <w:lang w:val="es-ES_tradnl"/>
        </w:rPr>
        <w:t>: PERMITE SELECCIONAR MÁS DE UNA OPCIÓN</w:t>
      </w:r>
      <w:r w:rsidR="006C5EF2">
        <w:rPr>
          <w:rFonts w:ascii="Arial" w:hAnsi="Arial" w:cs="Arial"/>
          <w:color w:val="0000FF"/>
          <w:sz w:val="16"/>
          <w:szCs w:val="16"/>
          <w:lang w:val="es-ES_tradnl"/>
        </w:rPr>
        <w:t xml:space="preserve">, </w:t>
      </w:r>
      <w:r w:rsidR="002B2F09">
        <w:rPr>
          <w:rFonts w:ascii="Arial" w:hAnsi="Arial" w:cs="Arial"/>
          <w:color w:val="0000FF"/>
          <w:sz w:val="16"/>
          <w:szCs w:val="16"/>
          <w:lang w:val="es-ES_tradnl"/>
        </w:rPr>
        <w:t>APLICA A TODAS LAS PR</w:t>
      </w:r>
      <w:r w:rsidR="006C5EF2">
        <w:rPr>
          <w:rFonts w:ascii="Arial" w:hAnsi="Arial" w:cs="Arial"/>
          <w:color w:val="0000FF"/>
          <w:sz w:val="16"/>
          <w:szCs w:val="16"/>
          <w:lang w:val="es-ES_tradnl"/>
        </w:rPr>
        <w:t xml:space="preserve">EGUNTAS DEL </w:t>
      </w:r>
      <w:r w:rsidR="002B2F09">
        <w:rPr>
          <w:rFonts w:ascii="Arial" w:hAnsi="Arial" w:cs="Arial"/>
          <w:color w:val="0000FF"/>
          <w:sz w:val="16"/>
          <w:szCs w:val="16"/>
          <w:lang w:val="es-ES_tradnl"/>
        </w:rPr>
        <w:t>EJERCICIO</w:t>
      </w:r>
      <w:r w:rsidR="009C4689">
        <w:rPr>
          <w:rFonts w:ascii="Arial" w:hAnsi="Arial" w:cs="Arial"/>
          <w:color w:val="0000FF"/>
          <w:sz w:val="16"/>
          <w:szCs w:val="16"/>
          <w:lang w:val="es-ES_tradnl"/>
        </w:rPr>
        <w:t>.</w:t>
      </w:r>
    </w:p>
    <w:p w14:paraId="32C76093" w14:textId="664EA7B3" w:rsidR="009C4689" w:rsidRDefault="009C4689" w:rsidP="00CB02D2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Respuesta única</w:t>
      </w:r>
      <w:r w:rsidRPr="009F074B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sz w:val="18"/>
          <w:szCs w:val="18"/>
          <w:highlight w:val="green"/>
          <w:lang w:val="es-ES_tradnl"/>
        </w:rPr>
        <w:t>S/N</w:t>
      </w:r>
      <w:r w:rsidRPr="009F074B">
        <w:rPr>
          <w:rFonts w:ascii="Arial" w:hAnsi="Arial"/>
          <w:sz w:val="18"/>
          <w:szCs w:val="18"/>
          <w:highlight w:val="green"/>
          <w:lang w:val="es-ES_tradnl"/>
        </w:rPr>
        <w:t>)</w:t>
      </w:r>
    </w:p>
    <w:p w14:paraId="25D0C271" w14:textId="08429518" w:rsidR="009C4689" w:rsidRPr="000719EE" w:rsidRDefault="006F4217" w:rsidP="00CB02D2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N</w:t>
      </w:r>
    </w:p>
    <w:p w14:paraId="066AEDDB" w14:textId="77777777" w:rsidR="000719EE" w:rsidRPr="000719EE" w:rsidRDefault="000719EE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243C08AF" w14:textId="5AF29E11" w:rsidR="00742D83" w:rsidRDefault="004A4A9C" w:rsidP="009C4689">
      <w:pPr>
        <w:rPr>
          <w:rFonts w:ascii="Arial" w:hAnsi="Arial"/>
          <w:color w:val="0000FF"/>
          <w:sz w:val="16"/>
          <w:szCs w:val="16"/>
          <w:lang w:val="es-ES_tradnl"/>
        </w:rPr>
      </w:pPr>
      <w:r>
        <w:rPr>
          <w:rFonts w:ascii="Arial" w:hAnsi="Arial"/>
          <w:color w:val="0000FF"/>
          <w:sz w:val="16"/>
          <w:szCs w:val="16"/>
          <w:lang w:val="es-ES_tradnl"/>
        </w:rPr>
        <w:lastRenderedPageBreak/>
        <w:t>MÍN. 1</w:t>
      </w:r>
      <w:r w:rsidRPr="00AA0FF1">
        <w:rPr>
          <w:rFonts w:ascii="Arial" w:hAnsi="Arial"/>
          <w:color w:val="0000FF"/>
          <w:sz w:val="16"/>
          <w:szCs w:val="16"/>
          <w:lang w:val="es-ES_tradnl"/>
        </w:rPr>
        <w:t xml:space="preserve">  MÁX. 1</w:t>
      </w:r>
      <w:r w:rsidR="009C4689">
        <w:rPr>
          <w:rFonts w:ascii="Arial" w:hAnsi="Arial"/>
          <w:color w:val="0000FF"/>
          <w:sz w:val="16"/>
          <w:szCs w:val="16"/>
          <w:lang w:val="es-ES_tradnl"/>
        </w:rPr>
        <w:t>0</w:t>
      </w:r>
      <w:r w:rsidRPr="00AA0FF1">
        <w:rPr>
          <w:rFonts w:ascii="Arial" w:hAnsi="Arial"/>
          <w:color w:val="0000FF"/>
          <w:sz w:val="16"/>
          <w:szCs w:val="16"/>
          <w:lang w:val="es-ES_tradnl"/>
        </w:rPr>
        <w:t xml:space="preserve">. </w:t>
      </w:r>
      <w:r w:rsidR="009C4689">
        <w:rPr>
          <w:rFonts w:ascii="Arial" w:hAnsi="Arial"/>
          <w:color w:val="0000FF"/>
          <w:sz w:val="16"/>
          <w:szCs w:val="16"/>
          <w:lang w:val="es-ES_tradnl"/>
        </w:rPr>
        <w:t>TEST-TEXTO</w:t>
      </w:r>
      <w:r w:rsidR="00584F8B">
        <w:rPr>
          <w:rFonts w:ascii="Arial" w:hAnsi="Arial"/>
          <w:color w:val="0000FF"/>
          <w:sz w:val="16"/>
          <w:szCs w:val="16"/>
          <w:lang w:val="es-ES_tradnl"/>
        </w:rPr>
        <w:t xml:space="preserve"> CON IMAGEN</w:t>
      </w:r>
      <w:r w:rsidR="009C4689">
        <w:rPr>
          <w:rFonts w:ascii="Arial" w:hAnsi="Arial"/>
          <w:color w:val="0000FF"/>
          <w:sz w:val="16"/>
          <w:szCs w:val="16"/>
          <w:lang w:val="es-ES_tradnl"/>
        </w:rPr>
        <w:t xml:space="preserve"> (OPCIÓN MÚLTIPLE). </w:t>
      </w:r>
      <w:r w:rsidR="00D3600C">
        <w:rPr>
          <w:rFonts w:ascii="Arial" w:hAnsi="Arial"/>
          <w:color w:val="0000FF"/>
          <w:sz w:val="16"/>
          <w:szCs w:val="16"/>
          <w:lang w:val="es-ES_tradnl"/>
        </w:rPr>
        <w:t xml:space="preserve">LA EXPLICACIÓN SE MUESTRA AL MOMENTO DE PEDIR LA SOLUCIÓN. POR LO MENOS UNA O TODAS LAS RESPUESTAS DE UNA PREGUNTA PUEDEN SER CORRECTAS, MARQUE </w:t>
      </w:r>
      <w:r w:rsidR="0036258A">
        <w:rPr>
          <w:rFonts w:ascii="Arial" w:hAnsi="Arial"/>
          <w:color w:val="0000FF"/>
          <w:sz w:val="16"/>
          <w:szCs w:val="16"/>
          <w:lang w:val="es-ES_tradnl"/>
        </w:rPr>
        <w:t xml:space="preserve">ÉSTAS </w:t>
      </w:r>
      <w:r w:rsidR="00D3600C">
        <w:rPr>
          <w:rFonts w:ascii="Arial" w:hAnsi="Arial"/>
          <w:color w:val="0000FF"/>
          <w:sz w:val="16"/>
          <w:szCs w:val="16"/>
          <w:lang w:val="es-ES_tradnl"/>
        </w:rPr>
        <w:t>CON NEGRITA</w:t>
      </w:r>
      <w:r w:rsidR="0036258A">
        <w:rPr>
          <w:rFonts w:ascii="Arial" w:hAnsi="Arial"/>
          <w:color w:val="0000FF"/>
          <w:sz w:val="16"/>
          <w:szCs w:val="16"/>
          <w:lang w:val="es-ES_tradnl"/>
        </w:rPr>
        <w:t>.</w:t>
      </w:r>
    </w:p>
    <w:p w14:paraId="52721E54" w14:textId="77777777" w:rsidR="004A4A9C" w:rsidRDefault="004A4A9C" w:rsidP="00742D83">
      <w:pPr>
        <w:rPr>
          <w:rFonts w:ascii="Arial" w:hAnsi="Arial"/>
          <w:color w:val="0000FF"/>
          <w:sz w:val="16"/>
          <w:szCs w:val="16"/>
          <w:lang w:val="es-ES_tradnl"/>
        </w:rPr>
      </w:pPr>
    </w:p>
    <w:p w14:paraId="3D74FDC8" w14:textId="0D24C1A4" w:rsidR="006D02A8" w:rsidRPr="009510B5" w:rsidRDefault="006D02A8" w:rsidP="006D02A8">
      <w:pPr>
        <w:rPr>
          <w:rFonts w:ascii="Arial" w:hAnsi="Arial"/>
          <w:sz w:val="18"/>
          <w:szCs w:val="18"/>
          <w:lang w:val="es-ES_tradnl"/>
        </w:rPr>
      </w:pPr>
      <w:r w:rsidRPr="009510B5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510B5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CD0B3B">
        <w:rPr>
          <w:rFonts w:ascii="Arial" w:hAnsi="Arial"/>
          <w:sz w:val="18"/>
          <w:szCs w:val="18"/>
          <w:highlight w:val="green"/>
          <w:lang w:val="es-ES_tradnl"/>
        </w:rPr>
        <w:t>Pregunta 1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="00CD0B3B"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562557D7" w14:textId="4F0FAE98" w:rsidR="00CD0B3B" w:rsidRPr="009510B5" w:rsidRDefault="002B75BF" w:rsidP="006D02A8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Selecciona las afirmaciones correctas a partir de la imagen. </w:t>
      </w:r>
    </w:p>
    <w:p w14:paraId="486BFFA8" w14:textId="5D04D969" w:rsidR="00B5250C" w:rsidRPr="007F74EA" w:rsidRDefault="00CD0B3B" w:rsidP="00B5250C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Explicación (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173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máximo)</w:t>
      </w:r>
    </w:p>
    <w:p w14:paraId="199A014D" w14:textId="77777777" w:rsidR="002B75BF" w:rsidRPr="0090228A" w:rsidRDefault="002B75BF" w:rsidP="002B75BF">
      <w:pPr>
        <w:rPr>
          <w:rFonts w:ascii="Arial" w:hAnsi="Arial" w:cs="Arial"/>
          <w:sz w:val="18"/>
          <w:szCs w:val="18"/>
          <w:lang w:val="es-CO"/>
        </w:rPr>
      </w:pPr>
      <w:r>
        <w:rPr>
          <w:rFonts w:ascii="Arial" w:hAnsi="Arial" w:cs="Arial"/>
          <w:sz w:val="18"/>
          <w:szCs w:val="18"/>
          <w:lang w:val="es-ES_tradnl"/>
        </w:rPr>
        <w:t>Mariana compró</w:t>
      </w:r>
      <w:r>
        <w:rPr>
          <w:rFonts w:ascii="Arial" w:hAnsi="Arial" w:cs="Arial"/>
          <w:sz w:val="18"/>
          <w:szCs w:val="18"/>
          <w:lang w:val="es-CO"/>
        </w:rPr>
        <w:t xml:space="preserve"> algunas frutas para sus onces del colegio. Observa con atención la imagen.  </w:t>
      </w:r>
    </w:p>
    <w:p w14:paraId="723BB33C" w14:textId="29283CCC" w:rsidR="00B5250C" w:rsidRDefault="00B5250C" w:rsidP="00B5250C">
      <w:pPr>
        <w:rPr>
          <w:rFonts w:ascii="Arial" w:hAnsi="Arial" w:cs="Arial"/>
          <w:sz w:val="18"/>
          <w:szCs w:val="18"/>
          <w:lang w:val="es-ES_tradnl"/>
        </w:rPr>
      </w:pPr>
    </w:p>
    <w:p w14:paraId="6B4DE35C" w14:textId="77777777" w:rsidR="00112487" w:rsidRPr="0072270A" w:rsidRDefault="00112487" w:rsidP="0011248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2A90246D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4914F87A" w14:textId="711C0E42" w:rsidR="003B4E35" w:rsidRDefault="003B4E35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La ilustración es un grupo de frutas rojas: solo manzanas rojas, fresas y cerezas. </w:t>
      </w:r>
    </w:p>
    <w:p w14:paraId="76D2235D" w14:textId="470AE11B" w:rsidR="00C531DB" w:rsidRDefault="009A14F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Manzana: Shutterstock </w:t>
      </w:r>
      <w:r w:rsidRPr="009A14FB">
        <w:rPr>
          <w:rFonts w:ascii="Arial" w:hAnsi="Arial" w:cs="Arial"/>
          <w:sz w:val="18"/>
          <w:szCs w:val="18"/>
          <w:lang w:val="es-ES_tradnl"/>
        </w:rPr>
        <w:t>68160100</w:t>
      </w:r>
    </w:p>
    <w:p w14:paraId="25B6CD71" w14:textId="76523FC4" w:rsidR="00362915" w:rsidRDefault="00362915" w:rsidP="00362915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Frutas rojas, cerezas y fresas</w:t>
      </w:r>
      <w:del w:id="4" w:author="Chris" w:date="2015-03-07T14:55:00Z">
        <w:r w:rsidDel="002D48F4">
          <w:rPr>
            <w:rFonts w:ascii="Arial" w:hAnsi="Arial" w:cs="Arial"/>
            <w:sz w:val="18"/>
            <w:szCs w:val="18"/>
            <w:lang w:val="es-ES_tradnl"/>
          </w:rPr>
          <w:delText xml:space="preserve"> </w:delText>
        </w:r>
      </w:del>
      <w:r>
        <w:rPr>
          <w:rFonts w:ascii="Arial" w:hAnsi="Arial" w:cs="Arial"/>
          <w:sz w:val="18"/>
          <w:szCs w:val="18"/>
          <w:lang w:val="es-ES_tradnl"/>
        </w:rPr>
        <w:t>:</w:t>
      </w:r>
      <w:r w:rsidRPr="00362915">
        <w:rPr>
          <w:rFonts w:ascii="Arial" w:hAnsi="Arial" w:cs="Arial"/>
          <w:sz w:val="18"/>
          <w:szCs w:val="18"/>
          <w:lang w:val="es-ES_tradnl"/>
        </w:rPr>
        <w:t xml:space="preserve"> </w:t>
      </w:r>
      <w:r>
        <w:rPr>
          <w:rFonts w:ascii="Arial" w:hAnsi="Arial" w:cs="Arial"/>
          <w:sz w:val="18"/>
          <w:szCs w:val="18"/>
          <w:lang w:val="es-ES_tradnl"/>
        </w:rPr>
        <w:t xml:space="preserve">Shutterstock </w:t>
      </w:r>
      <w:r w:rsidRPr="00362915">
        <w:rPr>
          <w:rFonts w:ascii="Arial" w:hAnsi="Arial" w:cs="Arial"/>
          <w:sz w:val="18"/>
          <w:szCs w:val="18"/>
          <w:lang w:val="es-ES_tradnl"/>
        </w:rPr>
        <w:t>76474888</w:t>
      </w:r>
    </w:p>
    <w:p w14:paraId="58C9DBF9" w14:textId="076A989C" w:rsidR="009A14FB" w:rsidRDefault="009A14F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9A14FB">
        <w:rPr>
          <w:noProof/>
          <w:lang w:val="es-CO" w:eastAsia="es-CO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2D25DA43" wp14:editId="075AC3F2">
                <wp:simplePos x="0" y="0"/>
                <wp:positionH relativeFrom="column">
                  <wp:posOffset>969645</wp:posOffset>
                </wp:positionH>
                <wp:positionV relativeFrom="paragraph">
                  <wp:posOffset>182245</wp:posOffset>
                </wp:positionV>
                <wp:extent cx="1609090" cy="1045845"/>
                <wp:effectExtent l="0" t="0" r="0" b="0"/>
                <wp:wrapTopAndBottom/>
                <wp:docPr id="9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9090" cy="1045845"/>
                          <a:chOff x="0" y="0"/>
                          <a:chExt cx="4680621" cy="3057526"/>
                        </a:xfrm>
                      </wpg:grpSpPr>
                      <pic:pic xmlns:pic="http://schemas.openxmlformats.org/drawingml/2006/picture">
                        <pic:nvPicPr>
                          <pic:cNvPr id="2" name="Picture 4" descr="http://thumb1.shutterstock.com/display_pic_with_logo/270154/270154,1304442167,30/stock-photo-fresh-ripe-berries-photographed-closeup-isolated-on-a-white-background-7647488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30575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2" descr="http://thumb1.shutterstock.com/display_pic_with_logo/557506/557506,1293955641,8/stock-photo-red-apple-isolated-681601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23574" y="719666"/>
                            <a:ext cx="1356144" cy="14134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2" descr="http://thumb1.shutterstock.com/display_pic_with_logo/557506/557506,1293955641,8/stock-photo-red-apple-isolated-681601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3171" y="1253066"/>
                            <a:ext cx="1356144" cy="14134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2" descr="http://thumb1.shutterstock.com/display_pic_with_logo/557506/557506,1293955641,8/stock-photo-red-apple-isolated-681601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24477" y="1399648"/>
                            <a:ext cx="1356144" cy="14134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2" descr="http://thumb1.shutterstock.com/display_pic_with_logo/557506/557506,1293955641,8/stock-photo-red-apple-isolated-681601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8333" y="1448594"/>
                            <a:ext cx="1356144" cy="14134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F193E8" id="Grupo 8" o:spid="_x0000_s1026" style="position:absolute;margin-left:76.35pt;margin-top:14.35pt;width:126.7pt;height:82.35pt;z-index:251659776;mso-width-relative:margin;mso-height-relative:margin" coordsize="46806,30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alt="http://thumb1.shutterstock.com/display_pic_with_logo/270154/270154,1304442167,30/stock-photo-fresh-ripe-berries-photographed-closeup-isolated-on-a-white-background-76474888.jpg" style="position:absolute;width:42862;height:305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PiznCAAAA2gAAAA8AAABkcnMvZG93bnJldi54bWxEj9FqAjEURN8L/kO4BV+kJiqUsjVKFRTf&#10;RO0HXDa3u0uTmyWJu6tfb4RCH4eZOcMs14OzoqMQG88aZlMFgrj0puFKw/dl9/YBIiZkg9YzabhR&#10;hPVq9LLEwvieT9SdUyUyhGOBGuqU2kLKWNbkME59S5y9Hx8cpixDJU3APsOdlXOl3qXDhvNCjS1t&#10;ayp/z1enYb9fLLpDb5v7aTKx4XJUYdMrrcevw9cniERD+g//tQ9GwxyeV/INkKsH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Wj4s5wgAAANoAAAAPAAAAAAAAAAAAAAAAAJ8C&#10;AABkcnMvZG93bnJldi54bWxQSwUGAAAAAAQABAD3AAAAjgMAAAAA&#10;">
                  <v:imagedata r:id="rId7" o:title="stock-photo-fresh-ripe-berries-photographed-closeup-isolated-on-a-white-background-76474888"/>
                </v:shape>
                <v:shape id="Picture 2" o:spid="_x0000_s1028" type="#_x0000_t75" alt="http://thumb1.shutterstock.com/display_pic_with_logo/557506/557506,1293955641,8/stock-photo-red-apple-isolated-68160100.jpg" style="position:absolute;left:31235;top:7196;width:13562;height:14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0C+e+AAAA2gAAAA8AAABkcnMvZG93bnJldi54bWxEj0GLwjAUhO8L/ofwBG+aukJxq1FEWPBa&#10;V++P5m1bTV5KEm3rr98sLOxxmJlvmO1+sEY8yYfWsYLlIgNBXDndcq3g8vU5X4MIEVmjcUwKRgqw&#10;303etlho13NJz3OsRYJwKFBBE2NXSBmqhiyGheuIk/ftvMWYpK+l9tgnuDXyPctyabHltNBgR8eG&#10;qvv5YROlxI/xOpaovdHZ7ZjnvXmhUrPpcNiAiDTE//Bf+6QVrOD3SroBcvc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Ap0C+e+AAAA2gAAAA8AAAAAAAAAAAAAAAAAnwIAAGRy&#10;cy9kb3ducmV2LnhtbFBLBQYAAAAABAAEAPcAAACKAwAAAAA=&#10;">
                  <v:imagedata r:id="rId8" o:title="stock-photo-red-apple-isolated-68160100"/>
                </v:shape>
                <v:shape id="Picture 2" o:spid="_x0000_s1029" type="#_x0000_t75" alt="http://thumb1.shutterstock.com/display_pic_with_logo/557506/557506,1293955641,8/stock-photo-red-apple-isolated-68160100.jpg" style="position:absolute;left:25431;top:12530;width:13562;height:14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dk5O+AAAA2gAAAA8AAABkcnMvZG93bnJldi54bWxEj0GLwjAUhO8L/ofwBG+aukhxq1FEWPBa&#10;V++P5m1bTV5KEm3rr98sLOxxmJlvmO1+sEY8yYfWsYLlIgNBXDndcq3g8vU5X4MIEVmjcUwKRgqw&#10;303etlho13NJz3OsRYJwKFBBE2NXSBmqhiyGheuIk/ftvMWYpK+l9tgnuDXyPctyabHltNBgR8eG&#10;qvv5YROlxI/xOpaovdHZ7ZjnvXmhUrPpcNiAiDTE//Bf+6QVrOD3SroBcvc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IWdk5O+AAAA2gAAAA8AAAAAAAAAAAAAAAAAnwIAAGRy&#10;cy9kb3ducmV2LnhtbFBLBQYAAAAABAAEAPcAAACKAwAAAAA=&#10;">
                  <v:imagedata r:id="rId8" o:title="stock-photo-red-apple-isolated-68160100"/>
                </v:shape>
                <v:shape id="Picture 2" o:spid="_x0000_s1030" type="#_x0000_t75" alt="http://thumb1.shutterstock.com/display_pic_with_logo/557506/557506,1293955641,8/stock-photo-red-apple-isolated-68160100.jpg" style="position:absolute;left:33244;top:13996;width:13562;height:14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RNgi+AAAA2gAAAA8AAABkcnMvZG93bnJldi54bWxEj0GLwjAUhO8L/ofwBG+aumBxq1FEWPBa&#10;V++P5m1bTV5KEm3rr98sLOxxmJlvmO1+sEY8yYfWsYLlIgNBXDndcq3g8vU5X4MIEVmjcUwKRgqw&#10;303etlho13NJz3OsRYJwKFBBE2NXSBmqhiyGheuIk/ftvMWYpK+l9tgnuDXyPctyabHltNBgR8eG&#10;qvv5YROlxI/xOpaovdHZ7ZjnvXmhUrPpcNiAiDTE//Bf+6QVrOD3SroBcvc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OrRNgi+AAAA2gAAAA8AAAAAAAAAAAAAAAAAnwIAAGRy&#10;cy9kb3ducmV2LnhtbFBLBQYAAAAABAAEAPcAAACKAwAAAAA=&#10;">
                  <v:imagedata r:id="rId8" o:title="stock-photo-red-apple-isolated-68160100"/>
                </v:shape>
                <v:shape id="Picture 2" o:spid="_x0000_s1031" type="#_x0000_t75" alt="http://thumb1.shutterstock.com/display_pic_with_logo/557506/557506,1293955641,8/stock-photo-red-apple-isolated-68160100.jpg" style="position:absolute;left:19683;top:14485;width:13561;height:14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DqH++AAAA2gAAAA8AAABkcnMvZG93bnJldi54bWxEj0GLwjAUhO+C/yE8wZumeijaNcoiLOy1&#10;7np/NM+2u8lLSaJt/fVGEDwOM/MNszsM1ogb+dA6VrBaZiCIK6dbrhX8/nwtNiBCRNZoHJOCkQIc&#10;9tPJDgvtei7pdoq1SBAOBSpoYuwKKUPVkMWwdB1x8i7OW4xJ+lpqj32CWyPXWZZLiy2nhQY7OjZU&#10;/Z+uNlFK3I7nsUTtjc7+jnnemzsqNZ8Nnx8gIg3xHX61v7WCHJ5X0g2Q+wc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BoDqH++AAAA2gAAAA8AAAAAAAAAAAAAAAAAnwIAAGRy&#10;cy9kb3ducmV2LnhtbFBLBQYAAAAABAAEAPcAAACKAwAAAAA=&#10;">
                  <v:imagedata r:id="rId8" o:title="stock-photo-red-apple-isolated-68160100"/>
                </v:shape>
                <w10:wrap type="topAndBottom"/>
              </v:group>
            </w:pict>
          </mc:Fallback>
        </mc:AlternateContent>
      </w:r>
    </w:p>
    <w:p w14:paraId="66F4D6A0" w14:textId="77777777" w:rsidR="00122300" w:rsidRDefault="00122300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493638A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28747AB" w14:textId="69BB99C9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1DD6E164" w14:textId="0A29A180" w:rsidR="00C531DB" w:rsidRDefault="009A3A94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MA_04_01_CO_REC40_IMG01n.png</w:t>
      </w:r>
    </w:p>
    <w:p w14:paraId="027629AE" w14:textId="77777777" w:rsidR="009A3A94" w:rsidRPr="00C531DB" w:rsidRDefault="009A3A94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64AF485" w14:textId="3DC8AC68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13F5C2A3" w14:textId="77777777" w:rsidR="00E23B90" w:rsidRDefault="00E23B90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7794B1E6" w14:textId="1C1696E6" w:rsidR="00C531DB" w:rsidRPr="007F74EA" w:rsidRDefault="00DC1097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MA_04_01_CO_</w:t>
      </w:r>
      <w:r w:rsidR="00E23B90">
        <w:rPr>
          <w:rFonts w:ascii="Arial" w:hAnsi="Arial" w:cs="Arial"/>
          <w:sz w:val="18"/>
          <w:szCs w:val="18"/>
          <w:lang w:val="es-ES_tradnl"/>
        </w:rPr>
        <w:t>R</w:t>
      </w:r>
      <w:r w:rsidR="003A3EEE">
        <w:rPr>
          <w:rFonts w:ascii="Arial" w:hAnsi="Arial" w:cs="Arial"/>
          <w:sz w:val="18"/>
          <w:szCs w:val="18"/>
          <w:lang w:val="es-ES_tradnl"/>
        </w:rPr>
        <w:t>EC4</w:t>
      </w:r>
      <w:r w:rsidR="00E23B90">
        <w:rPr>
          <w:rFonts w:ascii="Arial" w:hAnsi="Arial" w:cs="Arial"/>
          <w:sz w:val="18"/>
          <w:szCs w:val="18"/>
          <w:lang w:val="es-ES_tradnl"/>
        </w:rPr>
        <w:t>0_</w:t>
      </w:r>
      <w:r w:rsidR="009A3A94">
        <w:rPr>
          <w:rFonts w:ascii="Arial" w:hAnsi="Arial" w:cs="Arial"/>
          <w:sz w:val="18"/>
          <w:szCs w:val="18"/>
          <w:lang w:val="es-ES_tradnl"/>
        </w:rPr>
        <w:t>IMG01a.png</w:t>
      </w:r>
    </w:p>
    <w:p w14:paraId="7757F184" w14:textId="7DB6D803" w:rsidR="00B5250C" w:rsidRDefault="00B5250C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35FE56D4" w14:textId="29D82679" w:rsidR="007D2825" w:rsidRPr="007F74EA" w:rsidRDefault="009E7DAC" w:rsidP="006D02A8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45396E0E" w14:textId="49C09F94" w:rsidR="00584F8B" w:rsidRDefault="00584F8B" w:rsidP="006D02A8">
      <w:pPr>
        <w:rPr>
          <w:rFonts w:ascii="Arial" w:hAnsi="Arial" w:cs="Arial"/>
          <w:sz w:val="18"/>
          <w:szCs w:val="18"/>
          <w:lang w:val="es-ES_tradnl"/>
        </w:rPr>
      </w:pPr>
    </w:p>
    <w:p w14:paraId="1879D2A0" w14:textId="3A7C0003" w:rsidR="00A72C30" w:rsidRDefault="00A72C30" w:rsidP="00A72C30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 w:rsidRPr="00362915">
        <w:rPr>
          <w:rFonts w:ascii="Arial" w:hAnsi="Arial" w:cs="Arial"/>
          <w:sz w:val="18"/>
          <w:szCs w:val="18"/>
          <w:lang w:val="es-ES_tradnl"/>
        </w:rPr>
        <w:t>Conjunto de frutas</w:t>
      </w:r>
      <w:ins w:id="5" w:author="Chris" w:date="2015-03-07T17:20:00Z">
        <w:r w:rsidR="000F00A4">
          <w:rPr>
            <w:rFonts w:ascii="Arial" w:hAnsi="Arial" w:cs="Arial"/>
            <w:sz w:val="18"/>
            <w:szCs w:val="18"/>
            <w:lang w:val="es-ES_tradnl"/>
          </w:rPr>
          <w:t>.</w:t>
        </w:r>
      </w:ins>
    </w:p>
    <w:p w14:paraId="7A6C35EB" w14:textId="6044400C" w:rsidR="0083047E" w:rsidRDefault="00362915" w:rsidP="0083047E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90413F">
        <w:rPr>
          <w:rFonts w:ascii="Arial" w:hAnsi="Arial" w:cs="Arial"/>
          <w:b/>
          <w:i/>
          <w:sz w:val="18"/>
          <w:szCs w:val="18"/>
          <w:lang w:val="es-ES_tradnl"/>
        </w:rPr>
        <w:t>R</w:t>
      </w:r>
      <w:r w:rsidR="009A14FB">
        <w:rPr>
          <w:rFonts w:ascii="Arial" w:hAnsi="Arial" w:cs="Arial"/>
          <w:b/>
          <w:sz w:val="18"/>
          <w:szCs w:val="18"/>
          <w:lang w:val="es-ES_tradnl"/>
        </w:rPr>
        <w:t xml:space="preserve"> = {frutas rojas}</w:t>
      </w:r>
      <w:del w:id="6" w:author="Chris" w:date="2015-03-07T17:21:00Z">
        <w:r w:rsidR="0083047E" w:rsidDel="000F00A4">
          <w:rPr>
            <w:rFonts w:ascii="Arial" w:hAnsi="Arial" w:cs="Arial"/>
            <w:sz w:val="18"/>
            <w:szCs w:val="18"/>
            <w:lang w:val="es-ES_tradnl"/>
          </w:rPr>
          <w:delText>.</w:delText>
        </w:r>
      </w:del>
      <w:r w:rsidR="0083047E" w:rsidRPr="0083047E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</w:p>
    <w:p w14:paraId="00132411" w14:textId="4E9F5557" w:rsidR="00362915" w:rsidRDefault="00362915" w:rsidP="0083047E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Representación con diagramas de Venn.</w:t>
      </w:r>
    </w:p>
    <w:p w14:paraId="28AEA291" w14:textId="579E64A4" w:rsidR="00362915" w:rsidRDefault="00362915" w:rsidP="0083047E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90413F">
        <w:rPr>
          <w:rFonts w:ascii="Arial" w:hAnsi="Arial" w:cs="Arial"/>
          <w:b/>
          <w:i/>
          <w:sz w:val="18"/>
          <w:szCs w:val="18"/>
          <w:lang w:val="es-ES_tradnl"/>
        </w:rPr>
        <w:t>R</w:t>
      </w:r>
      <w:r w:rsidRPr="00362915">
        <w:rPr>
          <w:rFonts w:ascii="Arial" w:hAnsi="Arial" w:cs="Arial"/>
          <w:b/>
          <w:sz w:val="18"/>
          <w:szCs w:val="18"/>
          <w:lang w:val="es-ES_tradnl"/>
        </w:rPr>
        <w:t xml:space="preserve"> = {manzana roja, fresa, cereza}</w:t>
      </w:r>
    </w:p>
    <w:p w14:paraId="7287DF3C" w14:textId="4ECB5FFC" w:rsidR="00362915" w:rsidRPr="00E947CA" w:rsidRDefault="00E947CA" w:rsidP="0083047E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 w:rsidRPr="0090413F">
        <w:rPr>
          <w:rFonts w:ascii="Arial" w:hAnsi="Arial" w:cs="Arial"/>
          <w:i/>
          <w:sz w:val="18"/>
          <w:szCs w:val="18"/>
          <w:lang w:val="es-ES_tradnl"/>
        </w:rPr>
        <w:t>R</w:t>
      </w:r>
      <w:del w:id="7" w:author="Chris" w:date="2015-03-07T14:55:00Z">
        <w:r w:rsidR="0090413F" w:rsidDel="00BB5EED">
          <w:rPr>
            <w:rFonts w:ascii="Arial" w:hAnsi="Arial" w:cs="Arial"/>
            <w:sz w:val="18"/>
            <w:szCs w:val="18"/>
            <w:lang w:val="es-ES_tradnl"/>
          </w:rPr>
          <w:delText xml:space="preserve"> </w:delText>
        </w:r>
      </w:del>
      <w:r w:rsidR="0090413F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E947CA">
        <w:rPr>
          <w:rFonts w:ascii="Arial" w:hAnsi="Arial" w:cs="Arial"/>
          <w:sz w:val="18"/>
          <w:szCs w:val="18"/>
          <w:lang w:val="es-ES_tradnl"/>
        </w:rPr>
        <w:t>={</w:t>
      </w:r>
      <w:r>
        <w:rPr>
          <w:rFonts w:ascii="Arial" w:hAnsi="Arial" w:cs="Arial"/>
          <w:sz w:val="18"/>
          <w:szCs w:val="18"/>
          <w:lang w:val="es-ES_tradnl"/>
        </w:rPr>
        <w:t>manzana, banano, fresa, cereza}</w:t>
      </w:r>
    </w:p>
    <w:p w14:paraId="2E56E9B7" w14:textId="050C73BC" w:rsidR="00584F8B" w:rsidRDefault="00584F8B" w:rsidP="006D02A8">
      <w:pPr>
        <w:rPr>
          <w:rFonts w:ascii="Arial" w:hAnsi="Arial" w:cs="Arial"/>
          <w:sz w:val="18"/>
          <w:szCs w:val="18"/>
          <w:lang w:val="es-ES_tradnl"/>
        </w:rPr>
      </w:pPr>
    </w:p>
    <w:p w14:paraId="7CF6A872" w14:textId="6CD36667" w:rsidR="00584F8B" w:rsidRDefault="00584F8B" w:rsidP="006D02A8">
      <w:pPr>
        <w:rPr>
          <w:rFonts w:ascii="Arial" w:hAnsi="Arial" w:cs="Arial"/>
          <w:sz w:val="18"/>
          <w:szCs w:val="18"/>
          <w:lang w:val="es-ES_tradnl"/>
        </w:rPr>
      </w:pPr>
    </w:p>
    <w:p w14:paraId="1CFEA788" w14:textId="1BA04B44" w:rsidR="007D2825" w:rsidRPr="009510B5" w:rsidRDefault="007D2825" w:rsidP="007D2825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Pregunta 2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3DC9224B" w14:textId="77777777" w:rsidR="003B4E35" w:rsidRPr="009510B5" w:rsidRDefault="003B4E35" w:rsidP="003B4E35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Selecciona las afirmaciones correctas a partir de la imagen. </w:t>
      </w:r>
    </w:p>
    <w:p w14:paraId="3D5BB3C9" w14:textId="77777777" w:rsidR="00DE2253" w:rsidRPr="009510B5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020D0974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Explicación (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173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máximo)</w:t>
      </w:r>
    </w:p>
    <w:p w14:paraId="49305C0A" w14:textId="42AEDB04" w:rsidR="00DE2253" w:rsidRDefault="003B4E35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Juan Pablo construyó el siguiente conjunto con los números que sus amigos le dictaban. </w:t>
      </w:r>
    </w:p>
    <w:p w14:paraId="5F47CE9D" w14:textId="77777777" w:rsidR="00DE2253" w:rsidRPr="0072270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B60CAB9" w14:textId="77777777" w:rsidR="00112487" w:rsidRPr="0072270A" w:rsidRDefault="00112487" w:rsidP="0011248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38A03AE7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76007CB7" w14:textId="569D8FD6" w:rsidR="00C531DB" w:rsidRDefault="00247D44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Conjunto de los ocho primeros múltiplos de 3, representado con diagramas de Venn. </w:t>
      </w:r>
    </w:p>
    <w:p w14:paraId="0BBD7FA8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75A3F20F" w14:textId="25A16359" w:rsidR="00247D44" w:rsidRDefault="008F5283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0762F5FB" wp14:editId="6CEEF106">
            <wp:extent cx="1960245" cy="1353185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24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B30F8" w14:textId="77777777" w:rsidR="00247D44" w:rsidRDefault="00247D44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7FD6F737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761F7206" w14:textId="1DFC6229" w:rsidR="00C531DB" w:rsidRDefault="009A3A94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MA_04_01_CO_REC40_IMG02n.png</w:t>
      </w:r>
    </w:p>
    <w:p w14:paraId="3C37E51E" w14:textId="77777777" w:rsidR="009A3A94" w:rsidRPr="00C531DB" w:rsidRDefault="009A3A94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2F663BB4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1450A820" w14:textId="4140ED66" w:rsidR="008F5283" w:rsidRPr="007F74EA" w:rsidRDefault="00DC1097" w:rsidP="008F5283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MA_04_01_CO_</w:t>
      </w:r>
      <w:r w:rsidR="003A3EEE">
        <w:rPr>
          <w:rFonts w:ascii="Arial" w:hAnsi="Arial" w:cs="Arial"/>
          <w:sz w:val="18"/>
          <w:szCs w:val="18"/>
          <w:lang w:val="es-ES_tradnl"/>
        </w:rPr>
        <w:t>REC4</w:t>
      </w:r>
      <w:r w:rsidR="008F5283">
        <w:rPr>
          <w:rFonts w:ascii="Arial" w:hAnsi="Arial" w:cs="Arial"/>
          <w:sz w:val="18"/>
          <w:szCs w:val="18"/>
          <w:lang w:val="es-ES_tradnl"/>
        </w:rPr>
        <w:t>0_</w:t>
      </w:r>
      <w:r w:rsidR="009A3A94">
        <w:rPr>
          <w:rFonts w:ascii="Arial" w:hAnsi="Arial" w:cs="Arial"/>
          <w:sz w:val="18"/>
          <w:szCs w:val="18"/>
          <w:lang w:val="es-ES_tradnl"/>
        </w:rPr>
        <w:t>IMG02a.png</w:t>
      </w:r>
    </w:p>
    <w:p w14:paraId="000D350C" w14:textId="77777777" w:rsidR="00C531DB" w:rsidRPr="007F74EA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5B8B9DF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2B2B06C0" w14:textId="636061EB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lastRenderedPageBreak/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2CAECAE5" w14:textId="43F72758" w:rsidR="00DE2253" w:rsidRDefault="00A72C30" w:rsidP="00A72C30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90413F">
        <w:rPr>
          <w:rFonts w:ascii="Arial" w:hAnsi="Arial" w:cs="Arial"/>
          <w:b/>
          <w:i/>
          <w:sz w:val="18"/>
          <w:szCs w:val="18"/>
          <w:lang w:val="es-ES_tradnl"/>
        </w:rPr>
        <w:t>T</w:t>
      </w:r>
      <w:r w:rsidRPr="00A72C30">
        <w:rPr>
          <w:rFonts w:ascii="Arial" w:hAnsi="Arial" w:cs="Arial"/>
          <w:b/>
          <w:sz w:val="18"/>
          <w:szCs w:val="18"/>
          <w:lang w:val="es-ES_tradnl"/>
        </w:rPr>
        <w:t xml:space="preserve"> = {Ocho primeros múltiplos de 3}</w:t>
      </w:r>
    </w:p>
    <w:p w14:paraId="472477AE" w14:textId="4FC08DB0" w:rsidR="00A72C30" w:rsidRPr="00A72C30" w:rsidRDefault="00A72C30" w:rsidP="00A72C30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90413F">
        <w:rPr>
          <w:rFonts w:ascii="Arial" w:hAnsi="Arial" w:cs="Arial"/>
          <w:i/>
          <w:sz w:val="18"/>
          <w:szCs w:val="18"/>
          <w:lang w:val="es-ES_tradnl"/>
        </w:rPr>
        <w:t>T</w:t>
      </w:r>
      <w:r>
        <w:rPr>
          <w:rFonts w:ascii="Arial" w:hAnsi="Arial" w:cs="Arial"/>
          <w:sz w:val="18"/>
          <w:szCs w:val="18"/>
          <w:lang w:val="es-ES_tradnl"/>
        </w:rPr>
        <w:t xml:space="preserve"> = {Números impares}</w:t>
      </w:r>
    </w:p>
    <w:p w14:paraId="2582B83E" w14:textId="42193D88" w:rsidR="00A72C30" w:rsidRPr="00A72C30" w:rsidRDefault="00A72C30" w:rsidP="00A72C30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 w:rsidRPr="00A72C30">
        <w:rPr>
          <w:rFonts w:ascii="Arial" w:hAnsi="Arial" w:cs="Arial"/>
          <w:sz w:val="18"/>
          <w:szCs w:val="18"/>
          <w:lang w:val="es-ES_tradnl"/>
        </w:rPr>
        <w:t>3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ins w:id="8" w:author="Chris" w:date="2015-03-07T14:56:00Z">
        <w:r w:rsidR="00BB5EED">
          <w:rPr>
            <w:rFonts w:ascii="Arial" w:hAnsi="Arial" w:cs="Arial"/>
            <w:sz w:val="18"/>
            <w:szCs w:val="18"/>
            <w:lang w:val="es-ES_tradnl"/>
          </w:rPr>
          <w:t>–</w:t>
        </w:r>
      </w:ins>
      <w:del w:id="9" w:author="Chris" w:date="2015-03-07T14:56:00Z">
        <w:r w:rsidR="009A3A94" w:rsidDel="00BB5EED">
          <w:rPr>
            <w:rFonts w:ascii="Arial" w:hAnsi="Arial" w:cs="Arial"/>
            <w:sz w:val="18"/>
            <w:szCs w:val="18"/>
            <w:lang w:val="es-ES_tradnl"/>
          </w:rPr>
          <w:delText>–</w:delText>
        </w:r>
      </w:del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A72C30">
        <w:rPr>
          <w:rFonts w:ascii="Arial" w:hAnsi="Arial" w:cs="Arial"/>
          <w:sz w:val="18"/>
          <w:szCs w:val="18"/>
          <w:lang w:val="es-ES_tradnl"/>
        </w:rPr>
        <w:t>6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ins w:id="10" w:author="Chris" w:date="2015-03-07T14:56:00Z">
        <w:r w:rsidR="00BB5EED">
          <w:rPr>
            <w:rFonts w:ascii="Arial" w:hAnsi="Arial" w:cs="Arial"/>
            <w:sz w:val="18"/>
            <w:szCs w:val="18"/>
            <w:lang w:val="es-ES_tradnl"/>
          </w:rPr>
          <w:t>–</w:t>
        </w:r>
      </w:ins>
      <w:del w:id="11" w:author="Chris" w:date="2015-03-07T14:56:00Z">
        <w:r w:rsidR="009A3A94" w:rsidDel="00BB5EED">
          <w:rPr>
            <w:rFonts w:ascii="Arial" w:hAnsi="Arial" w:cs="Arial"/>
            <w:sz w:val="18"/>
            <w:szCs w:val="18"/>
            <w:lang w:val="es-ES_tradnl"/>
          </w:rPr>
          <w:delText>–</w:delText>
        </w:r>
      </w:del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A72C30">
        <w:rPr>
          <w:rFonts w:ascii="Arial" w:hAnsi="Arial" w:cs="Arial"/>
          <w:sz w:val="18"/>
          <w:szCs w:val="18"/>
          <w:lang w:val="es-ES_tradnl"/>
        </w:rPr>
        <w:t>9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del w:id="12" w:author="Chris" w:date="2015-03-07T14:56:00Z">
        <w:r w:rsidR="009A3A94" w:rsidDel="00BB5EED">
          <w:rPr>
            <w:rFonts w:ascii="Arial" w:hAnsi="Arial" w:cs="Arial"/>
            <w:sz w:val="18"/>
            <w:szCs w:val="18"/>
            <w:lang w:val="es-ES_tradnl"/>
          </w:rPr>
          <w:delText xml:space="preserve"> –</w:delText>
        </w:r>
      </w:del>
      <w:ins w:id="13" w:author="Chris" w:date="2015-03-07T14:56:00Z">
        <w:r w:rsidR="00BB5EED">
          <w:rPr>
            <w:rFonts w:ascii="Arial" w:hAnsi="Arial" w:cs="Arial"/>
            <w:sz w:val="18"/>
            <w:szCs w:val="18"/>
            <w:lang w:val="es-ES_tradnl"/>
          </w:rPr>
          <w:t>–</w:t>
        </w:r>
      </w:ins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A72C30">
        <w:rPr>
          <w:rFonts w:ascii="Arial" w:hAnsi="Arial" w:cs="Arial"/>
          <w:sz w:val="18"/>
          <w:szCs w:val="18"/>
          <w:lang w:val="es-ES_tradnl"/>
        </w:rPr>
        <w:t>12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del w:id="14" w:author="Chris" w:date="2015-03-07T14:56:00Z">
        <w:r w:rsidR="009A3A94" w:rsidDel="00BB5EED">
          <w:rPr>
            <w:rFonts w:ascii="Arial" w:hAnsi="Arial" w:cs="Arial"/>
            <w:sz w:val="18"/>
            <w:szCs w:val="18"/>
            <w:lang w:val="es-ES_tradnl"/>
          </w:rPr>
          <w:delText>–</w:delText>
        </w:r>
      </w:del>
      <w:ins w:id="15" w:author="Chris" w:date="2015-03-07T14:56:00Z">
        <w:r w:rsidR="00BB5EED">
          <w:rPr>
            <w:rFonts w:ascii="Arial" w:hAnsi="Arial" w:cs="Arial"/>
            <w:sz w:val="18"/>
            <w:szCs w:val="18"/>
            <w:lang w:val="es-ES_tradnl"/>
          </w:rPr>
          <w:t>–</w:t>
        </w:r>
      </w:ins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A72C30">
        <w:rPr>
          <w:rFonts w:ascii="Arial" w:hAnsi="Arial" w:cs="Arial"/>
          <w:sz w:val="18"/>
          <w:szCs w:val="18"/>
          <w:lang w:val="es-ES_tradnl"/>
        </w:rPr>
        <w:t>15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del w:id="16" w:author="Chris" w:date="2015-03-07T14:56:00Z">
        <w:r w:rsidR="009A3A94" w:rsidDel="00BB5EED">
          <w:rPr>
            <w:rFonts w:ascii="Arial" w:hAnsi="Arial" w:cs="Arial"/>
            <w:sz w:val="18"/>
            <w:szCs w:val="18"/>
            <w:lang w:val="es-ES_tradnl"/>
          </w:rPr>
          <w:delText>–</w:delText>
        </w:r>
      </w:del>
      <w:ins w:id="17" w:author="Chris" w:date="2015-03-07T14:56:00Z">
        <w:r w:rsidR="00BB5EED">
          <w:rPr>
            <w:rFonts w:ascii="Arial" w:hAnsi="Arial" w:cs="Arial"/>
            <w:sz w:val="18"/>
            <w:szCs w:val="18"/>
            <w:lang w:val="es-ES_tradnl"/>
          </w:rPr>
          <w:t>–</w:t>
        </w:r>
      </w:ins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A72C30">
        <w:rPr>
          <w:rFonts w:ascii="Arial" w:hAnsi="Arial" w:cs="Arial"/>
          <w:sz w:val="18"/>
          <w:szCs w:val="18"/>
          <w:lang w:val="es-ES_tradnl"/>
        </w:rPr>
        <w:t>18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del w:id="18" w:author="Chris" w:date="2015-03-07T14:56:00Z">
        <w:r w:rsidRPr="00A72C30" w:rsidDel="00BB5EED">
          <w:rPr>
            <w:rFonts w:ascii="Arial" w:hAnsi="Arial" w:cs="Arial"/>
            <w:sz w:val="18"/>
            <w:szCs w:val="18"/>
            <w:lang w:val="es-ES_tradnl"/>
          </w:rPr>
          <w:delText>-</w:delText>
        </w:r>
      </w:del>
      <w:ins w:id="19" w:author="Chris" w:date="2015-03-07T14:56:00Z">
        <w:r w:rsidR="00BB5EED">
          <w:rPr>
            <w:rFonts w:ascii="Arial" w:hAnsi="Arial" w:cs="Arial"/>
            <w:sz w:val="18"/>
            <w:szCs w:val="18"/>
            <w:lang w:val="es-ES_tradnl"/>
          </w:rPr>
          <w:t>–</w:t>
        </w:r>
      </w:ins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A72C30">
        <w:rPr>
          <w:rFonts w:ascii="Arial" w:hAnsi="Arial" w:cs="Arial"/>
          <w:sz w:val="18"/>
          <w:szCs w:val="18"/>
          <w:lang w:val="es-ES_tradnl"/>
        </w:rPr>
        <w:t>21</w:t>
      </w:r>
      <w:ins w:id="20" w:author="Chris" w:date="2015-03-07T17:21:00Z">
        <w:r w:rsidR="000F00A4">
          <w:rPr>
            <w:rFonts w:ascii="Arial" w:hAnsi="Arial" w:cs="Arial"/>
            <w:sz w:val="18"/>
            <w:szCs w:val="18"/>
            <w:lang w:val="es-ES_tradnl"/>
          </w:rPr>
          <w:t>.</w:t>
        </w:r>
      </w:ins>
    </w:p>
    <w:p w14:paraId="1491F7FA" w14:textId="32F389B8" w:rsidR="00A72C30" w:rsidRDefault="00A72C30" w:rsidP="00A72C30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90413F">
        <w:rPr>
          <w:rFonts w:ascii="Arial" w:hAnsi="Arial" w:cs="Arial"/>
          <w:b/>
          <w:i/>
          <w:sz w:val="18"/>
          <w:szCs w:val="18"/>
          <w:lang w:val="es-ES_tradnl"/>
        </w:rPr>
        <w:t>T</w:t>
      </w:r>
      <w:r w:rsidRPr="00A72C30">
        <w:rPr>
          <w:rFonts w:ascii="Arial" w:hAnsi="Arial" w:cs="Arial"/>
          <w:b/>
          <w:sz w:val="18"/>
          <w:szCs w:val="18"/>
          <w:lang w:val="es-ES_tradnl"/>
        </w:rPr>
        <w:t xml:space="preserve"> = {3,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A72C30">
        <w:rPr>
          <w:rFonts w:ascii="Arial" w:hAnsi="Arial" w:cs="Arial"/>
          <w:b/>
          <w:sz w:val="18"/>
          <w:szCs w:val="18"/>
          <w:lang w:val="es-ES_tradnl"/>
        </w:rPr>
        <w:t>6,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A72C30">
        <w:rPr>
          <w:rFonts w:ascii="Arial" w:hAnsi="Arial" w:cs="Arial"/>
          <w:b/>
          <w:sz w:val="18"/>
          <w:szCs w:val="18"/>
          <w:lang w:val="es-ES_tradnl"/>
        </w:rPr>
        <w:t>9,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A72C30">
        <w:rPr>
          <w:rFonts w:ascii="Arial" w:hAnsi="Arial" w:cs="Arial"/>
          <w:b/>
          <w:sz w:val="18"/>
          <w:szCs w:val="18"/>
          <w:lang w:val="es-ES_tradnl"/>
        </w:rPr>
        <w:t>12,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A72C30">
        <w:rPr>
          <w:rFonts w:ascii="Arial" w:hAnsi="Arial" w:cs="Arial"/>
          <w:b/>
          <w:sz w:val="18"/>
          <w:szCs w:val="18"/>
          <w:lang w:val="es-ES_tradnl"/>
        </w:rPr>
        <w:t>15,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A72C30">
        <w:rPr>
          <w:rFonts w:ascii="Arial" w:hAnsi="Arial" w:cs="Arial"/>
          <w:b/>
          <w:sz w:val="18"/>
          <w:szCs w:val="18"/>
          <w:lang w:val="es-ES_tradnl"/>
        </w:rPr>
        <w:t>18,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A72C30">
        <w:rPr>
          <w:rFonts w:ascii="Arial" w:hAnsi="Arial" w:cs="Arial"/>
          <w:b/>
          <w:sz w:val="18"/>
          <w:szCs w:val="18"/>
          <w:lang w:val="es-ES_tradnl"/>
        </w:rPr>
        <w:t>21,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A72C30">
        <w:rPr>
          <w:rFonts w:ascii="Arial" w:hAnsi="Arial" w:cs="Arial"/>
          <w:b/>
          <w:sz w:val="18"/>
          <w:szCs w:val="18"/>
          <w:lang w:val="es-ES_tradnl"/>
        </w:rPr>
        <w:t>24}</w:t>
      </w:r>
    </w:p>
    <w:p w14:paraId="77829E44" w14:textId="77C91445" w:rsidR="00A72C30" w:rsidRPr="00A72C30" w:rsidRDefault="00A72C30" w:rsidP="00A72C30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>
        <w:rPr>
          <w:rFonts w:ascii="Arial" w:hAnsi="Arial" w:cs="Arial"/>
          <w:b/>
          <w:sz w:val="18"/>
          <w:szCs w:val="18"/>
          <w:lang w:val="es-ES_tradnl"/>
        </w:rPr>
        <w:t>Representación con diagramas de Venn</w:t>
      </w:r>
      <w:r w:rsidR="007C29C1">
        <w:rPr>
          <w:rFonts w:ascii="Arial" w:hAnsi="Arial" w:cs="Arial"/>
          <w:b/>
          <w:sz w:val="18"/>
          <w:szCs w:val="18"/>
          <w:lang w:val="es-ES_tradnl"/>
        </w:rPr>
        <w:t xml:space="preserve">. </w:t>
      </w:r>
    </w:p>
    <w:p w14:paraId="1081CA28" w14:textId="77777777" w:rsidR="00A72C30" w:rsidRDefault="00A72C30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795C6A1B" w14:textId="2A0C9831" w:rsidR="00A72C30" w:rsidRPr="007F74EA" w:rsidDel="00AE68D6" w:rsidRDefault="00A72C30" w:rsidP="00DE2253">
      <w:pPr>
        <w:rPr>
          <w:del w:id="21" w:author="Chris" w:date="2015-03-07T15:02:00Z"/>
          <w:rFonts w:ascii="Arial" w:hAnsi="Arial" w:cs="Arial"/>
          <w:sz w:val="18"/>
          <w:szCs w:val="18"/>
          <w:lang w:val="es-ES_tradnl"/>
        </w:rPr>
      </w:pPr>
    </w:p>
    <w:p w14:paraId="48AA702F" w14:textId="403763A5" w:rsidR="00DE2253" w:rsidDel="00AE68D6" w:rsidRDefault="00DE2253" w:rsidP="00DE2253">
      <w:pPr>
        <w:rPr>
          <w:del w:id="22" w:author="Chris" w:date="2015-03-07T15:02:00Z"/>
          <w:rFonts w:ascii="Arial" w:hAnsi="Arial" w:cs="Arial"/>
          <w:sz w:val="18"/>
          <w:szCs w:val="18"/>
          <w:lang w:val="es-ES_tradnl"/>
        </w:rPr>
      </w:pPr>
    </w:p>
    <w:p w14:paraId="4D9E8F5E" w14:textId="27F69499" w:rsidR="00DE2253" w:rsidDel="00AE68D6" w:rsidRDefault="00DE2253" w:rsidP="00DE2253">
      <w:pPr>
        <w:rPr>
          <w:del w:id="23" w:author="Chris" w:date="2015-03-07T15:02:00Z"/>
          <w:rFonts w:ascii="Arial" w:hAnsi="Arial" w:cs="Arial"/>
          <w:sz w:val="18"/>
          <w:szCs w:val="18"/>
          <w:lang w:val="es-ES_tradnl"/>
        </w:rPr>
      </w:pPr>
    </w:p>
    <w:p w14:paraId="6F743CBA" w14:textId="47D19947" w:rsidR="007D2825" w:rsidRPr="009510B5" w:rsidRDefault="007D2825" w:rsidP="007D2825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Pregunta 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566B3473" w14:textId="77777777" w:rsidR="007C29C1" w:rsidRPr="009510B5" w:rsidRDefault="007C29C1" w:rsidP="007C29C1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Selecciona las afirmaciones correctas a partir de la imagen. </w:t>
      </w:r>
    </w:p>
    <w:p w14:paraId="27839EB1" w14:textId="77777777" w:rsidR="00DE2253" w:rsidRPr="009510B5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7F6BC52A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Explicación (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173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máximo)</w:t>
      </w:r>
    </w:p>
    <w:p w14:paraId="6477C66E" w14:textId="1B323AA9" w:rsidR="00DE2253" w:rsidRDefault="00264AA8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Margarita formó un conjunto con las letras de su nombre. </w:t>
      </w:r>
    </w:p>
    <w:p w14:paraId="620452A2" w14:textId="77777777" w:rsidR="00DE2253" w:rsidRPr="0072270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521C1BBC" w14:textId="77777777" w:rsidR="00112487" w:rsidRPr="0072270A" w:rsidRDefault="00112487" w:rsidP="0011248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485788B9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2EA904B0" w14:textId="5EC09D57" w:rsidR="008C03AE" w:rsidRPr="008C03AE" w:rsidRDefault="008C03AE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8C03AE">
        <w:rPr>
          <w:rFonts w:ascii="Arial" w:hAnsi="Arial"/>
          <w:sz w:val="18"/>
          <w:szCs w:val="18"/>
          <w:lang w:val="es-ES_tradnl"/>
        </w:rPr>
        <w:t>La imagen es el conjunto de letras de la palabra margarita representado por extensión</w:t>
      </w:r>
      <w:ins w:id="24" w:author="Chris" w:date="2015-03-07T14:59:00Z">
        <w:r w:rsidR="00AE68D6">
          <w:rPr>
            <w:rFonts w:ascii="Arial" w:hAnsi="Arial"/>
            <w:sz w:val="18"/>
            <w:szCs w:val="18"/>
            <w:lang w:val="es-ES_tradnl"/>
          </w:rPr>
          <w:t>;</w:t>
        </w:r>
      </w:ins>
      <w:del w:id="25" w:author="Chris" w:date="2015-03-07T14:59:00Z">
        <w:r w:rsidRPr="008C03AE" w:rsidDel="00AE68D6">
          <w:rPr>
            <w:rFonts w:ascii="Arial" w:hAnsi="Arial"/>
            <w:sz w:val="18"/>
            <w:szCs w:val="18"/>
            <w:lang w:val="es-ES_tradnl"/>
          </w:rPr>
          <w:delText>,</w:delText>
        </w:r>
      </w:del>
      <w:r w:rsidRPr="008C03AE">
        <w:rPr>
          <w:rFonts w:ascii="Arial" w:hAnsi="Arial"/>
          <w:sz w:val="18"/>
          <w:szCs w:val="18"/>
          <w:lang w:val="es-ES_tradnl"/>
        </w:rPr>
        <w:t xml:space="preserve"> es decir</w:t>
      </w:r>
      <w:ins w:id="26" w:author="Chris" w:date="2015-03-07T14:59:00Z">
        <w:r w:rsidR="00AE68D6">
          <w:rPr>
            <w:rFonts w:ascii="Arial" w:hAnsi="Arial"/>
            <w:sz w:val="18"/>
            <w:szCs w:val="18"/>
            <w:lang w:val="es-ES_tradnl"/>
          </w:rPr>
          <w:t>,</w:t>
        </w:r>
      </w:ins>
      <w:r w:rsidRPr="008C03AE">
        <w:rPr>
          <w:rFonts w:ascii="Arial" w:hAnsi="Arial"/>
          <w:sz w:val="18"/>
          <w:szCs w:val="18"/>
          <w:lang w:val="es-ES_tradnl"/>
        </w:rPr>
        <w:t xml:space="preserve"> entre llaves. </w:t>
      </w:r>
    </w:p>
    <w:p w14:paraId="6124ED55" w14:textId="2AE38820" w:rsidR="00C531DB" w:rsidRDefault="008C03AE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7F1DADDC" wp14:editId="39DE9414">
            <wp:extent cx="3572510" cy="8597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10" cy="859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B1C4B2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ED3D34F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1B0D22F9" w14:textId="155CCD4D" w:rsidR="00C531DB" w:rsidRDefault="009A3A94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MA_04_01_CO_REC40_IMG03n.png</w:t>
      </w:r>
    </w:p>
    <w:p w14:paraId="74D00E84" w14:textId="77777777" w:rsidR="009A3A94" w:rsidRPr="00C531DB" w:rsidRDefault="009A3A94" w:rsidP="009A3A94">
      <w:pPr>
        <w:rPr>
          <w:rFonts w:ascii="Arial" w:hAnsi="Arial" w:cs="Arial"/>
          <w:sz w:val="18"/>
          <w:szCs w:val="18"/>
          <w:lang w:val="es-ES_tradnl"/>
        </w:rPr>
      </w:pPr>
    </w:p>
    <w:p w14:paraId="62035B3C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0DE39B8E" w14:textId="49DF580D" w:rsidR="008C03AE" w:rsidRPr="007F74EA" w:rsidRDefault="00DC1097" w:rsidP="008C03AE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MA_04_01_CO_</w:t>
      </w:r>
      <w:r w:rsidR="008C03AE">
        <w:rPr>
          <w:rFonts w:ascii="Arial" w:hAnsi="Arial" w:cs="Arial"/>
          <w:sz w:val="18"/>
          <w:szCs w:val="18"/>
          <w:lang w:val="es-ES_tradnl"/>
        </w:rPr>
        <w:t>REC</w:t>
      </w:r>
      <w:r w:rsidR="003A3EEE">
        <w:rPr>
          <w:rFonts w:ascii="Arial" w:hAnsi="Arial" w:cs="Arial"/>
          <w:sz w:val="18"/>
          <w:szCs w:val="18"/>
          <w:lang w:val="es-ES_tradnl"/>
        </w:rPr>
        <w:t>4</w:t>
      </w:r>
      <w:r w:rsidR="008C03AE">
        <w:rPr>
          <w:rFonts w:ascii="Arial" w:hAnsi="Arial" w:cs="Arial"/>
          <w:sz w:val="18"/>
          <w:szCs w:val="18"/>
          <w:lang w:val="es-ES_tradnl"/>
        </w:rPr>
        <w:t>0_</w:t>
      </w:r>
      <w:r w:rsidR="009A3A94">
        <w:rPr>
          <w:rFonts w:ascii="Arial" w:hAnsi="Arial" w:cs="Arial"/>
          <w:sz w:val="18"/>
          <w:szCs w:val="18"/>
          <w:lang w:val="es-ES_tradnl"/>
        </w:rPr>
        <w:t>IMG03a.png</w:t>
      </w:r>
    </w:p>
    <w:p w14:paraId="35CFF027" w14:textId="77777777" w:rsidR="00C531DB" w:rsidRPr="007F74EA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053CDC77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59DB720" w14:textId="2D6567C1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5E870543" w14:textId="10734E6A" w:rsidR="00DE2253" w:rsidRDefault="008C03AE" w:rsidP="008C03AE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8C03AE">
        <w:rPr>
          <w:rFonts w:ascii="Arial" w:hAnsi="Arial" w:cs="Arial"/>
          <w:b/>
          <w:sz w:val="18"/>
          <w:szCs w:val="18"/>
          <w:lang w:val="es-ES_tradnl"/>
        </w:rPr>
        <w:t>Determinación por extensión.</w:t>
      </w:r>
    </w:p>
    <w:p w14:paraId="10D55191" w14:textId="2F4F2D68" w:rsidR="008C03AE" w:rsidRPr="008C03AE" w:rsidRDefault="008C03AE" w:rsidP="008C03AE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Representación con diagramas de Venn.</w:t>
      </w:r>
    </w:p>
    <w:p w14:paraId="3743638F" w14:textId="4EC6AA01" w:rsidR="008C03AE" w:rsidRPr="008C03AE" w:rsidRDefault="008C03AE" w:rsidP="008C03AE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Determinación por comprensión. </w:t>
      </w:r>
    </w:p>
    <w:p w14:paraId="671C9680" w14:textId="39B82624" w:rsidR="008C03AE" w:rsidRPr="008C03AE" w:rsidRDefault="008C03AE" w:rsidP="008C03AE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Faltan letras en el conjunto. </w:t>
      </w:r>
    </w:p>
    <w:p w14:paraId="3674CBB8" w14:textId="24252044" w:rsidR="008C03AE" w:rsidRPr="008C03AE" w:rsidRDefault="008C03AE" w:rsidP="008C03AE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90413F">
        <w:rPr>
          <w:rFonts w:ascii="Arial" w:hAnsi="Arial" w:cs="Arial"/>
          <w:b/>
          <w:i/>
          <w:sz w:val="18"/>
          <w:szCs w:val="18"/>
          <w:lang w:val="es-ES_tradnl"/>
        </w:rPr>
        <w:t>M</w:t>
      </w:r>
      <w:r>
        <w:rPr>
          <w:rFonts w:ascii="Arial" w:hAnsi="Arial" w:cs="Arial"/>
          <w:b/>
          <w:sz w:val="18"/>
          <w:szCs w:val="18"/>
          <w:lang w:val="es-ES_tradnl"/>
        </w:rPr>
        <w:t xml:space="preserve"> = {Letras de la palabra Margarita}</w:t>
      </w:r>
    </w:p>
    <w:p w14:paraId="63DFCE2B" w14:textId="77777777" w:rsidR="008C03AE" w:rsidRPr="007F74EA" w:rsidRDefault="008C03AE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7CE1D5D8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7ED5BEFE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F12516A" w14:textId="1C551681" w:rsidR="007D2825" w:rsidRPr="009510B5" w:rsidRDefault="007D2825" w:rsidP="007D2825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Pregunta 4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690D1C78" w14:textId="3A68E080" w:rsidR="00DE2253" w:rsidRDefault="00C14001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Selecciona las afirmaciones correctas a partir de la imagen.</w:t>
      </w:r>
    </w:p>
    <w:p w14:paraId="370A0DB9" w14:textId="77777777" w:rsidR="00DE2253" w:rsidRPr="009510B5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7BD3BCA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Explicación (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173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máximo)</w:t>
      </w:r>
    </w:p>
    <w:p w14:paraId="51AB7618" w14:textId="72E33A25" w:rsidR="00DE2253" w:rsidRDefault="00245C4B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Fernanda propone enumerar las carpetas con el conjunto de números </w:t>
      </w:r>
      <w:r w:rsidR="00D2060C">
        <w:rPr>
          <w:rFonts w:ascii="Arial" w:hAnsi="Arial" w:cs="Arial"/>
          <w:sz w:val="18"/>
          <w:szCs w:val="18"/>
          <w:lang w:val="es-ES_tradnl"/>
        </w:rPr>
        <w:t>D</w:t>
      </w:r>
      <w:r>
        <w:rPr>
          <w:rFonts w:ascii="Arial" w:hAnsi="Arial" w:cs="Arial"/>
          <w:sz w:val="18"/>
          <w:szCs w:val="18"/>
          <w:lang w:val="es-ES_tradnl"/>
        </w:rPr>
        <w:t xml:space="preserve">. </w:t>
      </w:r>
    </w:p>
    <w:p w14:paraId="39DE5C06" w14:textId="77777777" w:rsidR="00DE2253" w:rsidRPr="0072270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0AE281F9" w14:textId="58885F0E" w:rsidR="00C531DB" w:rsidRPr="0072270A" w:rsidRDefault="00112487" w:rsidP="00C531DB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="00C531DB"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2EA0DE89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2C9E5899" w14:textId="231D7F52" w:rsidR="00D2060C" w:rsidRDefault="00D2060C" w:rsidP="00C531DB">
      <w:pPr>
        <w:ind w:left="567"/>
        <w:rPr>
          <w:rFonts w:ascii="Arial" w:hAnsi="Arial" w:cs="Arial"/>
          <w:noProof/>
          <w:sz w:val="18"/>
          <w:szCs w:val="18"/>
          <w:lang w:val="es-CO" w:eastAsia="es-CO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t xml:space="preserve">Conjunto </w:t>
      </w:r>
      <w:r w:rsidRPr="0090413F">
        <w:rPr>
          <w:rFonts w:ascii="Arial" w:hAnsi="Arial" w:cs="Arial"/>
          <w:i/>
          <w:noProof/>
          <w:sz w:val="18"/>
          <w:szCs w:val="18"/>
          <w:lang w:val="es-CO" w:eastAsia="es-CO"/>
        </w:rPr>
        <w:t>D</w:t>
      </w:r>
      <w:r w:rsidR="003C430B">
        <w:rPr>
          <w:rFonts w:ascii="Arial" w:hAnsi="Arial" w:cs="Arial"/>
          <w:noProof/>
          <w:sz w:val="18"/>
          <w:szCs w:val="18"/>
          <w:lang w:val="es-CO" w:eastAsia="es-CO"/>
        </w:rPr>
        <w:t xml:space="preserve"> (múltiplos de 10 menores que 80), representado por comprensión:</w:t>
      </w:r>
    </w:p>
    <w:p w14:paraId="6C8606A2" w14:textId="589A8EB9" w:rsidR="00C531DB" w:rsidRDefault="00D2060C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15344DF6" wp14:editId="41C48E92">
            <wp:extent cx="4716000" cy="50009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000" cy="5000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B95F06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E7F51DB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15E5E0A6" w14:textId="1394306D" w:rsidR="009A3A94" w:rsidRPr="007F74EA" w:rsidRDefault="009A3A94" w:rsidP="009A3A94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MA_04_01_CO_REC40_IMG04n.png</w:t>
      </w:r>
    </w:p>
    <w:p w14:paraId="206EA306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F70E4BC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3903EC0B" w14:textId="2D66A243" w:rsidR="00C531DB" w:rsidRPr="007F74EA" w:rsidRDefault="00DC1097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MA_04_01_CO_</w:t>
      </w:r>
      <w:r w:rsidR="003A3EEE">
        <w:rPr>
          <w:rFonts w:ascii="Arial" w:hAnsi="Arial" w:cs="Arial"/>
          <w:sz w:val="18"/>
          <w:szCs w:val="18"/>
          <w:lang w:val="es-ES_tradnl"/>
        </w:rPr>
        <w:t>REC4</w:t>
      </w:r>
      <w:r w:rsidR="00D2060C">
        <w:rPr>
          <w:rFonts w:ascii="Arial" w:hAnsi="Arial" w:cs="Arial"/>
          <w:sz w:val="18"/>
          <w:szCs w:val="18"/>
          <w:lang w:val="es-ES_tradnl"/>
        </w:rPr>
        <w:t>0_</w:t>
      </w:r>
      <w:r w:rsidR="009A3A94">
        <w:rPr>
          <w:rFonts w:ascii="Arial" w:hAnsi="Arial" w:cs="Arial"/>
          <w:sz w:val="18"/>
          <w:szCs w:val="18"/>
          <w:lang w:val="es-ES_tradnl"/>
        </w:rPr>
        <w:t>IMG04a.png</w:t>
      </w:r>
    </w:p>
    <w:p w14:paraId="6683437A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08BE53E7" w14:textId="0408F790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000EF19C" w14:textId="1B0597DC" w:rsidR="003C430B" w:rsidRDefault="003C430B" w:rsidP="003C430B">
      <w:pPr>
        <w:pStyle w:val="Prrafodelista"/>
        <w:numPr>
          <w:ilvl w:val="0"/>
          <w:numId w:val="4"/>
        </w:numPr>
        <w:rPr>
          <w:rFonts w:ascii="Arial" w:hAnsi="Arial" w:cs="Arial"/>
          <w:sz w:val="18"/>
          <w:szCs w:val="18"/>
          <w:lang w:val="es-ES_tradnl"/>
        </w:rPr>
      </w:pPr>
      <w:r w:rsidRPr="0090413F">
        <w:rPr>
          <w:rFonts w:ascii="Arial" w:hAnsi="Arial" w:cs="Arial"/>
          <w:i/>
          <w:sz w:val="18"/>
          <w:szCs w:val="18"/>
          <w:lang w:val="es-ES_tradnl"/>
        </w:rPr>
        <w:t>D</w:t>
      </w:r>
      <w:r w:rsidRPr="003C430B">
        <w:rPr>
          <w:rFonts w:ascii="Arial" w:hAnsi="Arial" w:cs="Arial"/>
          <w:sz w:val="18"/>
          <w:szCs w:val="18"/>
          <w:lang w:val="es-ES_tradnl"/>
        </w:rPr>
        <w:t xml:space="preserve"> = {20,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sz w:val="18"/>
          <w:szCs w:val="18"/>
          <w:lang w:val="es-ES_tradnl"/>
        </w:rPr>
        <w:t>30,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sz w:val="18"/>
          <w:szCs w:val="18"/>
          <w:lang w:val="es-ES_tradnl"/>
        </w:rPr>
        <w:t>40,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sz w:val="18"/>
          <w:szCs w:val="18"/>
          <w:lang w:val="es-ES_tradnl"/>
        </w:rPr>
        <w:t>50,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sz w:val="18"/>
          <w:szCs w:val="18"/>
          <w:lang w:val="es-ES_tradnl"/>
        </w:rPr>
        <w:t>60,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sz w:val="18"/>
          <w:szCs w:val="18"/>
          <w:lang w:val="es-ES_tradnl"/>
        </w:rPr>
        <w:t>70</w:t>
      </w:r>
      <w:r>
        <w:rPr>
          <w:rFonts w:ascii="Arial" w:hAnsi="Arial" w:cs="Arial"/>
          <w:sz w:val="18"/>
          <w:szCs w:val="18"/>
          <w:lang w:val="es-ES_tradnl"/>
        </w:rPr>
        <w:t>, 80</w:t>
      </w:r>
      <w:r w:rsidRPr="003C430B">
        <w:rPr>
          <w:rFonts w:ascii="Arial" w:hAnsi="Arial" w:cs="Arial"/>
          <w:sz w:val="18"/>
          <w:szCs w:val="18"/>
          <w:lang w:val="es-ES_tradnl"/>
        </w:rPr>
        <w:t>}</w:t>
      </w:r>
    </w:p>
    <w:p w14:paraId="08A58A15" w14:textId="0BDEB292" w:rsidR="00DE2253" w:rsidRDefault="00D2060C" w:rsidP="00D2060C">
      <w:pPr>
        <w:pStyle w:val="Prrafodelista"/>
        <w:numPr>
          <w:ilvl w:val="0"/>
          <w:numId w:val="4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Determinación por extensión. </w:t>
      </w:r>
    </w:p>
    <w:p w14:paraId="7033FE2F" w14:textId="39FB607A" w:rsidR="003C430B" w:rsidRDefault="003C430B" w:rsidP="003C430B">
      <w:pPr>
        <w:pStyle w:val="Prrafodelista"/>
        <w:numPr>
          <w:ilvl w:val="0"/>
          <w:numId w:val="4"/>
        </w:numPr>
        <w:rPr>
          <w:rFonts w:ascii="Arial" w:hAnsi="Arial" w:cs="Arial"/>
          <w:sz w:val="18"/>
          <w:szCs w:val="18"/>
          <w:lang w:val="es-ES_tradnl"/>
        </w:rPr>
      </w:pPr>
      <w:r w:rsidRPr="0090413F">
        <w:rPr>
          <w:rFonts w:ascii="Arial" w:hAnsi="Arial" w:cs="Arial"/>
          <w:i/>
          <w:sz w:val="18"/>
          <w:szCs w:val="18"/>
          <w:lang w:val="es-ES_tradnl"/>
        </w:rPr>
        <w:t>D</w:t>
      </w:r>
      <w:r w:rsidRPr="003C430B">
        <w:rPr>
          <w:rFonts w:ascii="Arial" w:hAnsi="Arial" w:cs="Arial"/>
          <w:sz w:val="18"/>
          <w:szCs w:val="18"/>
          <w:lang w:val="es-ES_tradnl"/>
        </w:rPr>
        <w:t xml:space="preserve"> = {20,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sz w:val="18"/>
          <w:szCs w:val="18"/>
          <w:lang w:val="es-ES_tradnl"/>
        </w:rPr>
        <w:t>30,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sz w:val="18"/>
          <w:szCs w:val="18"/>
          <w:lang w:val="es-ES_tradnl"/>
        </w:rPr>
        <w:t>40,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sz w:val="18"/>
          <w:szCs w:val="18"/>
          <w:lang w:val="es-ES_tradnl"/>
        </w:rPr>
        <w:t>50,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sz w:val="18"/>
          <w:szCs w:val="18"/>
          <w:lang w:val="es-ES_tradnl"/>
        </w:rPr>
        <w:t>60,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sz w:val="18"/>
          <w:szCs w:val="18"/>
          <w:lang w:val="es-ES_tradnl"/>
        </w:rPr>
        <w:t>70}</w:t>
      </w:r>
    </w:p>
    <w:p w14:paraId="0BD88122" w14:textId="0BE41A2C" w:rsidR="00D2060C" w:rsidRPr="00D2060C" w:rsidRDefault="00D2060C" w:rsidP="00D2060C">
      <w:pPr>
        <w:pStyle w:val="Prrafodelista"/>
        <w:numPr>
          <w:ilvl w:val="0"/>
          <w:numId w:val="4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b/>
          <w:sz w:val="18"/>
          <w:szCs w:val="18"/>
          <w:lang w:val="es-ES_tradnl"/>
        </w:rPr>
        <w:t>Determinación por comprensión.</w:t>
      </w:r>
    </w:p>
    <w:p w14:paraId="67B7A93B" w14:textId="5B17FAEA" w:rsidR="00D2060C" w:rsidRDefault="003C430B" w:rsidP="00D2060C">
      <w:pPr>
        <w:pStyle w:val="Prrafodelista"/>
        <w:numPr>
          <w:ilvl w:val="0"/>
          <w:numId w:val="4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90413F">
        <w:rPr>
          <w:rFonts w:ascii="Arial" w:hAnsi="Arial" w:cs="Arial"/>
          <w:b/>
          <w:i/>
          <w:sz w:val="18"/>
          <w:szCs w:val="18"/>
          <w:lang w:val="es-ES_tradnl"/>
        </w:rPr>
        <w:t>D</w:t>
      </w:r>
      <w:r w:rsidRPr="003C430B">
        <w:rPr>
          <w:rFonts w:ascii="Arial" w:hAnsi="Arial" w:cs="Arial"/>
          <w:b/>
          <w:sz w:val="18"/>
          <w:szCs w:val="18"/>
          <w:lang w:val="es-ES_tradnl"/>
        </w:rPr>
        <w:t xml:space="preserve"> = {10,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b/>
          <w:sz w:val="18"/>
          <w:szCs w:val="18"/>
          <w:lang w:val="es-ES_tradnl"/>
        </w:rPr>
        <w:t>20,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b/>
          <w:sz w:val="18"/>
          <w:szCs w:val="18"/>
          <w:lang w:val="es-ES_tradnl"/>
        </w:rPr>
        <w:t>30,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b/>
          <w:sz w:val="18"/>
          <w:szCs w:val="18"/>
          <w:lang w:val="es-ES_tradnl"/>
        </w:rPr>
        <w:t>40,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b/>
          <w:sz w:val="18"/>
          <w:szCs w:val="18"/>
          <w:lang w:val="es-ES_tradnl"/>
        </w:rPr>
        <w:t>50,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b/>
          <w:sz w:val="18"/>
          <w:szCs w:val="18"/>
          <w:lang w:val="es-ES_tradnl"/>
        </w:rPr>
        <w:t>60,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b/>
          <w:sz w:val="18"/>
          <w:szCs w:val="18"/>
          <w:lang w:val="es-ES_tradnl"/>
        </w:rPr>
        <w:t>70}</w:t>
      </w:r>
    </w:p>
    <w:p w14:paraId="51AEEDD7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3EE7435F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03DF5DEA" w14:textId="32495A26" w:rsidR="007D2825" w:rsidRPr="009510B5" w:rsidRDefault="007D2825" w:rsidP="007D2825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Pregunta 5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0C97F14D" w14:textId="77777777" w:rsidR="00D71950" w:rsidRDefault="00D71950" w:rsidP="00D7195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Selecciona las afirmaciones correctas a partir de la imagen.</w:t>
      </w:r>
    </w:p>
    <w:p w14:paraId="49106D6D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642C73E" w14:textId="77777777" w:rsidR="00DE2253" w:rsidRPr="009510B5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AE2446E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Explicación (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173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máximo)</w:t>
      </w:r>
    </w:p>
    <w:p w14:paraId="7567FE8F" w14:textId="0D9C02E9" w:rsidR="00DE2253" w:rsidRDefault="00D71950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El profesor de música propone los siguientes géneros musicales para estudiar en su clase.</w:t>
      </w:r>
    </w:p>
    <w:p w14:paraId="319DA28B" w14:textId="77777777" w:rsidR="00DE2253" w:rsidRPr="0072270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26183D8E" w14:textId="77777777" w:rsidR="00112487" w:rsidRPr="0072270A" w:rsidRDefault="00112487" w:rsidP="0011248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78C3B6BE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07468B77" w14:textId="75C53845" w:rsidR="00C531DB" w:rsidRDefault="00D71950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Conjunto de géneros musicales representados en diagrama de Venn, los géneros musicales son: salsa, merengue, rock, pop</w:t>
      </w:r>
      <w:ins w:id="27" w:author="Chris" w:date="2015-03-07T15:00:00Z">
        <w:r w:rsidR="00AE68D6">
          <w:rPr>
            <w:rFonts w:ascii="Arial" w:hAnsi="Arial" w:cs="Arial"/>
            <w:sz w:val="18"/>
            <w:szCs w:val="18"/>
            <w:lang w:val="es-ES_tradnl"/>
          </w:rPr>
          <w:t xml:space="preserve"> y clásica</w:t>
        </w:r>
      </w:ins>
      <w:r>
        <w:rPr>
          <w:rFonts w:ascii="Arial" w:hAnsi="Arial" w:cs="Arial"/>
          <w:sz w:val="18"/>
          <w:szCs w:val="18"/>
          <w:lang w:val="es-ES_tradnl"/>
        </w:rPr>
        <w:t xml:space="preserve">. Dentro del óvalo deben ir los géneros musicales. </w:t>
      </w:r>
    </w:p>
    <w:p w14:paraId="38611232" w14:textId="55AA0DF8" w:rsidR="00C531DB" w:rsidRDefault="00D71950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1090C8A1" wp14:editId="6E914251">
            <wp:extent cx="1602105" cy="1440815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105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3EA51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245A991D" w14:textId="0E87F178" w:rsidR="009A3A94" w:rsidRPr="007F74EA" w:rsidRDefault="009A3A94" w:rsidP="009A3A94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MA_04_01_CO_REC40_IMG05n.png</w:t>
      </w:r>
    </w:p>
    <w:p w14:paraId="544123AE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6202A699" w14:textId="12C98CE8" w:rsidR="00C531DB" w:rsidRPr="00C531DB" w:rsidDel="004E53BF" w:rsidRDefault="00C531DB" w:rsidP="00C531DB">
      <w:pPr>
        <w:ind w:left="567"/>
        <w:rPr>
          <w:del w:id="28" w:author="Chris" w:date="2015-03-07T15:04:00Z"/>
          <w:rFonts w:ascii="Arial" w:hAnsi="Arial" w:cs="Arial"/>
          <w:sz w:val="18"/>
          <w:szCs w:val="18"/>
          <w:lang w:val="es-ES_tradnl"/>
        </w:rPr>
      </w:pPr>
    </w:p>
    <w:p w14:paraId="1ABE1400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29F87BFB" w14:textId="58015F24" w:rsidR="0065027D" w:rsidRPr="007F74EA" w:rsidRDefault="00DC1097" w:rsidP="0065027D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MA_04_01_CO_</w:t>
      </w:r>
      <w:r w:rsidR="003A3EEE">
        <w:rPr>
          <w:rFonts w:ascii="Arial" w:hAnsi="Arial" w:cs="Arial"/>
          <w:sz w:val="18"/>
          <w:szCs w:val="18"/>
          <w:lang w:val="es-ES_tradnl"/>
        </w:rPr>
        <w:t>REC4</w:t>
      </w:r>
      <w:r w:rsidR="0065027D">
        <w:rPr>
          <w:rFonts w:ascii="Arial" w:hAnsi="Arial" w:cs="Arial"/>
          <w:sz w:val="18"/>
          <w:szCs w:val="18"/>
          <w:lang w:val="es-ES_tradnl"/>
        </w:rPr>
        <w:t>0_</w:t>
      </w:r>
      <w:r w:rsidR="009A3A94">
        <w:rPr>
          <w:rFonts w:ascii="Arial" w:hAnsi="Arial" w:cs="Arial"/>
          <w:sz w:val="18"/>
          <w:szCs w:val="18"/>
          <w:lang w:val="es-ES_tradnl"/>
        </w:rPr>
        <w:t>IMG05a.png</w:t>
      </w:r>
    </w:p>
    <w:p w14:paraId="0912045E" w14:textId="77777777" w:rsidR="00C531DB" w:rsidRPr="007F74EA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33E3EC0" w14:textId="592F6A02" w:rsidR="00C531DB" w:rsidDel="004E53BF" w:rsidRDefault="00C531DB" w:rsidP="00C531DB">
      <w:pPr>
        <w:ind w:left="567"/>
        <w:rPr>
          <w:del w:id="29" w:author="Chris" w:date="2015-03-07T15:04:00Z"/>
          <w:rFonts w:ascii="Arial" w:hAnsi="Arial" w:cs="Arial"/>
          <w:sz w:val="18"/>
          <w:szCs w:val="18"/>
          <w:lang w:val="es-ES_tradnl"/>
        </w:rPr>
      </w:pPr>
    </w:p>
    <w:p w14:paraId="404A5FD3" w14:textId="1F2095F9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004AF61A" w14:textId="70A55312" w:rsidR="00DE2253" w:rsidRDefault="0065027D" w:rsidP="0065027D">
      <w:pPr>
        <w:pStyle w:val="Prrafodelista"/>
        <w:numPr>
          <w:ilvl w:val="0"/>
          <w:numId w:val="5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Determinación por extensión. </w:t>
      </w:r>
    </w:p>
    <w:p w14:paraId="16495C7B" w14:textId="2668DF0F" w:rsidR="0065027D" w:rsidRDefault="0065027D" w:rsidP="0065027D">
      <w:pPr>
        <w:pStyle w:val="Prrafodelista"/>
        <w:numPr>
          <w:ilvl w:val="0"/>
          <w:numId w:val="5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Determinación por comprensión. </w:t>
      </w:r>
    </w:p>
    <w:p w14:paraId="2E55A35C" w14:textId="62D1F30B" w:rsidR="0065027D" w:rsidRDefault="0065027D" w:rsidP="0065027D">
      <w:pPr>
        <w:pStyle w:val="Prrafodelista"/>
        <w:numPr>
          <w:ilvl w:val="0"/>
          <w:numId w:val="5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65027D">
        <w:rPr>
          <w:rFonts w:ascii="Arial" w:hAnsi="Arial" w:cs="Arial"/>
          <w:b/>
          <w:sz w:val="18"/>
          <w:szCs w:val="18"/>
          <w:lang w:val="es-ES_tradnl"/>
        </w:rPr>
        <w:t>Representación con diagramas de Venn</w:t>
      </w:r>
    </w:p>
    <w:p w14:paraId="7C4FFCFA" w14:textId="6E738994" w:rsidR="0065027D" w:rsidRDefault="0065027D" w:rsidP="0065027D">
      <w:pPr>
        <w:pStyle w:val="Prrafodelista"/>
        <w:numPr>
          <w:ilvl w:val="0"/>
          <w:numId w:val="5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90413F">
        <w:rPr>
          <w:rFonts w:ascii="Arial" w:hAnsi="Arial" w:cs="Arial"/>
          <w:b/>
          <w:i/>
          <w:sz w:val="18"/>
          <w:szCs w:val="18"/>
          <w:lang w:val="es-ES_tradnl"/>
        </w:rPr>
        <w:t>G</w:t>
      </w:r>
      <w:r>
        <w:rPr>
          <w:rFonts w:ascii="Arial" w:hAnsi="Arial" w:cs="Arial"/>
          <w:b/>
          <w:sz w:val="18"/>
          <w:szCs w:val="18"/>
          <w:lang w:val="es-ES_tradnl"/>
        </w:rPr>
        <w:t xml:space="preserve"> = {Rock, Pop, Merengue, Salsa, Clásica}</w:t>
      </w:r>
    </w:p>
    <w:p w14:paraId="51906DDF" w14:textId="58EF8EFA" w:rsidR="00393E9A" w:rsidRPr="0065027D" w:rsidRDefault="00393E9A" w:rsidP="0065027D">
      <w:pPr>
        <w:pStyle w:val="Prrafodelista"/>
        <w:numPr>
          <w:ilvl w:val="0"/>
          <w:numId w:val="5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90413F">
        <w:rPr>
          <w:rFonts w:ascii="Arial" w:hAnsi="Arial" w:cs="Arial"/>
          <w:i/>
          <w:sz w:val="18"/>
          <w:szCs w:val="18"/>
          <w:lang w:val="es-ES_tradnl"/>
        </w:rPr>
        <w:t>G</w:t>
      </w:r>
      <w:r>
        <w:rPr>
          <w:rFonts w:ascii="Arial" w:hAnsi="Arial" w:cs="Arial"/>
          <w:sz w:val="18"/>
          <w:szCs w:val="18"/>
          <w:lang w:val="es-ES_tradnl"/>
        </w:rPr>
        <w:t xml:space="preserve"> = {Géneros musicales de Colombia}</w:t>
      </w:r>
    </w:p>
    <w:sectPr w:rsidR="00393E9A" w:rsidRPr="0065027D" w:rsidSect="00254FDB"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873150"/>
    <w:multiLevelType w:val="hybridMultilevel"/>
    <w:tmpl w:val="0F2A3ADA"/>
    <w:lvl w:ilvl="0" w:tplc="FE8CC640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0674F3"/>
    <w:multiLevelType w:val="hybridMultilevel"/>
    <w:tmpl w:val="C8FC0382"/>
    <w:lvl w:ilvl="0" w:tplc="FE8CC640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CB821DD"/>
    <w:multiLevelType w:val="hybridMultilevel"/>
    <w:tmpl w:val="C94033DE"/>
    <w:lvl w:ilvl="0" w:tplc="FE8CC640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B5B0CF5"/>
    <w:multiLevelType w:val="hybridMultilevel"/>
    <w:tmpl w:val="152C7FAA"/>
    <w:lvl w:ilvl="0" w:tplc="FE8CC640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E3433FC"/>
    <w:multiLevelType w:val="hybridMultilevel"/>
    <w:tmpl w:val="1D2C713A"/>
    <w:lvl w:ilvl="0" w:tplc="FE8CC640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Johana Montejo Rozo">
    <w15:presenceInfo w15:providerId="None" w15:userId="Johana Montejo Rozo"/>
  </w15:person>
  <w15:person w15:author="Chris">
    <w15:presenceInfo w15:providerId="None" w15:userId="Chri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7A4"/>
    <w:rsid w:val="00025642"/>
    <w:rsid w:val="00046B74"/>
    <w:rsid w:val="00051C59"/>
    <w:rsid w:val="0005228B"/>
    <w:rsid w:val="000537AE"/>
    <w:rsid w:val="00054002"/>
    <w:rsid w:val="0006000B"/>
    <w:rsid w:val="000719EE"/>
    <w:rsid w:val="0007326A"/>
    <w:rsid w:val="00091F04"/>
    <w:rsid w:val="000B20BA"/>
    <w:rsid w:val="000E274D"/>
    <w:rsid w:val="000F00A4"/>
    <w:rsid w:val="00104E5C"/>
    <w:rsid w:val="00112487"/>
    <w:rsid w:val="00122300"/>
    <w:rsid w:val="00125D25"/>
    <w:rsid w:val="001B092E"/>
    <w:rsid w:val="001B3983"/>
    <w:rsid w:val="001D2148"/>
    <w:rsid w:val="001E2043"/>
    <w:rsid w:val="001E4A5B"/>
    <w:rsid w:val="002233BF"/>
    <w:rsid w:val="00227850"/>
    <w:rsid w:val="00230D9D"/>
    <w:rsid w:val="00245C4B"/>
    <w:rsid w:val="00247D44"/>
    <w:rsid w:val="00254FDB"/>
    <w:rsid w:val="0025789D"/>
    <w:rsid w:val="00264AA8"/>
    <w:rsid w:val="002740E7"/>
    <w:rsid w:val="002B2F09"/>
    <w:rsid w:val="002B75BF"/>
    <w:rsid w:val="002B7E96"/>
    <w:rsid w:val="002D48F4"/>
    <w:rsid w:val="002E30A7"/>
    <w:rsid w:val="002E4EE6"/>
    <w:rsid w:val="002F3F12"/>
    <w:rsid w:val="00317F44"/>
    <w:rsid w:val="00326C60"/>
    <w:rsid w:val="00340C3A"/>
    <w:rsid w:val="00342E6F"/>
    <w:rsid w:val="00345260"/>
    <w:rsid w:val="00353644"/>
    <w:rsid w:val="0036258A"/>
    <w:rsid w:val="00362915"/>
    <w:rsid w:val="00393E9A"/>
    <w:rsid w:val="003A3EEE"/>
    <w:rsid w:val="003A458C"/>
    <w:rsid w:val="003B49B4"/>
    <w:rsid w:val="003B4E35"/>
    <w:rsid w:val="003C430B"/>
    <w:rsid w:val="003D72B3"/>
    <w:rsid w:val="004024BA"/>
    <w:rsid w:val="00411F22"/>
    <w:rsid w:val="00417B06"/>
    <w:rsid w:val="004375B6"/>
    <w:rsid w:val="0045712C"/>
    <w:rsid w:val="00485C72"/>
    <w:rsid w:val="00495119"/>
    <w:rsid w:val="004A4A9C"/>
    <w:rsid w:val="004E01FC"/>
    <w:rsid w:val="004E53BF"/>
    <w:rsid w:val="004F32A5"/>
    <w:rsid w:val="00510FE7"/>
    <w:rsid w:val="0052013C"/>
    <w:rsid w:val="005513FA"/>
    <w:rsid w:val="00551D6E"/>
    <w:rsid w:val="00552D7C"/>
    <w:rsid w:val="00564297"/>
    <w:rsid w:val="00584F8B"/>
    <w:rsid w:val="0059267D"/>
    <w:rsid w:val="005B210B"/>
    <w:rsid w:val="005C209B"/>
    <w:rsid w:val="005D3CC8"/>
    <w:rsid w:val="005F4C68"/>
    <w:rsid w:val="00611072"/>
    <w:rsid w:val="00616529"/>
    <w:rsid w:val="00630169"/>
    <w:rsid w:val="0063490D"/>
    <w:rsid w:val="00647430"/>
    <w:rsid w:val="0065027D"/>
    <w:rsid w:val="006907A4"/>
    <w:rsid w:val="006A32CE"/>
    <w:rsid w:val="006A3851"/>
    <w:rsid w:val="006B1C75"/>
    <w:rsid w:val="006C5EF2"/>
    <w:rsid w:val="006D02A8"/>
    <w:rsid w:val="006E1C59"/>
    <w:rsid w:val="006E32EF"/>
    <w:rsid w:val="006F1FE3"/>
    <w:rsid w:val="006F4217"/>
    <w:rsid w:val="00713B23"/>
    <w:rsid w:val="0072270A"/>
    <w:rsid w:val="00742D83"/>
    <w:rsid w:val="00742E65"/>
    <w:rsid w:val="0074775C"/>
    <w:rsid w:val="00792588"/>
    <w:rsid w:val="007A2B2C"/>
    <w:rsid w:val="007B25C8"/>
    <w:rsid w:val="007B521F"/>
    <w:rsid w:val="007B7770"/>
    <w:rsid w:val="007C28CE"/>
    <w:rsid w:val="007C29C1"/>
    <w:rsid w:val="007D0493"/>
    <w:rsid w:val="007D2825"/>
    <w:rsid w:val="007F74EA"/>
    <w:rsid w:val="0083047E"/>
    <w:rsid w:val="008752D9"/>
    <w:rsid w:val="00881754"/>
    <w:rsid w:val="008932B9"/>
    <w:rsid w:val="008C03AE"/>
    <w:rsid w:val="008C6F76"/>
    <w:rsid w:val="008F5283"/>
    <w:rsid w:val="008F76D1"/>
    <w:rsid w:val="0090228A"/>
    <w:rsid w:val="0090413F"/>
    <w:rsid w:val="00923C89"/>
    <w:rsid w:val="009320AC"/>
    <w:rsid w:val="009510B5"/>
    <w:rsid w:val="00953886"/>
    <w:rsid w:val="0099088A"/>
    <w:rsid w:val="00992AB9"/>
    <w:rsid w:val="009A14FB"/>
    <w:rsid w:val="009A3A94"/>
    <w:rsid w:val="009C4689"/>
    <w:rsid w:val="009E7DAC"/>
    <w:rsid w:val="009F074B"/>
    <w:rsid w:val="00A148B0"/>
    <w:rsid w:val="00A22796"/>
    <w:rsid w:val="00A61B6D"/>
    <w:rsid w:val="00A714C4"/>
    <w:rsid w:val="00A72C30"/>
    <w:rsid w:val="00A74CE5"/>
    <w:rsid w:val="00A925B6"/>
    <w:rsid w:val="00A974E1"/>
    <w:rsid w:val="00AA0FF1"/>
    <w:rsid w:val="00AC165F"/>
    <w:rsid w:val="00AC45C1"/>
    <w:rsid w:val="00AC7496"/>
    <w:rsid w:val="00AC7FAC"/>
    <w:rsid w:val="00AE458C"/>
    <w:rsid w:val="00AE68D6"/>
    <w:rsid w:val="00AF23DF"/>
    <w:rsid w:val="00B0282E"/>
    <w:rsid w:val="00B1409E"/>
    <w:rsid w:val="00B45ECD"/>
    <w:rsid w:val="00B51D60"/>
    <w:rsid w:val="00B5250C"/>
    <w:rsid w:val="00B55138"/>
    <w:rsid w:val="00B57436"/>
    <w:rsid w:val="00B92165"/>
    <w:rsid w:val="00BB5EED"/>
    <w:rsid w:val="00BC129D"/>
    <w:rsid w:val="00BC2254"/>
    <w:rsid w:val="00BC5195"/>
    <w:rsid w:val="00BD1FFA"/>
    <w:rsid w:val="00C0683E"/>
    <w:rsid w:val="00C14001"/>
    <w:rsid w:val="00C209AE"/>
    <w:rsid w:val="00C219A9"/>
    <w:rsid w:val="00C34A1F"/>
    <w:rsid w:val="00C35567"/>
    <w:rsid w:val="00C43F55"/>
    <w:rsid w:val="00C531DB"/>
    <w:rsid w:val="00C7411E"/>
    <w:rsid w:val="00C801EC"/>
    <w:rsid w:val="00C82D30"/>
    <w:rsid w:val="00C84826"/>
    <w:rsid w:val="00C92E0A"/>
    <w:rsid w:val="00CA5658"/>
    <w:rsid w:val="00CB02D2"/>
    <w:rsid w:val="00CD0B3B"/>
    <w:rsid w:val="00CD2245"/>
    <w:rsid w:val="00CE7115"/>
    <w:rsid w:val="00D15A42"/>
    <w:rsid w:val="00D2060C"/>
    <w:rsid w:val="00D3600C"/>
    <w:rsid w:val="00D660AD"/>
    <w:rsid w:val="00D71950"/>
    <w:rsid w:val="00D927DC"/>
    <w:rsid w:val="00DC1097"/>
    <w:rsid w:val="00DE1C4F"/>
    <w:rsid w:val="00DE2253"/>
    <w:rsid w:val="00DE69EE"/>
    <w:rsid w:val="00DF5702"/>
    <w:rsid w:val="00E14BD5"/>
    <w:rsid w:val="00E23B90"/>
    <w:rsid w:val="00E32F4B"/>
    <w:rsid w:val="00E54DA3"/>
    <w:rsid w:val="00E61A4B"/>
    <w:rsid w:val="00E62858"/>
    <w:rsid w:val="00E7707B"/>
    <w:rsid w:val="00E814BE"/>
    <w:rsid w:val="00E84C33"/>
    <w:rsid w:val="00E947CA"/>
    <w:rsid w:val="00EA22E1"/>
    <w:rsid w:val="00EA3E65"/>
    <w:rsid w:val="00EA481E"/>
    <w:rsid w:val="00EB0CCB"/>
    <w:rsid w:val="00EC398E"/>
    <w:rsid w:val="00EC3FD8"/>
    <w:rsid w:val="00EF62E9"/>
    <w:rsid w:val="00EF7BBC"/>
    <w:rsid w:val="00F157B9"/>
    <w:rsid w:val="00F44F99"/>
    <w:rsid w:val="00F57E22"/>
    <w:rsid w:val="00F66311"/>
    <w:rsid w:val="00F73B99"/>
    <w:rsid w:val="00F80068"/>
    <w:rsid w:val="00F819D0"/>
    <w:rsid w:val="00F93E33"/>
    <w:rsid w:val="00FA04FB"/>
    <w:rsid w:val="00FA6DF9"/>
    <w:rsid w:val="00FD4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17BCDE55"/>
  <w14:defaultImageDpi w14:val="300"/>
  <w15:docId w15:val="{2433EBF3-6DA6-4107-BB7F-E7AE69F16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A148B0"/>
  </w:style>
  <w:style w:type="character" w:styleId="Hipervnculo">
    <w:name w:val="Hyperlink"/>
    <w:basedOn w:val="Fuentedeprrafopredeter"/>
    <w:uiPriority w:val="99"/>
    <w:semiHidden/>
    <w:unhideWhenUsed/>
    <w:rsid w:val="00A148B0"/>
    <w:rPr>
      <w:color w:val="0000FF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E23B9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23B90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23B9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23B9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23B90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23B90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3B9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61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980</Words>
  <Characters>5392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Evangelina del Carmen Ibarra Jimenez</dc:creator>
  <cp:keywords/>
  <dc:description/>
  <cp:lastModifiedBy>Johana Montejo Rozo</cp:lastModifiedBy>
  <cp:revision>11</cp:revision>
  <dcterms:created xsi:type="dcterms:W3CDTF">2015-03-01T16:42:00Z</dcterms:created>
  <dcterms:modified xsi:type="dcterms:W3CDTF">2015-03-17T22:08:00Z</dcterms:modified>
</cp:coreProperties>
</file>