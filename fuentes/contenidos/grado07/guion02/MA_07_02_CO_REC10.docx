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17691B" w14:textId="77777777" w:rsidR="00A87F48" w:rsidRPr="007866A3" w:rsidRDefault="00A87F48" w:rsidP="00A87F48">
      <w:pPr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Interactivo F1: Presentación de diapositivas</w:t>
      </w:r>
    </w:p>
    <w:p w14:paraId="69281476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1A5E309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green"/>
          <w:lang w:val="es-ES_tradnl"/>
        </w:rPr>
        <w:t>Nombre del guión a que corresponde el ejercicio</w:t>
      </w:r>
    </w:p>
    <w:p w14:paraId="1403A6E4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sz w:val="18"/>
          <w:szCs w:val="18"/>
          <w:lang w:val="es-ES_tradnl"/>
        </w:rPr>
        <w:t>Operaciones con números enteros</w:t>
      </w:r>
    </w:p>
    <w:p w14:paraId="6B262B67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25BFF90" w14:textId="77777777" w:rsidR="00A87F48" w:rsidRPr="007866A3" w:rsidRDefault="00A87F48" w:rsidP="00A87F48">
      <w:pPr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DATOS DEL RECURSO</w:t>
      </w:r>
    </w:p>
    <w:p w14:paraId="0E67F595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545066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green"/>
          <w:lang w:val="es-ES_tradnl"/>
        </w:rPr>
        <w:t>Título del recurso (</w:t>
      </w:r>
      <w:r w:rsidRPr="007866A3">
        <w:rPr>
          <w:rFonts w:ascii="Arial" w:hAnsi="Arial" w:cs="Arial"/>
          <w:b/>
          <w:sz w:val="18"/>
          <w:szCs w:val="18"/>
          <w:highlight w:val="green"/>
          <w:lang w:val="es-ES_tradnl"/>
        </w:rPr>
        <w:t>65</w:t>
      </w:r>
      <w:r w:rsidRPr="007866A3">
        <w:rPr>
          <w:rFonts w:ascii="Arial" w:hAnsi="Arial" w:cs="Arial"/>
          <w:sz w:val="18"/>
          <w:szCs w:val="18"/>
          <w:highlight w:val="green"/>
          <w:lang w:val="es-ES_tradnl"/>
        </w:rPr>
        <w:t xml:space="preserve"> caracteres máx.)</w:t>
      </w:r>
    </w:p>
    <w:p w14:paraId="041497BC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5255A8">
        <w:rPr>
          <w:rFonts w:ascii="Arial" w:hAnsi="Arial" w:cs="Arial"/>
          <w:color w:val="000000"/>
          <w:sz w:val="18"/>
          <w:szCs w:val="18"/>
          <w:lang w:val="es-ES"/>
        </w:rPr>
        <w:t>Adición de números enteros del mismo signo</w:t>
      </w:r>
    </w:p>
    <w:p w14:paraId="250DBEB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B5B68C0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green"/>
          <w:lang w:val="es-ES_tradnl"/>
        </w:rPr>
        <w:t>Descripción del recurso</w:t>
      </w:r>
    </w:p>
    <w:p w14:paraId="1CCE4C8B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5255A8">
        <w:rPr>
          <w:rFonts w:ascii="Arial" w:hAnsi="Arial" w:cs="Arial"/>
          <w:color w:val="000000"/>
          <w:sz w:val="18"/>
          <w:szCs w:val="18"/>
          <w:lang w:val="es-ES"/>
        </w:rPr>
        <w:t>Animación que explica el proceso de adicionar números enteros del mismo signo empleando la recta numérica.</w:t>
      </w:r>
    </w:p>
    <w:p w14:paraId="315B2C37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1BC0AE8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green"/>
          <w:lang w:val="es-ES_tradnl"/>
        </w:rPr>
        <w:t>Palabras clave del recurso (separadas por comas ",")</w:t>
      </w:r>
    </w:p>
    <w:p w14:paraId="75FB2059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sz w:val="18"/>
          <w:szCs w:val="18"/>
          <w:lang w:val="es-ES_tradnl"/>
        </w:rPr>
        <w:t>Adición, números enteros, números del mismo signo</w:t>
      </w:r>
    </w:p>
    <w:p w14:paraId="3E14EDC5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3F266B9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color w:val="FF0000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green"/>
          <w:lang w:val="es-ES_tradnl"/>
        </w:rPr>
        <w:t>Tiempo estimado (minutos)</w:t>
      </w:r>
    </w:p>
    <w:p w14:paraId="455B9DF9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sz w:val="18"/>
          <w:szCs w:val="18"/>
          <w:lang w:val="es-ES_tradnl"/>
        </w:rPr>
        <w:t>30 minutos</w:t>
      </w:r>
    </w:p>
    <w:p w14:paraId="66C84055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2B58E5C8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color w:val="FF0000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green"/>
          <w:lang w:val="es-ES_tradnl"/>
        </w:rPr>
        <w:t>Acción didáctica (indicar sólo una)</w:t>
      </w:r>
    </w:p>
    <w:tbl>
      <w:tblPr>
        <w:tblStyle w:val="Tablaconcuadrcula"/>
        <w:tblW w:w="8930" w:type="dxa"/>
        <w:tblInd w:w="250" w:type="dxa"/>
        <w:tblLook w:val="04A0" w:firstRow="1" w:lastRow="0" w:firstColumn="1" w:lastColumn="0" w:noHBand="0" w:noVBand="1"/>
        <w:tblPrChange w:id="0" w:author="J&amp;J" w:date="2015-05-02T17:40:00Z">
          <w:tblPr>
            <w:tblW w:w="8930" w:type="dxa"/>
            <w:tblInd w:w="25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248"/>
        <w:gridCol w:w="404"/>
        <w:gridCol w:w="1289"/>
        <w:gridCol w:w="367"/>
        <w:gridCol w:w="2504"/>
        <w:gridCol w:w="425"/>
        <w:gridCol w:w="2268"/>
        <w:gridCol w:w="425"/>
        <w:tblGridChange w:id="1">
          <w:tblGrid>
            <w:gridCol w:w="1248"/>
            <w:gridCol w:w="404"/>
            <w:gridCol w:w="1289"/>
            <w:gridCol w:w="367"/>
            <w:gridCol w:w="2504"/>
            <w:gridCol w:w="425"/>
            <w:gridCol w:w="2268"/>
            <w:gridCol w:w="425"/>
          </w:tblGrid>
        </w:tblGridChange>
      </w:tblGrid>
      <w:tr w:rsidR="00A87F48" w:rsidRPr="007866A3" w14:paraId="7B77F813" w14:textId="77777777" w:rsidTr="00401F78">
        <w:tc>
          <w:tcPr>
            <w:tcW w:w="1248" w:type="dxa"/>
            <w:tcPrChange w:id="2" w:author="J&amp;J" w:date="2015-05-02T17:40:00Z">
              <w:tcPr>
                <w:tcW w:w="1248" w:type="dxa"/>
                <w:shd w:val="clear" w:color="auto" w:fill="auto"/>
              </w:tcPr>
            </w:tcPrChange>
          </w:tcPr>
          <w:p w14:paraId="0C73E88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Exposición</w:t>
            </w:r>
          </w:p>
        </w:tc>
        <w:tc>
          <w:tcPr>
            <w:tcW w:w="404" w:type="dxa"/>
            <w:tcPrChange w:id="3" w:author="J&amp;J" w:date="2015-05-02T17:40:00Z">
              <w:tcPr>
                <w:tcW w:w="404" w:type="dxa"/>
                <w:shd w:val="clear" w:color="auto" w:fill="auto"/>
              </w:tcPr>
            </w:tcPrChange>
          </w:tcPr>
          <w:p w14:paraId="55AC1F5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x</w:t>
            </w:r>
          </w:p>
        </w:tc>
        <w:tc>
          <w:tcPr>
            <w:tcW w:w="1289" w:type="dxa"/>
            <w:tcPrChange w:id="4" w:author="J&amp;J" w:date="2015-05-02T17:40:00Z">
              <w:tcPr>
                <w:tcW w:w="1289" w:type="dxa"/>
                <w:shd w:val="clear" w:color="auto" w:fill="auto"/>
              </w:tcPr>
            </w:tcPrChange>
          </w:tcPr>
          <w:p w14:paraId="473C25F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Ejercitación</w:t>
            </w:r>
          </w:p>
        </w:tc>
        <w:tc>
          <w:tcPr>
            <w:tcW w:w="367" w:type="dxa"/>
            <w:tcPrChange w:id="5" w:author="J&amp;J" w:date="2015-05-02T17:40:00Z">
              <w:tcPr>
                <w:tcW w:w="367" w:type="dxa"/>
                <w:shd w:val="clear" w:color="auto" w:fill="auto"/>
              </w:tcPr>
            </w:tcPrChange>
          </w:tcPr>
          <w:p w14:paraId="6988BC1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504" w:type="dxa"/>
            <w:tcPrChange w:id="6" w:author="J&amp;J" w:date="2015-05-02T17:40:00Z">
              <w:tcPr>
                <w:tcW w:w="2504" w:type="dxa"/>
                <w:shd w:val="clear" w:color="auto" w:fill="auto"/>
              </w:tcPr>
            </w:tcPrChange>
          </w:tcPr>
          <w:p w14:paraId="3DA4658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Preguntas con respuesta libre</w:t>
            </w:r>
          </w:p>
        </w:tc>
        <w:tc>
          <w:tcPr>
            <w:tcW w:w="425" w:type="dxa"/>
            <w:tcPrChange w:id="7" w:author="J&amp;J" w:date="2015-05-02T17:40:00Z">
              <w:tcPr>
                <w:tcW w:w="425" w:type="dxa"/>
                <w:shd w:val="clear" w:color="auto" w:fill="auto"/>
              </w:tcPr>
            </w:tcPrChange>
          </w:tcPr>
          <w:p w14:paraId="66D85F4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268" w:type="dxa"/>
            <w:tcPrChange w:id="8" w:author="J&amp;J" w:date="2015-05-02T17:40:00Z">
              <w:tcPr>
                <w:tcW w:w="2268" w:type="dxa"/>
                <w:shd w:val="clear" w:color="auto" w:fill="auto"/>
              </w:tcPr>
            </w:tcPrChange>
          </w:tcPr>
          <w:p w14:paraId="15CB580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Juegos</w:t>
            </w:r>
          </w:p>
        </w:tc>
        <w:tc>
          <w:tcPr>
            <w:tcW w:w="425" w:type="dxa"/>
            <w:tcPrChange w:id="9" w:author="J&amp;J" w:date="2015-05-02T17:40:00Z">
              <w:tcPr>
                <w:tcW w:w="425" w:type="dxa"/>
                <w:shd w:val="clear" w:color="auto" w:fill="auto"/>
              </w:tcPr>
            </w:tcPrChange>
          </w:tcPr>
          <w:p w14:paraId="34FD7B8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A87F48" w:rsidRPr="007866A3" w14:paraId="695CF6D4" w14:textId="77777777" w:rsidTr="00401F78">
        <w:tc>
          <w:tcPr>
            <w:tcW w:w="1248" w:type="dxa"/>
            <w:tcPrChange w:id="10" w:author="J&amp;J" w:date="2015-05-02T17:40:00Z">
              <w:tcPr>
                <w:tcW w:w="1248" w:type="dxa"/>
                <w:shd w:val="clear" w:color="auto" w:fill="auto"/>
              </w:tcPr>
            </w:tcPrChange>
          </w:tcPr>
          <w:p w14:paraId="4474E68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Estudio</w:t>
            </w:r>
          </w:p>
        </w:tc>
        <w:tc>
          <w:tcPr>
            <w:tcW w:w="404" w:type="dxa"/>
            <w:tcPrChange w:id="11" w:author="J&amp;J" w:date="2015-05-02T17:40:00Z">
              <w:tcPr>
                <w:tcW w:w="404" w:type="dxa"/>
                <w:shd w:val="clear" w:color="auto" w:fill="auto"/>
              </w:tcPr>
            </w:tcPrChange>
          </w:tcPr>
          <w:p w14:paraId="53BD1CD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289" w:type="dxa"/>
            <w:tcPrChange w:id="12" w:author="J&amp;J" w:date="2015-05-02T17:40:00Z">
              <w:tcPr>
                <w:tcW w:w="1289" w:type="dxa"/>
                <w:shd w:val="clear" w:color="auto" w:fill="auto"/>
              </w:tcPr>
            </w:tcPrChange>
          </w:tcPr>
          <w:p w14:paraId="1909373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Proyecto</w:t>
            </w:r>
          </w:p>
        </w:tc>
        <w:tc>
          <w:tcPr>
            <w:tcW w:w="367" w:type="dxa"/>
            <w:tcPrChange w:id="13" w:author="J&amp;J" w:date="2015-05-02T17:40:00Z">
              <w:tcPr>
                <w:tcW w:w="367" w:type="dxa"/>
                <w:shd w:val="clear" w:color="auto" w:fill="auto"/>
              </w:tcPr>
            </w:tcPrChange>
          </w:tcPr>
          <w:p w14:paraId="1198B05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504" w:type="dxa"/>
            <w:tcPrChange w:id="14" w:author="J&amp;J" w:date="2015-05-02T17:40:00Z">
              <w:tcPr>
                <w:tcW w:w="2504" w:type="dxa"/>
                <w:shd w:val="clear" w:color="auto" w:fill="auto"/>
              </w:tcPr>
            </w:tcPrChange>
          </w:tcPr>
          <w:p w14:paraId="29B1041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Evaluación</w:t>
            </w:r>
          </w:p>
        </w:tc>
        <w:tc>
          <w:tcPr>
            <w:tcW w:w="425" w:type="dxa"/>
            <w:tcPrChange w:id="15" w:author="J&amp;J" w:date="2015-05-02T17:40:00Z">
              <w:tcPr>
                <w:tcW w:w="425" w:type="dxa"/>
                <w:shd w:val="clear" w:color="auto" w:fill="auto"/>
              </w:tcPr>
            </w:tcPrChange>
          </w:tcPr>
          <w:p w14:paraId="06F7D3E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268" w:type="dxa"/>
            <w:tcPrChange w:id="16" w:author="J&amp;J" w:date="2015-05-02T17:40:00Z">
              <w:tcPr>
                <w:tcW w:w="2268" w:type="dxa"/>
                <w:shd w:val="clear" w:color="auto" w:fill="auto"/>
              </w:tcPr>
            </w:tcPrChange>
          </w:tcPr>
          <w:p w14:paraId="6C8A33E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Generador de actividades</w:t>
            </w:r>
          </w:p>
        </w:tc>
        <w:tc>
          <w:tcPr>
            <w:tcW w:w="425" w:type="dxa"/>
            <w:tcPrChange w:id="17" w:author="J&amp;J" w:date="2015-05-02T17:40:00Z">
              <w:tcPr>
                <w:tcW w:w="425" w:type="dxa"/>
                <w:shd w:val="clear" w:color="auto" w:fill="auto"/>
              </w:tcPr>
            </w:tcPrChange>
          </w:tcPr>
          <w:p w14:paraId="0CF68BC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2E76234B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534CCE4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color w:val="FF0000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green"/>
          <w:lang w:val="es-ES_tradnl"/>
        </w:rPr>
        <w:t>Competencia (indicar sólo una)</w:t>
      </w:r>
    </w:p>
    <w:tbl>
      <w:tblPr>
        <w:tblStyle w:val="Tablaconcuadrcula"/>
        <w:tblW w:w="9497" w:type="dxa"/>
        <w:tblInd w:w="250" w:type="dxa"/>
        <w:tblLook w:val="04A0" w:firstRow="1" w:lastRow="0" w:firstColumn="1" w:lastColumn="0" w:noHBand="0" w:noVBand="1"/>
        <w:tblPrChange w:id="18" w:author="J&amp;J" w:date="2015-05-02T17:40:00Z">
          <w:tblPr>
            <w:tblW w:w="9497" w:type="dxa"/>
            <w:tblInd w:w="25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4536"/>
        <w:gridCol w:w="425"/>
        <w:gridCol w:w="4111"/>
        <w:gridCol w:w="425"/>
        <w:tblGridChange w:id="19">
          <w:tblGrid>
            <w:gridCol w:w="4536"/>
            <w:gridCol w:w="425"/>
            <w:gridCol w:w="4111"/>
            <w:gridCol w:w="425"/>
          </w:tblGrid>
        </w:tblGridChange>
      </w:tblGrid>
      <w:tr w:rsidR="00A87F48" w:rsidRPr="007866A3" w14:paraId="1926B8DF" w14:textId="77777777" w:rsidTr="00401F78">
        <w:tc>
          <w:tcPr>
            <w:tcW w:w="4536" w:type="dxa"/>
            <w:tcPrChange w:id="20" w:author="J&amp;J" w:date="2015-05-02T17:40:00Z">
              <w:tcPr>
                <w:tcW w:w="4536" w:type="dxa"/>
                <w:shd w:val="clear" w:color="auto" w:fill="auto"/>
              </w:tcPr>
            </w:tcPrChange>
          </w:tcPr>
          <w:p w14:paraId="55A4F5B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… en comunicación lingüística</w:t>
            </w:r>
          </w:p>
        </w:tc>
        <w:tc>
          <w:tcPr>
            <w:tcW w:w="425" w:type="dxa"/>
            <w:tcPrChange w:id="21" w:author="J&amp;J" w:date="2015-05-02T17:40:00Z">
              <w:tcPr>
                <w:tcW w:w="425" w:type="dxa"/>
                <w:shd w:val="clear" w:color="auto" w:fill="auto"/>
              </w:tcPr>
            </w:tcPrChange>
          </w:tcPr>
          <w:p w14:paraId="3473FBE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4111" w:type="dxa"/>
            <w:tcPrChange w:id="22" w:author="J&amp;J" w:date="2015-05-02T17:40:00Z">
              <w:tcPr>
                <w:tcW w:w="4111" w:type="dxa"/>
                <w:shd w:val="clear" w:color="auto" w:fill="auto"/>
              </w:tcPr>
            </w:tcPrChange>
          </w:tcPr>
          <w:p w14:paraId="60936EC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… matemática</w:t>
            </w:r>
          </w:p>
        </w:tc>
        <w:tc>
          <w:tcPr>
            <w:tcW w:w="425" w:type="dxa"/>
            <w:tcPrChange w:id="23" w:author="J&amp;J" w:date="2015-05-02T17:40:00Z">
              <w:tcPr>
                <w:tcW w:w="425" w:type="dxa"/>
                <w:shd w:val="clear" w:color="auto" w:fill="auto"/>
              </w:tcPr>
            </w:tcPrChange>
          </w:tcPr>
          <w:p w14:paraId="130DF2C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x</w:t>
            </w:r>
          </w:p>
        </w:tc>
      </w:tr>
      <w:tr w:rsidR="00A87F48" w:rsidRPr="005255A8" w14:paraId="42C803A2" w14:textId="77777777" w:rsidTr="00401F78">
        <w:tc>
          <w:tcPr>
            <w:tcW w:w="4536" w:type="dxa"/>
            <w:tcPrChange w:id="24" w:author="J&amp;J" w:date="2015-05-02T17:40:00Z">
              <w:tcPr>
                <w:tcW w:w="4536" w:type="dxa"/>
                <w:shd w:val="clear" w:color="auto" w:fill="auto"/>
              </w:tcPr>
            </w:tcPrChange>
          </w:tcPr>
          <w:p w14:paraId="7D8F05E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… en el conocimiento y la interacción con el mundo físico</w:t>
            </w:r>
          </w:p>
        </w:tc>
        <w:tc>
          <w:tcPr>
            <w:tcW w:w="425" w:type="dxa"/>
            <w:tcPrChange w:id="25" w:author="J&amp;J" w:date="2015-05-02T17:40:00Z">
              <w:tcPr>
                <w:tcW w:w="425" w:type="dxa"/>
                <w:shd w:val="clear" w:color="auto" w:fill="auto"/>
              </w:tcPr>
            </w:tcPrChange>
          </w:tcPr>
          <w:p w14:paraId="72E3107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4111" w:type="dxa"/>
            <w:tcPrChange w:id="26" w:author="J&amp;J" w:date="2015-05-02T17:40:00Z">
              <w:tcPr>
                <w:tcW w:w="4111" w:type="dxa"/>
                <w:shd w:val="clear" w:color="auto" w:fill="auto"/>
              </w:tcPr>
            </w:tcPrChange>
          </w:tcPr>
          <w:p w14:paraId="0BFA938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  <w:tcPrChange w:id="27" w:author="J&amp;J" w:date="2015-05-02T17:40:00Z">
              <w:tcPr>
                <w:tcW w:w="425" w:type="dxa"/>
                <w:shd w:val="clear" w:color="auto" w:fill="auto"/>
              </w:tcPr>
            </w:tcPrChange>
          </w:tcPr>
          <w:p w14:paraId="26F93DE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A87F48" w:rsidRPr="007866A3" w14:paraId="7F5931F2" w14:textId="77777777" w:rsidTr="00401F78">
        <w:tc>
          <w:tcPr>
            <w:tcW w:w="4536" w:type="dxa"/>
            <w:tcPrChange w:id="28" w:author="J&amp;J" w:date="2015-05-02T17:40:00Z">
              <w:tcPr>
                <w:tcW w:w="4536" w:type="dxa"/>
                <w:shd w:val="clear" w:color="auto" w:fill="auto"/>
              </w:tcPr>
            </w:tcPrChange>
          </w:tcPr>
          <w:p w14:paraId="0E40335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… social y ciudadana</w:t>
            </w:r>
          </w:p>
        </w:tc>
        <w:tc>
          <w:tcPr>
            <w:tcW w:w="425" w:type="dxa"/>
            <w:tcPrChange w:id="29" w:author="J&amp;J" w:date="2015-05-02T17:40:00Z">
              <w:tcPr>
                <w:tcW w:w="425" w:type="dxa"/>
                <w:shd w:val="clear" w:color="auto" w:fill="auto"/>
              </w:tcPr>
            </w:tcPrChange>
          </w:tcPr>
          <w:p w14:paraId="4FFE9A7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4111" w:type="dxa"/>
            <w:tcPrChange w:id="30" w:author="J&amp;J" w:date="2015-05-02T17:40:00Z">
              <w:tcPr>
                <w:tcW w:w="4111" w:type="dxa"/>
                <w:shd w:val="clear" w:color="auto" w:fill="auto"/>
              </w:tcPr>
            </w:tcPrChange>
          </w:tcPr>
          <w:p w14:paraId="7578F62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… cultural y artística</w:t>
            </w:r>
          </w:p>
        </w:tc>
        <w:tc>
          <w:tcPr>
            <w:tcW w:w="425" w:type="dxa"/>
            <w:tcPrChange w:id="31" w:author="J&amp;J" w:date="2015-05-02T17:40:00Z">
              <w:tcPr>
                <w:tcW w:w="425" w:type="dxa"/>
                <w:shd w:val="clear" w:color="auto" w:fill="auto"/>
              </w:tcPr>
            </w:tcPrChange>
          </w:tcPr>
          <w:p w14:paraId="3C896E4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A87F48" w:rsidRPr="007866A3" w14:paraId="4E7E70BF" w14:textId="77777777" w:rsidTr="00401F78">
        <w:tc>
          <w:tcPr>
            <w:tcW w:w="4536" w:type="dxa"/>
            <w:tcPrChange w:id="32" w:author="J&amp;J" w:date="2015-05-02T17:40:00Z">
              <w:tcPr>
                <w:tcW w:w="4536" w:type="dxa"/>
                <w:shd w:val="clear" w:color="auto" w:fill="auto"/>
              </w:tcPr>
            </w:tcPrChange>
          </w:tcPr>
          <w:p w14:paraId="1BDE170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… para aprender a aprender</w:t>
            </w:r>
          </w:p>
        </w:tc>
        <w:tc>
          <w:tcPr>
            <w:tcW w:w="425" w:type="dxa"/>
            <w:tcPrChange w:id="33" w:author="J&amp;J" w:date="2015-05-02T17:40:00Z">
              <w:tcPr>
                <w:tcW w:w="425" w:type="dxa"/>
                <w:shd w:val="clear" w:color="auto" w:fill="auto"/>
              </w:tcPr>
            </w:tcPrChange>
          </w:tcPr>
          <w:p w14:paraId="3226938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4111" w:type="dxa"/>
            <w:tcPrChange w:id="34" w:author="J&amp;J" w:date="2015-05-02T17:40:00Z">
              <w:tcPr>
                <w:tcW w:w="4111" w:type="dxa"/>
                <w:shd w:val="clear" w:color="auto" w:fill="auto"/>
              </w:tcPr>
            </w:tcPrChange>
          </w:tcPr>
          <w:p w14:paraId="0CF5908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Autonomía e iniciativa personal</w:t>
            </w:r>
          </w:p>
        </w:tc>
        <w:tc>
          <w:tcPr>
            <w:tcW w:w="425" w:type="dxa"/>
            <w:tcPrChange w:id="35" w:author="J&amp;J" w:date="2015-05-02T17:40:00Z">
              <w:tcPr>
                <w:tcW w:w="425" w:type="dxa"/>
                <w:shd w:val="clear" w:color="auto" w:fill="auto"/>
              </w:tcPr>
            </w:tcPrChange>
          </w:tcPr>
          <w:p w14:paraId="43B694F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63B82A1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2B34E631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color w:val="FF0000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green"/>
          <w:lang w:val="es-ES_tradnl"/>
        </w:rPr>
        <w:t>Tipo de Media (indicar sólo una)</w:t>
      </w:r>
    </w:p>
    <w:tbl>
      <w:tblPr>
        <w:tblStyle w:val="Tablaconcuadrcula"/>
        <w:tblW w:w="8363" w:type="dxa"/>
        <w:tblInd w:w="250" w:type="dxa"/>
        <w:tblLook w:val="04A0" w:firstRow="1" w:lastRow="0" w:firstColumn="1" w:lastColumn="0" w:noHBand="0" w:noVBand="1"/>
        <w:tblPrChange w:id="36" w:author="J&amp;J" w:date="2015-05-02T17:40:00Z">
          <w:tblPr>
            <w:tblW w:w="8363" w:type="dxa"/>
            <w:tblInd w:w="25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  <w:tblGridChange w:id="37">
          <w:tblGrid>
            <w:gridCol w:w="2126"/>
            <w:gridCol w:w="404"/>
            <w:gridCol w:w="1156"/>
            <w:gridCol w:w="425"/>
            <w:gridCol w:w="1843"/>
            <w:gridCol w:w="425"/>
            <w:gridCol w:w="1559"/>
            <w:gridCol w:w="425"/>
          </w:tblGrid>
        </w:tblGridChange>
      </w:tblGrid>
      <w:tr w:rsidR="00A87F48" w:rsidRPr="007866A3" w14:paraId="59266DB3" w14:textId="77777777" w:rsidTr="00401F78">
        <w:tc>
          <w:tcPr>
            <w:tcW w:w="2126" w:type="dxa"/>
            <w:tcPrChange w:id="38" w:author="J&amp;J" w:date="2015-05-02T17:40:00Z">
              <w:tcPr>
                <w:tcW w:w="2126" w:type="dxa"/>
                <w:shd w:val="clear" w:color="auto" w:fill="auto"/>
              </w:tcPr>
            </w:tcPrChange>
          </w:tcPr>
          <w:p w14:paraId="276FB41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Secuencia de imágenes</w:t>
            </w:r>
          </w:p>
        </w:tc>
        <w:tc>
          <w:tcPr>
            <w:tcW w:w="404" w:type="dxa"/>
            <w:tcPrChange w:id="39" w:author="J&amp;J" w:date="2015-05-02T17:40:00Z">
              <w:tcPr>
                <w:tcW w:w="404" w:type="dxa"/>
                <w:shd w:val="clear" w:color="auto" w:fill="auto"/>
              </w:tcPr>
            </w:tcPrChange>
          </w:tcPr>
          <w:p w14:paraId="035D1C2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156" w:type="dxa"/>
            <w:tcPrChange w:id="40" w:author="J&amp;J" w:date="2015-05-02T17:40:00Z">
              <w:tcPr>
                <w:tcW w:w="1156" w:type="dxa"/>
                <w:shd w:val="clear" w:color="auto" w:fill="auto"/>
              </w:tcPr>
            </w:tcPrChange>
          </w:tcPr>
          <w:p w14:paraId="260E657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Video</w:t>
            </w:r>
          </w:p>
        </w:tc>
        <w:tc>
          <w:tcPr>
            <w:tcW w:w="425" w:type="dxa"/>
            <w:tcPrChange w:id="41" w:author="J&amp;J" w:date="2015-05-02T17:40:00Z">
              <w:tcPr>
                <w:tcW w:w="425" w:type="dxa"/>
                <w:shd w:val="clear" w:color="auto" w:fill="auto"/>
              </w:tcPr>
            </w:tcPrChange>
          </w:tcPr>
          <w:p w14:paraId="1157DA9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843" w:type="dxa"/>
            <w:tcPrChange w:id="42" w:author="J&amp;J" w:date="2015-05-02T17:40:00Z">
              <w:tcPr>
                <w:tcW w:w="1843" w:type="dxa"/>
                <w:shd w:val="clear" w:color="auto" w:fill="auto"/>
              </w:tcPr>
            </w:tcPrChange>
          </w:tcPr>
          <w:p w14:paraId="726930C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Animación</w:t>
            </w:r>
          </w:p>
        </w:tc>
        <w:tc>
          <w:tcPr>
            <w:tcW w:w="425" w:type="dxa"/>
            <w:tcPrChange w:id="43" w:author="J&amp;J" w:date="2015-05-02T17:40:00Z">
              <w:tcPr>
                <w:tcW w:w="425" w:type="dxa"/>
                <w:shd w:val="clear" w:color="auto" w:fill="auto"/>
              </w:tcPr>
            </w:tcPrChange>
          </w:tcPr>
          <w:p w14:paraId="4880903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x</w:t>
            </w:r>
          </w:p>
        </w:tc>
        <w:tc>
          <w:tcPr>
            <w:tcW w:w="1559" w:type="dxa"/>
            <w:tcPrChange w:id="44" w:author="J&amp;J" w:date="2015-05-02T17:40:00Z">
              <w:tcPr>
                <w:tcW w:w="1559" w:type="dxa"/>
                <w:shd w:val="clear" w:color="auto" w:fill="auto"/>
              </w:tcPr>
            </w:tcPrChange>
          </w:tcPr>
          <w:p w14:paraId="072A677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Interactivo</w:t>
            </w:r>
          </w:p>
        </w:tc>
        <w:tc>
          <w:tcPr>
            <w:tcW w:w="425" w:type="dxa"/>
            <w:tcPrChange w:id="45" w:author="J&amp;J" w:date="2015-05-02T17:40:00Z">
              <w:tcPr>
                <w:tcW w:w="425" w:type="dxa"/>
                <w:shd w:val="clear" w:color="auto" w:fill="auto"/>
              </w:tcPr>
            </w:tcPrChange>
          </w:tcPr>
          <w:p w14:paraId="00D07BB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A87F48" w:rsidRPr="007866A3" w14:paraId="76257274" w14:textId="77777777" w:rsidTr="00401F78">
        <w:tc>
          <w:tcPr>
            <w:tcW w:w="2126" w:type="dxa"/>
            <w:tcPrChange w:id="46" w:author="J&amp;J" w:date="2015-05-02T17:40:00Z">
              <w:tcPr>
                <w:tcW w:w="2126" w:type="dxa"/>
                <w:shd w:val="clear" w:color="auto" w:fill="auto"/>
              </w:tcPr>
            </w:tcPrChange>
          </w:tcPr>
          <w:p w14:paraId="324B468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Actividad</w:t>
            </w:r>
          </w:p>
        </w:tc>
        <w:tc>
          <w:tcPr>
            <w:tcW w:w="404" w:type="dxa"/>
            <w:tcPrChange w:id="47" w:author="J&amp;J" w:date="2015-05-02T17:40:00Z">
              <w:tcPr>
                <w:tcW w:w="404" w:type="dxa"/>
                <w:shd w:val="clear" w:color="auto" w:fill="auto"/>
              </w:tcPr>
            </w:tcPrChange>
          </w:tcPr>
          <w:p w14:paraId="0CDE11A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156" w:type="dxa"/>
            <w:tcPrChange w:id="48" w:author="J&amp;J" w:date="2015-05-02T17:40:00Z">
              <w:tcPr>
                <w:tcW w:w="1156" w:type="dxa"/>
                <w:shd w:val="clear" w:color="auto" w:fill="auto"/>
              </w:tcPr>
            </w:tcPrChange>
          </w:tcPr>
          <w:p w14:paraId="3E56D36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Web</w:t>
            </w:r>
          </w:p>
        </w:tc>
        <w:tc>
          <w:tcPr>
            <w:tcW w:w="425" w:type="dxa"/>
            <w:tcPrChange w:id="49" w:author="J&amp;J" w:date="2015-05-02T17:40:00Z">
              <w:tcPr>
                <w:tcW w:w="425" w:type="dxa"/>
                <w:shd w:val="clear" w:color="auto" w:fill="auto"/>
              </w:tcPr>
            </w:tcPrChange>
          </w:tcPr>
          <w:p w14:paraId="23F9240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843" w:type="dxa"/>
            <w:tcPrChange w:id="50" w:author="J&amp;J" w:date="2015-05-02T17:40:00Z">
              <w:tcPr>
                <w:tcW w:w="1843" w:type="dxa"/>
                <w:shd w:val="clear" w:color="auto" w:fill="auto"/>
              </w:tcPr>
            </w:tcPrChange>
          </w:tcPr>
          <w:p w14:paraId="27E82C4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Mapa conceptual</w:t>
            </w:r>
          </w:p>
        </w:tc>
        <w:tc>
          <w:tcPr>
            <w:tcW w:w="425" w:type="dxa"/>
            <w:tcPrChange w:id="51" w:author="J&amp;J" w:date="2015-05-02T17:40:00Z">
              <w:tcPr>
                <w:tcW w:w="425" w:type="dxa"/>
                <w:shd w:val="clear" w:color="auto" w:fill="auto"/>
              </w:tcPr>
            </w:tcPrChange>
          </w:tcPr>
          <w:p w14:paraId="10F7BD2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  <w:tcPrChange w:id="52" w:author="J&amp;J" w:date="2015-05-02T17:40:00Z">
              <w:tcPr>
                <w:tcW w:w="1559" w:type="dxa"/>
                <w:tcBorders>
                  <w:bottom w:val="single" w:sz="4" w:space="0" w:color="auto"/>
                </w:tcBorders>
                <w:shd w:val="clear" w:color="auto" w:fill="auto"/>
              </w:tcPr>
            </w:tcPrChange>
          </w:tcPr>
          <w:p w14:paraId="0B1FF90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tcPrChange w:id="53" w:author="J&amp;J" w:date="2015-05-02T17:40:00Z">
              <w:tcPr>
                <w:tcW w:w="425" w:type="dxa"/>
                <w:tcBorders>
                  <w:bottom w:val="single" w:sz="4" w:space="0" w:color="auto"/>
                </w:tcBorders>
                <w:shd w:val="clear" w:color="auto" w:fill="auto"/>
              </w:tcPr>
            </w:tcPrChange>
          </w:tcPr>
          <w:p w14:paraId="64A0568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A87F48" w:rsidRPr="007866A3" w14:paraId="24570B78" w14:textId="77777777" w:rsidTr="00401F78">
        <w:tc>
          <w:tcPr>
            <w:tcW w:w="2126" w:type="dxa"/>
            <w:tcPrChange w:id="54" w:author="J&amp;J" w:date="2015-05-02T17:40:00Z">
              <w:tcPr>
                <w:tcW w:w="2126" w:type="dxa"/>
                <w:shd w:val="clear" w:color="auto" w:fill="auto"/>
              </w:tcPr>
            </w:tcPrChange>
          </w:tcPr>
          <w:p w14:paraId="15A4C96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</w:t>
            </w:r>
          </w:p>
        </w:tc>
        <w:tc>
          <w:tcPr>
            <w:tcW w:w="404" w:type="dxa"/>
            <w:tcPrChange w:id="55" w:author="J&amp;J" w:date="2015-05-02T17:40:00Z">
              <w:tcPr>
                <w:tcW w:w="404" w:type="dxa"/>
                <w:shd w:val="clear" w:color="auto" w:fill="auto"/>
              </w:tcPr>
            </w:tcPrChange>
          </w:tcPr>
          <w:p w14:paraId="6DD002A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156" w:type="dxa"/>
            <w:tcPrChange w:id="56" w:author="J&amp;J" w:date="2015-05-02T17:40:00Z">
              <w:tcPr>
                <w:tcW w:w="1156" w:type="dxa"/>
                <w:shd w:val="clear" w:color="auto" w:fill="auto"/>
              </w:tcPr>
            </w:tcPrChange>
          </w:tcPr>
          <w:p w14:paraId="6003D43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Imagen</w:t>
            </w:r>
          </w:p>
        </w:tc>
        <w:tc>
          <w:tcPr>
            <w:tcW w:w="425" w:type="dxa"/>
            <w:tcPrChange w:id="57" w:author="J&amp;J" w:date="2015-05-02T17:40:00Z">
              <w:tcPr>
                <w:tcW w:w="425" w:type="dxa"/>
                <w:shd w:val="clear" w:color="auto" w:fill="auto"/>
              </w:tcPr>
            </w:tcPrChange>
          </w:tcPr>
          <w:p w14:paraId="0DF1C19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843" w:type="dxa"/>
            <w:tcPrChange w:id="58" w:author="J&amp;J" w:date="2015-05-02T17:40:00Z">
              <w:tcPr>
                <w:tcW w:w="1843" w:type="dxa"/>
                <w:shd w:val="clear" w:color="auto" w:fill="auto"/>
              </w:tcPr>
            </w:tcPrChange>
          </w:tcPr>
          <w:p w14:paraId="0E9B7AE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Documento</w:t>
            </w:r>
          </w:p>
        </w:tc>
        <w:tc>
          <w:tcPr>
            <w:tcW w:w="425" w:type="dxa"/>
            <w:tcPrChange w:id="59" w:author="J&amp;J" w:date="2015-05-02T17:40:00Z">
              <w:tcPr>
                <w:tcW w:w="425" w:type="dxa"/>
                <w:shd w:val="clear" w:color="auto" w:fill="auto"/>
              </w:tcPr>
            </w:tcPrChange>
          </w:tcPr>
          <w:p w14:paraId="7DC664E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  <w:tcPrChange w:id="60" w:author="J&amp;J" w:date="2015-05-02T17:40:00Z">
              <w:tcPr>
                <w:tcW w:w="1559" w:type="dxa"/>
                <w:tcBorders>
                  <w:bottom w:val="nil"/>
                  <w:right w:val="nil"/>
                </w:tcBorders>
                <w:shd w:val="clear" w:color="auto" w:fill="auto"/>
              </w:tcPr>
            </w:tcPrChange>
          </w:tcPr>
          <w:p w14:paraId="3F19D73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  <w:tcPrChange w:id="61" w:author="J&amp;J" w:date="2015-05-02T17:40:00Z">
              <w:tcPr>
                <w:tcW w:w="425" w:type="dxa"/>
                <w:tcBorders>
                  <w:left w:val="nil"/>
                  <w:bottom w:val="nil"/>
                  <w:right w:val="nil"/>
                </w:tcBorders>
                <w:shd w:val="clear" w:color="auto" w:fill="auto"/>
              </w:tcPr>
            </w:tcPrChange>
          </w:tcPr>
          <w:p w14:paraId="5D626F5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3A5FB56A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4BF6D8A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color w:val="FF0000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green"/>
          <w:lang w:val="es-ES_tradnl"/>
        </w:rPr>
        <w:t>Nivel del ejercicio, 1-Fácil, 2-Medio ó 3-Difícil</w:t>
      </w:r>
    </w:p>
    <w:p w14:paraId="3EDA0C4B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sz w:val="18"/>
          <w:szCs w:val="18"/>
          <w:lang w:val="es-ES_tradnl"/>
        </w:rPr>
        <w:t>2-Medio</w:t>
      </w:r>
    </w:p>
    <w:p w14:paraId="4E1665D3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C4D1B8E" w14:textId="77777777" w:rsidR="00A87F48" w:rsidRPr="005255A8" w:rsidRDefault="00A87F48" w:rsidP="00A87F48">
      <w:pPr>
        <w:rPr>
          <w:rFonts w:ascii="Arial" w:hAnsi="Arial" w:cs="Arial"/>
          <w:color w:val="000000"/>
          <w:sz w:val="18"/>
          <w:szCs w:val="18"/>
          <w:lang w:val="es-ES"/>
        </w:rPr>
      </w:pPr>
      <w:r w:rsidRPr="005255A8">
        <w:rPr>
          <w:rFonts w:ascii="Arial" w:hAnsi="Arial" w:cs="Arial"/>
          <w:b/>
          <w:color w:val="000000"/>
          <w:sz w:val="18"/>
          <w:szCs w:val="18"/>
          <w:lang w:val="es-ES"/>
        </w:rPr>
        <w:t>FICHA DEL DOCENTE</w:t>
      </w:r>
    </w:p>
    <w:p w14:paraId="4526F080" w14:textId="77777777" w:rsidR="00A87F48" w:rsidRPr="007866A3" w:rsidRDefault="00A87F48" w:rsidP="00A87F48">
      <w:pPr>
        <w:rPr>
          <w:rFonts w:ascii="Arial" w:hAnsi="Arial" w:cs="Arial"/>
          <w:b/>
          <w:bCs/>
          <w:color w:val="000000"/>
          <w:sz w:val="18"/>
          <w:szCs w:val="18"/>
          <w:lang w:val="es-CO"/>
        </w:rPr>
      </w:pPr>
    </w:p>
    <w:p w14:paraId="01E53725" w14:textId="77777777" w:rsidR="00A87F48" w:rsidRPr="007866A3" w:rsidRDefault="00A87F48" w:rsidP="00A87F48">
      <w:pPr>
        <w:rPr>
          <w:rFonts w:ascii="Arial" w:hAnsi="Arial" w:cs="Arial"/>
          <w:b/>
          <w:bCs/>
          <w:color w:val="000000"/>
          <w:sz w:val="18"/>
          <w:szCs w:val="18"/>
          <w:lang w:val="es-CO"/>
        </w:rPr>
      </w:pPr>
      <w:r w:rsidRPr="007866A3">
        <w:rPr>
          <w:rFonts w:ascii="Arial" w:hAnsi="Arial" w:cs="Arial"/>
          <w:b/>
          <w:bCs/>
          <w:color w:val="000000"/>
          <w:sz w:val="18"/>
          <w:szCs w:val="18"/>
          <w:lang w:val="es-CO"/>
        </w:rPr>
        <w:t>Objetivo</w:t>
      </w:r>
    </w:p>
    <w:p w14:paraId="51813559" w14:textId="77777777" w:rsidR="00A87F48" w:rsidRPr="005255A8" w:rsidRDefault="00A87F48" w:rsidP="00A87F48">
      <w:pPr>
        <w:rPr>
          <w:rFonts w:ascii="Arial" w:hAnsi="Arial" w:cs="Arial"/>
          <w:color w:val="000000"/>
          <w:sz w:val="18"/>
          <w:szCs w:val="18"/>
          <w:lang w:val="es-ES"/>
        </w:rPr>
      </w:pPr>
    </w:p>
    <w:p w14:paraId="64E865EF" w14:textId="77777777" w:rsidR="00A87F48" w:rsidRPr="007866A3" w:rsidRDefault="00A87F48" w:rsidP="00A87F48">
      <w:pPr>
        <w:rPr>
          <w:rFonts w:ascii="Arial" w:hAnsi="Arial" w:cs="Arial"/>
          <w:bCs/>
          <w:color w:val="000000"/>
          <w:sz w:val="18"/>
          <w:szCs w:val="18"/>
          <w:lang w:val="es-CO"/>
        </w:rPr>
      </w:pPr>
      <w:r w:rsidRPr="007866A3">
        <w:rPr>
          <w:rFonts w:ascii="Arial" w:hAnsi="Arial" w:cs="Arial"/>
          <w:bCs/>
          <w:color w:val="000000"/>
          <w:sz w:val="18"/>
          <w:szCs w:val="18"/>
          <w:lang w:val="es-CO"/>
        </w:rPr>
        <w:t>El recurso expone de forma clara y precisa los pasos para adicionar números enteros del mismo signo sobre la recta numérica.</w:t>
      </w:r>
    </w:p>
    <w:p w14:paraId="429B610F" w14:textId="77777777" w:rsidR="00A87F48" w:rsidRPr="007866A3" w:rsidRDefault="00A87F48" w:rsidP="00A87F48">
      <w:pPr>
        <w:rPr>
          <w:rFonts w:ascii="Arial" w:hAnsi="Arial" w:cs="Arial"/>
          <w:bCs/>
          <w:color w:val="000000"/>
          <w:sz w:val="18"/>
          <w:szCs w:val="18"/>
          <w:lang w:val="es-CO"/>
        </w:rPr>
      </w:pPr>
    </w:p>
    <w:p w14:paraId="5DE7511E" w14:textId="77777777" w:rsidR="00A87F48" w:rsidRPr="007866A3" w:rsidRDefault="00A87F48" w:rsidP="00A87F48">
      <w:pPr>
        <w:rPr>
          <w:rFonts w:ascii="Arial" w:hAnsi="Arial" w:cs="Arial"/>
          <w:b/>
          <w:bCs/>
          <w:color w:val="000000"/>
          <w:sz w:val="18"/>
          <w:szCs w:val="18"/>
          <w:lang w:val="es-CO"/>
        </w:rPr>
      </w:pPr>
      <w:r w:rsidRPr="007866A3">
        <w:rPr>
          <w:rFonts w:ascii="Arial" w:hAnsi="Arial" w:cs="Arial"/>
          <w:b/>
          <w:bCs/>
          <w:color w:val="000000"/>
          <w:sz w:val="18"/>
          <w:szCs w:val="18"/>
          <w:lang w:val="es-CO"/>
        </w:rPr>
        <w:t>Propuesta</w:t>
      </w:r>
    </w:p>
    <w:p w14:paraId="0E1FCF7B" w14:textId="77777777" w:rsidR="00A87F48" w:rsidRPr="007866A3" w:rsidRDefault="00A87F48" w:rsidP="00A87F48">
      <w:pPr>
        <w:rPr>
          <w:rFonts w:ascii="Arial" w:hAnsi="Arial" w:cs="Arial"/>
          <w:bCs/>
          <w:color w:val="000000"/>
          <w:sz w:val="18"/>
          <w:szCs w:val="18"/>
          <w:lang w:val="es-CO"/>
        </w:rPr>
      </w:pPr>
    </w:p>
    <w:p w14:paraId="75676484" w14:textId="77777777" w:rsidR="00A87F48" w:rsidRPr="007866A3" w:rsidRDefault="00A87F48" w:rsidP="00A87F48">
      <w:pPr>
        <w:rPr>
          <w:rFonts w:ascii="Arial" w:hAnsi="Arial" w:cs="Arial"/>
          <w:bCs/>
          <w:color w:val="000000"/>
          <w:sz w:val="18"/>
          <w:szCs w:val="18"/>
          <w:lang w:val="es-CO"/>
        </w:rPr>
      </w:pPr>
      <w:r w:rsidRPr="007866A3">
        <w:rPr>
          <w:rFonts w:ascii="Arial" w:hAnsi="Arial" w:cs="Arial"/>
          <w:bCs/>
          <w:color w:val="000000"/>
          <w:sz w:val="18"/>
          <w:szCs w:val="18"/>
          <w:lang w:val="es-CO"/>
        </w:rPr>
        <w:t>Acercar al estudiante al proceso de adicionar números enteros del mismo signo con elementos geométricos como la recta numérica para identificar las características de la suma: ser positiva si ambos números son positivos y ser negativa si ambos números son negativos.</w:t>
      </w:r>
    </w:p>
    <w:p w14:paraId="1A881D0F" w14:textId="77777777" w:rsidR="00A87F48" w:rsidRPr="007866A3" w:rsidRDefault="00A87F48" w:rsidP="00A87F48">
      <w:pPr>
        <w:rPr>
          <w:rFonts w:ascii="Arial" w:hAnsi="Arial" w:cs="Arial"/>
          <w:bCs/>
          <w:color w:val="000000"/>
          <w:sz w:val="18"/>
          <w:szCs w:val="18"/>
          <w:lang w:val="es-CO"/>
        </w:rPr>
      </w:pPr>
    </w:p>
    <w:p w14:paraId="72CF7AB9" w14:textId="77777777" w:rsidR="00A87F48" w:rsidRPr="007866A3" w:rsidRDefault="00A87F48" w:rsidP="00A87F48">
      <w:pPr>
        <w:rPr>
          <w:rFonts w:ascii="Arial" w:hAnsi="Arial" w:cs="Arial"/>
          <w:bCs/>
          <w:color w:val="000000"/>
          <w:sz w:val="18"/>
          <w:szCs w:val="18"/>
          <w:lang w:val="es-CO"/>
        </w:rPr>
      </w:pPr>
      <w:r w:rsidRPr="007866A3">
        <w:rPr>
          <w:rFonts w:ascii="Arial" w:hAnsi="Arial" w:cs="Arial"/>
          <w:bCs/>
          <w:color w:val="000000"/>
          <w:sz w:val="18"/>
          <w:szCs w:val="18"/>
          <w:lang w:val="es-CO"/>
        </w:rPr>
        <w:t xml:space="preserve">Con el uso de la recta numérica se permite a los estudiantes el reconocer y comprender el porqué de los signos al adicionar enteros del mismo signo; con ello se evita la memorización de reglas equívocas y </w:t>
      </w:r>
      <w:r w:rsidRPr="005255A8">
        <w:rPr>
          <w:rFonts w:ascii="Arial" w:hAnsi="Arial" w:cs="Arial"/>
          <w:bCs/>
          <w:color w:val="000000"/>
          <w:sz w:val="18"/>
          <w:szCs w:val="18"/>
          <w:lang w:val="es-CO"/>
        </w:rPr>
        <w:t xml:space="preserve">se aclara la distinción </w:t>
      </w:r>
      <w:r>
        <w:rPr>
          <w:rFonts w:ascii="Arial" w:hAnsi="Arial" w:cs="Arial"/>
          <w:bCs/>
          <w:color w:val="000000"/>
          <w:sz w:val="18"/>
          <w:szCs w:val="18"/>
          <w:lang w:val="es-CO"/>
        </w:rPr>
        <w:t>entre</w:t>
      </w:r>
      <w:r w:rsidRPr="007866A3">
        <w:rPr>
          <w:rFonts w:ascii="Arial" w:hAnsi="Arial" w:cs="Arial"/>
          <w:bCs/>
          <w:color w:val="000000"/>
          <w:sz w:val="18"/>
          <w:szCs w:val="18"/>
          <w:lang w:val="es-CO"/>
        </w:rPr>
        <w:t xml:space="preserve"> los procesos de adición y multiplicación cuando se aborde esta última operación.</w:t>
      </w:r>
    </w:p>
    <w:p w14:paraId="1CA406D7" w14:textId="77777777" w:rsidR="00A87F48" w:rsidRPr="007866A3" w:rsidRDefault="00A87F48" w:rsidP="00A87F48">
      <w:pPr>
        <w:rPr>
          <w:rFonts w:ascii="Arial" w:hAnsi="Arial" w:cs="Arial"/>
          <w:bCs/>
          <w:color w:val="000000"/>
          <w:sz w:val="18"/>
          <w:szCs w:val="18"/>
          <w:lang w:val="es-CO"/>
        </w:rPr>
      </w:pPr>
    </w:p>
    <w:p w14:paraId="5BA734DB" w14:textId="77777777" w:rsidR="00A87F48" w:rsidRPr="007866A3" w:rsidRDefault="00A87F48" w:rsidP="00A87F48">
      <w:pPr>
        <w:rPr>
          <w:rFonts w:ascii="Arial" w:hAnsi="Arial" w:cs="Arial"/>
          <w:b/>
          <w:bCs/>
          <w:color w:val="000000"/>
          <w:sz w:val="18"/>
          <w:szCs w:val="18"/>
        </w:rPr>
      </w:pPr>
      <w:r w:rsidRPr="007866A3">
        <w:rPr>
          <w:rFonts w:ascii="Arial" w:hAnsi="Arial" w:cs="Arial"/>
          <w:b/>
          <w:bCs/>
          <w:color w:val="000000"/>
          <w:sz w:val="18"/>
          <w:szCs w:val="18"/>
        </w:rPr>
        <w:t>Antes de la presentación</w:t>
      </w:r>
    </w:p>
    <w:p w14:paraId="38A38BBA" w14:textId="77777777" w:rsidR="00A87F48" w:rsidRPr="007866A3" w:rsidRDefault="00A87F48" w:rsidP="00A87F48">
      <w:pPr>
        <w:rPr>
          <w:rFonts w:ascii="Arial" w:hAnsi="Arial" w:cs="Arial"/>
          <w:bCs/>
          <w:color w:val="000000"/>
          <w:sz w:val="18"/>
          <w:szCs w:val="18"/>
          <w:lang w:val="es-CO"/>
        </w:rPr>
      </w:pPr>
    </w:p>
    <w:p w14:paraId="75343410" w14:textId="77777777" w:rsidR="00A87F48" w:rsidRPr="005255A8" w:rsidRDefault="00A87F48" w:rsidP="00A87F48">
      <w:pPr>
        <w:rPr>
          <w:rFonts w:ascii="Arial" w:hAnsi="Arial" w:cs="Arial"/>
          <w:color w:val="000000"/>
          <w:sz w:val="18"/>
          <w:szCs w:val="18"/>
          <w:lang w:val="es-ES"/>
        </w:rPr>
      </w:pPr>
      <w:r w:rsidRPr="005255A8">
        <w:rPr>
          <w:rFonts w:ascii="Arial" w:hAnsi="Arial" w:cs="Arial"/>
          <w:color w:val="000000"/>
          <w:sz w:val="18"/>
          <w:szCs w:val="18"/>
          <w:lang w:val="es-ES"/>
        </w:rPr>
        <w:t>Refuerce la identificación de la ubicación en la recta numérica de cantidades que requieran de un punto de referencia como: deudas – ganancias, temperaturas, créditos – débitos, profundidad del mar – altitudes, etc.</w:t>
      </w:r>
    </w:p>
    <w:p w14:paraId="6EBE2D51" w14:textId="77777777" w:rsidR="00A87F48" w:rsidRPr="005255A8" w:rsidRDefault="00A87F48" w:rsidP="00A87F48">
      <w:pPr>
        <w:rPr>
          <w:rFonts w:ascii="Arial" w:hAnsi="Arial" w:cs="Arial"/>
          <w:color w:val="000000"/>
          <w:sz w:val="18"/>
          <w:szCs w:val="18"/>
          <w:lang w:val="es-ES"/>
        </w:rPr>
      </w:pPr>
    </w:p>
    <w:p w14:paraId="10DD5EA9" w14:textId="77777777" w:rsidR="00A87F48" w:rsidRPr="005255A8" w:rsidRDefault="00A87F48" w:rsidP="00A87F48">
      <w:pPr>
        <w:rPr>
          <w:rFonts w:ascii="Arial" w:hAnsi="Arial" w:cs="Arial"/>
          <w:color w:val="000000"/>
          <w:sz w:val="18"/>
          <w:szCs w:val="18"/>
          <w:lang w:val="es-ES"/>
        </w:rPr>
      </w:pPr>
      <w:r w:rsidRPr="005255A8">
        <w:rPr>
          <w:rFonts w:ascii="Arial" w:hAnsi="Arial" w:cs="Arial"/>
          <w:color w:val="000000"/>
          <w:sz w:val="18"/>
          <w:szCs w:val="18"/>
          <w:lang w:val="es-ES"/>
        </w:rPr>
        <w:t>Con dichas situaciones elabore preguntas que impliquen la adición de cantidades del mismo signo, por ejemplo: si un</w:t>
      </w:r>
      <w:r>
        <w:rPr>
          <w:rFonts w:ascii="Arial" w:hAnsi="Arial" w:cs="Arial"/>
          <w:color w:val="000000"/>
          <w:sz w:val="18"/>
          <w:szCs w:val="18"/>
          <w:lang w:val="es-ES"/>
        </w:rPr>
        <w:t xml:space="preserve"> submarino está a 2000 m bajo el</w:t>
      </w:r>
      <w:r w:rsidRPr="005255A8">
        <w:rPr>
          <w:rFonts w:ascii="Arial" w:hAnsi="Arial" w:cs="Arial"/>
          <w:color w:val="000000"/>
          <w:sz w:val="18"/>
          <w:szCs w:val="18"/>
          <w:lang w:val="es-ES"/>
        </w:rPr>
        <w:t xml:space="preserve"> nivel del mar y se sumerge 500 m más, ¿a qué profundidad se encuentra?</w:t>
      </w:r>
    </w:p>
    <w:p w14:paraId="178531F8" w14:textId="77777777" w:rsidR="00A87F48" w:rsidRPr="005255A8" w:rsidRDefault="00A87F48" w:rsidP="00A87F48">
      <w:pPr>
        <w:rPr>
          <w:rFonts w:ascii="Arial" w:hAnsi="Arial" w:cs="Arial"/>
          <w:color w:val="000000"/>
          <w:sz w:val="18"/>
          <w:szCs w:val="18"/>
          <w:lang w:val="es-ES"/>
        </w:rPr>
      </w:pPr>
    </w:p>
    <w:p w14:paraId="6BDAAFE3" w14:textId="77777777" w:rsidR="00A87F48" w:rsidRPr="005255A8" w:rsidRDefault="00A87F48" w:rsidP="00A87F48">
      <w:pPr>
        <w:rPr>
          <w:rFonts w:ascii="Arial" w:hAnsi="Arial" w:cs="Arial"/>
          <w:color w:val="000000"/>
          <w:sz w:val="18"/>
          <w:szCs w:val="18"/>
          <w:lang w:val="es-ES"/>
        </w:rPr>
      </w:pPr>
      <w:r w:rsidRPr="005255A8">
        <w:rPr>
          <w:rFonts w:ascii="Arial" w:hAnsi="Arial" w:cs="Arial"/>
          <w:color w:val="000000"/>
          <w:sz w:val="18"/>
          <w:szCs w:val="18"/>
          <w:lang w:val="es-ES"/>
        </w:rPr>
        <w:t>Con ello, afiance la necesidad de indicar el signo que precede a las cantidades.</w:t>
      </w:r>
    </w:p>
    <w:p w14:paraId="3F9A8B87" w14:textId="77777777" w:rsidR="00A87F48" w:rsidRPr="005255A8" w:rsidRDefault="00A87F48" w:rsidP="00A87F48">
      <w:pPr>
        <w:rPr>
          <w:rFonts w:ascii="Arial" w:hAnsi="Arial" w:cs="Arial"/>
          <w:color w:val="000000"/>
          <w:sz w:val="18"/>
          <w:szCs w:val="18"/>
          <w:lang w:val="es-ES"/>
        </w:rPr>
      </w:pPr>
    </w:p>
    <w:p w14:paraId="26E7A1D2" w14:textId="77777777" w:rsidR="00A87F48" w:rsidRPr="007866A3" w:rsidRDefault="00A87F48" w:rsidP="00A87F48">
      <w:pPr>
        <w:rPr>
          <w:rFonts w:ascii="Arial" w:hAnsi="Arial" w:cs="Arial"/>
          <w:b/>
          <w:bCs/>
          <w:color w:val="000000"/>
          <w:sz w:val="18"/>
          <w:szCs w:val="18"/>
        </w:rPr>
      </w:pPr>
      <w:r w:rsidRPr="007866A3">
        <w:rPr>
          <w:rFonts w:ascii="Arial" w:hAnsi="Arial" w:cs="Arial"/>
          <w:b/>
          <w:bCs/>
          <w:color w:val="000000"/>
          <w:sz w:val="18"/>
          <w:szCs w:val="18"/>
        </w:rPr>
        <w:t>Después de la presentación</w:t>
      </w:r>
    </w:p>
    <w:p w14:paraId="1F37BEB9" w14:textId="77777777" w:rsidR="00A87F48" w:rsidRPr="007866A3" w:rsidRDefault="00A87F48" w:rsidP="00A87F48">
      <w:pPr>
        <w:rPr>
          <w:rFonts w:ascii="Arial" w:hAnsi="Arial" w:cs="Arial"/>
          <w:b/>
          <w:bCs/>
          <w:color w:val="000000"/>
          <w:sz w:val="18"/>
          <w:szCs w:val="18"/>
        </w:rPr>
      </w:pPr>
    </w:p>
    <w:p w14:paraId="389C72FC" w14:textId="77777777" w:rsidR="00A87F48" w:rsidRPr="005255A8" w:rsidRDefault="00A87F48" w:rsidP="00A87F48">
      <w:pPr>
        <w:rPr>
          <w:rFonts w:ascii="Arial" w:hAnsi="Arial" w:cs="Arial"/>
          <w:bCs/>
          <w:color w:val="000000"/>
          <w:sz w:val="18"/>
          <w:szCs w:val="18"/>
          <w:lang w:val="es-ES"/>
        </w:rPr>
      </w:pPr>
      <w:r w:rsidRPr="005255A8">
        <w:rPr>
          <w:rFonts w:ascii="Arial" w:hAnsi="Arial" w:cs="Arial"/>
          <w:bCs/>
          <w:color w:val="000000"/>
          <w:sz w:val="18"/>
          <w:szCs w:val="18"/>
          <w:lang w:val="es-ES"/>
        </w:rPr>
        <w:t>Solicite a los estudiantes plantear tres adiciones diferentes de números enteros positivos y tres adiciones de enteros negativos y que las representen en la recta numérica. Verifique que se comprenda el signo que debe poseer la suma de cantidades del mismo signo.</w:t>
      </w:r>
    </w:p>
    <w:p w14:paraId="64F3F4BA" w14:textId="77777777" w:rsidR="00A87F48" w:rsidRPr="005255A8" w:rsidRDefault="00A87F48" w:rsidP="00A87F48">
      <w:pPr>
        <w:rPr>
          <w:rFonts w:ascii="Arial" w:hAnsi="Arial" w:cs="Arial"/>
          <w:b/>
          <w:color w:val="000000"/>
          <w:sz w:val="18"/>
          <w:szCs w:val="18"/>
          <w:lang w:val="es-ES"/>
        </w:rPr>
      </w:pPr>
    </w:p>
    <w:p w14:paraId="7E0072D6" w14:textId="77777777" w:rsidR="00A87F48" w:rsidRPr="005255A8" w:rsidRDefault="00A87F48" w:rsidP="00A87F48">
      <w:pPr>
        <w:rPr>
          <w:rFonts w:ascii="Arial" w:hAnsi="Arial" w:cs="Arial"/>
          <w:b/>
          <w:color w:val="000000"/>
          <w:sz w:val="18"/>
          <w:szCs w:val="18"/>
          <w:lang w:val="es-ES"/>
        </w:rPr>
      </w:pPr>
      <w:r w:rsidRPr="005255A8">
        <w:rPr>
          <w:rFonts w:ascii="Arial" w:hAnsi="Arial" w:cs="Arial"/>
          <w:b/>
          <w:color w:val="000000"/>
          <w:sz w:val="18"/>
          <w:szCs w:val="18"/>
          <w:lang w:val="es-ES"/>
        </w:rPr>
        <w:t>FICHA DEL ALUMNO</w:t>
      </w:r>
    </w:p>
    <w:p w14:paraId="724271D4" w14:textId="77777777" w:rsidR="00A87F48" w:rsidRPr="005255A8" w:rsidRDefault="00A87F48" w:rsidP="00A87F48">
      <w:pPr>
        <w:rPr>
          <w:rFonts w:ascii="Arial" w:hAnsi="Arial" w:cs="Arial"/>
          <w:b/>
          <w:color w:val="000000"/>
          <w:sz w:val="18"/>
          <w:szCs w:val="18"/>
          <w:lang w:val="es-ES"/>
        </w:rPr>
      </w:pPr>
    </w:p>
    <w:p w14:paraId="7A15B60B" w14:textId="77777777" w:rsidR="00A87F48" w:rsidRPr="005255A8" w:rsidRDefault="00A87F48" w:rsidP="00A87F48">
      <w:pPr>
        <w:rPr>
          <w:rFonts w:ascii="Arial" w:hAnsi="Arial" w:cs="Arial"/>
          <w:b/>
          <w:color w:val="000000"/>
          <w:sz w:val="18"/>
          <w:szCs w:val="18"/>
          <w:lang w:val="es-ES"/>
        </w:rPr>
      </w:pPr>
      <w:r>
        <w:rPr>
          <w:rFonts w:ascii="Arial" w:hAnsi="Arial" w:cs="Arial"/>
          <w:b/>
          <w:color w:val="000000"/>
          <w:sz w:val="18"/>
          <w:szCs w:val="18"/>
          <w:lang w:val="es-ES"/>
        </w:rPr>
        <w:t>La a</w:t>
      </w:r>
      <w:r w:rsidRPr="005255A8">
        <w:rPr>
          <w:rFonts w:ascii="Arial" w:hAnsi="Arial" w:cs="Arial"/>
          <w:b/>
          <w:color w:val="000000"/>
          <w:sz w:val="18"/>
          <w:szCs w:val="18"/>
          <w:lang w:val="es-ES"/>
        </w:rPr>
        <w:t>dición de números enteros del mismo signo</w:t>
      </w:r>
    </w:p>
    <w:p w14:paraId="2DF5B0B8" w14:textId="77777777" w:rsidR="00A87F48" w:rsidRPr="005255A8" w:rsidRDefault="00A87F48" w:rsidP="00A87F48">
      <w:pPr>
        <w:rPr>
          <w:rFonts w:ascii="Arial" w:hAnsi="Arial" w:cs="Arial"/>
          <w:b/>
          <w:color w:val="000000"/>
          <w:sz w:val="18"/>
          <w:szCs w:val="18"/>
          <w:lang w:val="es-ES"/>
        </w:rPr>
      </w:pPr>
    </w:p>
    <w:p w14:paraId="45894BE6" w14:textId="77777777" w:rsidR="00A87F48" w:rsidRPr="005255A8" w:rsidRDefault="00A87F48" w:rsidP="00A87F48">
      <w:pPr>
        <w:rPr>
          <w:rFonts w:ascii="Arial" w:hAnsi="Arial" w:cs="Arial"/>
          <w:color w:val="000000"/>
          <w:sz w:val="18"/>
          <w:szCs w:val="18"/>
          <w:lang w:val="es-ES"/>
        </w:rPr>
      </w:pPr>
      <w:r w:rsidRPr="005255A8">
        <w:rPr>
          <w:rFonts w:ascii="Arial" w:hAnsi="Arial" w:cs="Arial"/>
          <w:color w:val="000000"/>
          <w:sz w:val="18"/>
          <w:szCs w:val="18"/>
          <w:lang w:val="es-ES"/>
        </w:rPr>
        <w:t>Representa en una recta numérica las siguientes adiciones:</w:t>
      </w:r>
    </w:p>
    <w:p w14:paraId="3F319437" w14:textId="77777777" w:rsidR="00A87F48" w:rsidRPr="005255A8" w:rsidRDefault="00A87F48" w:rsidP="00A87F48">
      <w:pPr>
        <w:rPr>
          <w:rFonts w:ascii="Arial" w:hAnsi="Arial" w:cs="Arial"/>
          <w:color w:val="000000"/>
          <w:sz w:val="18"/>
          <w:szCs w:val="18"/>
          <w:lang w:val="es-ES"/>
        </w:rPr>
      </w:pPr>
    </w:p>
    <w:p w14:paraId="6C0FDDC4" w14:textId="77777777" w:rsidR="00A87F48" w:rsidRPr="007866A3" w:rsidRDefault="00A87F48" w:rsidP="00A87F48">
      <w:pPr>
        <w:pStyle w:val="Prrafodelista"/>
        <w:numPr>
          <w:ilvl w:val="0"/>
          <w:numId w:val="2"/>
        </w:numPr>
        <w:rPr>
          <w:rFonts w:ascii="Arial" w:hAnsi="Arial" w:cs="Arial"/>
          <w:color w:val="000000"/>
          <w:sz w:val="18"/>
          <w:szCs w:val="18"/>
          <w:lang w:val="es-MX"/>
        </w:rPr>
      </w:pPr>
      <w:r w:rsidRPr="007866A3">
        <w:rPr>
          <w:rFonts w:ascii="Arial" w:hAnsi="Arial" w:cs="Arial"/>
          <w:color w:val="000000"/>
          <w:sz w:val="18"/>
          <w:szCs w:val="18"/>
          <w:lang w:val="es-MX"/>
        </w:rPr>
        <w:t>‒5 + (‒7)</w:t>
      </w:r>
    </w:p>
    <w:p w14:paraId="37BB9599" w14:textId="77777777" w:rsidR="00A87F48" w:rsidRPr="007866A3" w:rsidRDefault="00A87F48" w:rsidP="00A87F48">
      <w:pPr>
        <w:pStyle w:val="Prrafodelista"/>
        <w:numPr>
          <w:ilvl w:val="0"/>
          <w:numId w:val="2"/>
        </w:numPr>
        <w:rPr>
          <w:rFonts w:ascii="Arial" w:hAnsi="Arial" w:cs="Arial"/>
          <w:color w:val="000000"/>
          <w:sz w:val="18"/>
          <w:szCs w:val="18"/>
          <w:lang w:val="es-MX"/>
        </w:rPr>
      </w:pPr>
      <w:r w:rsidRPr="007866A3">
        <w:rPr>
          <w:rFonts w:ascii="Arial" w:hAnsi="Arial" w:cs="Arial"/>
          <w:color w:val="000000"/>
          <w:sz w:val="18"/>
          <w:szCs w:val="18"/>
          <w:lang w:val="es-MX"/>
        </w:rPr>
        <w:t>‒5 + (‒7) + (‒2)</w:t>
      </w:r>
    </w:p>
    <w:p w14:paraId="3266EFEA" w14:textId="77777777" w:rsidR="00A87F48" w:rsidRPr="007866A3" w:rsidRDefault="00A87F48" w:rsidP="00A87F48">
      <w:pPr>
        <w:pStyle w:val="Prrafodelista"/>
        <w:numPr>
          <w:ilvl w:val="0"/>
          <w:numId w:val="2"/>
        </w:numPr>
        <w:rPr>
          <w:rFonts w:ascii="Arial" w:hAnsi="Arial" w:cs="Arial"/>
          <w:color w:val="000000"/>
          <w:sz w:val="18"/>
          <w:szCs w:val="18"/>
          <w:lang w:val="es-MX"/>
        </w:rPr>
      </w:pPr>
      <w:r w:rsidRPr="007866A3">
        <w:rPr>
          <w:rFonts w:ascii="Arial" w:hAnsi="Arial" w:cs="Arial"/>
          <w:color w:val="000000"/>
          <w:sz w:val="18"/>
          <w:szCs w:val="18"/>
          <w:lang w:val="es-MX"/>
        </w:rPr>
        <w:t>‒5 + (‒7) + (‒2) + (‒1)</w:t>
      </w:r>
    </w:p>
    <w:p w14:paraId="320EBBFA" w14:textId="77777777" w:rsidR="00A87F48" w:rsidRPr="007866A3" w:rsidRDefault="00A87F48" w:rsidP="00A87F48">
      <w:pPr>
        <w:pStyle w:val="Prrafodelista"/>
        <w:numPr>
          <w:ilvl w:val="0"/>
          <w:numId w:val="2"/>
        </w:numPr>
        <w:rPr>
          <w:rFonts w:ascii="Arial" w:hAnsi="Arial" w:cs="Arial"/>
          <w:color w:val="000000"/>
          <w:sz w:val="18"/>
          <w:szCs w:val="18"/>
          <w:lang w:val="es-MX"/>
        </w:rPr>
      </w:pPr>
      <w:r w:rsidRPr="007866A3">
        <w:rPr>
          <w:rFonts w:ascii="Arial" w:hAnsi="Arial" w:cs="Arial"/>
          <w:color w:val="000000"/>
          <w:sz w:val="18"/>
          <w:szCs w:val="18"/>
          <w:lang w:val="es-MX"/>
        </w:rPr>
        <w:t xml:space="preserve">4 + 3 </w:t>
      </w:r>
    </w:p>
    <w:p w14:paraId="7A4E22BC" w14:textId="77777777" w:rsidR="00A87F48" w:rsidRPr="007866A3" w:rsidRDefault="00A87F48" w:rsidP="00A87F48">
      <w:pPr>
        <w:pStyle w:val="Prrafodelista"/>
        <w:numPr>
          <w:ilvl w:val="0"/>
          <w:numId w:val="2"/>
        </w:numPr>
        <w:rPr>
          <w:rFonts w:ascii="Arial" w:hAnsi="Arial" w:cs="Arial"/>
          <w:color w:val="000000"/>
          <w:sz w:val="18"/>
          <w:szCs w:val="18"/>
          <w:lang w:val="es-MX"/>
        </w:rPr>
      </w:pPr>
      <w:r w:rsidRPr="007866A3">
        <w:rPr>
          <w:rFonts w:ascii="Arial" w:hAnsi="Arial" w:cs="Arial"/>
          <w:color w:val="000000"/>
          <w:sz w:val="18"/>
          <w:szCs w:val="18"/>
          <w:lang w:val="es-MX"/>
        </w:rPr>
        <w:t>4 + 3 + 2</w:t>
      </w:r>
    </w:p>
    <w:p w14:paraId="229779FD" w14:textId="77777777" w:rsidR="00A87F48" w:rsidRPr="007866A3" w:rsidRDefault="00A87F48" w:rsidP="00A87F48">
      <w:pPr>
        <w:pStyle w:val="Prrafodelista"/>
        <w:numPr>
          <w:ilvl w:val="0"/>
          <w:numId w:val="2"/>
        </w:numPr>
        <w:rPr>
          <w:rFonts w:ascii="Arial" w:hAnsi="Arial" w:cs="Arial"/>
          <w:color w:val="000000"/>
          <w:sz w:val="18"/>
          <w:szCs w:val="18"/>
          <w:lang w:val="es-MX"/>
        </w:rPr>
      </w:pPr>
      <w:r w:rsidRPr="007866A3">
        <w:rPr>
          <w:rFonts w:ascii="Arial" w:hAnsi="Arial" w:cs="Arial"/>
          <w:color w:val="000000"/>
          <w:sz w:val="18"/>
          <w:szCs w:val="18"/>
          <w:lang w:val="es-MX"/>
        </w:rPr>
        <w:t>4 + 3 + 2 + 5</w:t>
      </w:r>
    </w:p>
    <w:p w14:paraId="282FA3C5" w14:textId="77777777" w:rsidR="00A87F48" w:rsidRPr="007866A3" w:rsidRDefault="00A87F48" w:rsidP="00A87F48">
      <w:pPr>
        <w:pStyle w:val="Prrafodelista"/>
        <w:numPr>
          <w:ilvl w:val="0"/>
          <w:numId w:val="2"/>
        </w:numPr>
        <w:rPr>
          <w:rFonts w:ascii="Arial" w:hAnsi="Arial" w:cs="Arial"/>
          <w:color w:val="000000"/>
          <w:sz w:val="18"/>
          <w:szCs w:val="18"/>
          <w:lang w:val="es-MX"/>
        </w:rPr>
      </w:pPr>
      <w:r w:rsidRPr="007866A3">
        <w:rPr>
          <w:rFonts w:ascii="Arial" w:hAnsi="Arial" w:cs="Arial"/>
          <w:color w:val="000000"/>
          <w:sz w:val="18"/>
          <w:szCs w:val="18"/>
          <w:lang w:val="es-MX"/>
        </w:rPr>
        <w:t>7 + 0</w:t>
      </w:r>
    </w:p>
    <w:p w14:paraId="46AA93A2" w14:textId="77777777" w:rsidR="00A87F48" w:rsidRPr="007866A3" w:rsidRDefault="00A87F48" w:rsidP="00A87F48">
      <w:pPr>
        <w:pStyle w:val="Prrafodelista"/>
        <w:numPr>
          <w:ilvl w:val="0"/>
          <w:numId w:val="2"/>
        </w:numPr>
        <w:rPr>
          <w:rFonts w:ascii="Arial" w:hAnsi="Arial" w:cs="Arial"/>
          <w:color w:val="000000"/>
          <w:sz w:val="18"/>
          <w:szCs w:val="18"/>
          <w:lang w:val="es-MX"/>
        </w:rPr>
      </w:pPr>
      <w:r w:rsidRPr="007866A3">
        <w:rPr>
          <w:rFonts w:ascii="Arial" w:hAnsi="Arial" w:cs="Arial"/>
          <w:color w:val="000000"/>
          <w:sz w:val="18"/>
          <w:szCs w:val="18"/>
          <w:lang w:val="es-MX"/>
        </w:rPr>
        <w:t>0 + 7</w:t>
      </w:r>
    </w:p>
    <w:p w14:paraId="18EE8A3E" w14:textId="77777777" w:rsidR="00A87F48" w:rsidRPr="007866A3" w:rsidRDefault="00A87F48" w:rsidP="00A87F48">
      <w:pPr>
        <w:rPr>
          <w:rFonts w:ascii="Arial" w:hAnsi="Arial" w:cs="Arial"/>
          <w:sz w:val="18"/>
          <w:szCs w:val="18"/>
        </w:rPr>
      </w:pPr>
    </w:p>
    <w:p w14:paraId="123A1E94" w14:textId="77777777" w:rsidR="00A87F48" w:rsidRPr="005255A8" w:rsidRDefault="00A87F48" w:rsidP="00A87F48">
      <w:pPr>
        <w:rPr>
          <w:rFonts w:ascii="Arial" w:hAnsi="Arial" w:cs="Arial"/>
          <w:color w:val="000000"/>
          <w:sz w:val="18"/>
          <w:szCs w:val="18"/>
          <w:lang w:val="es-ES"/>
        </w:rPr>
      </w:pPr>
      <w:r w:rsidRPr="005255A8">
        <w:rPr>
          <w:rFonts w:ascii="Arial" w:hAnsi="Arial" w:cs="Arial"/>
          <w:color w:val="000000"/>
          <w:sz w:val="18"/>
          <w:szCs w:val="18"/>
          <w:lang w:val="es-ES"/>
        </w:rPr>
        <w:t>Ahora reflexiona sobre las características de la suma de números enteros del mismo signo a través de los siguientes interrogantes:</w:t>
      </w:r>
    </w:p>
    <w:p w14:paraId="5AB3D421" w14:textId="77777777" w:rsidR="00A87F48" w:rsidRPr="005255A8" w:rsidRDefault="00A87F48" w:rsidP="00A87F48">
      <w:pPr>
        <w:rPr>
          <w:rFonts w:ascii="Arial" w:hAnsi="Arial" w:cs="Arial"/>
          <w:color w:val="000000"/>
          <w:sz w:val="18"/>
          <w:szCs w:val="18"/>
          <w:lang w:val="es-ES"/>
        </w:rPr>
      </w:pPr>
    </w:p>
    <w:p w14:paraId="3FDDD0F4" w14:textId="77777777" w:rsidR="00A87F48" w:rsidRPr="005255A8" w:rsidRDefault="00A87F48" w:rsidP="00A87F48">
      <w:pPr>
        <w:pStyle w:val="Prrafodelista"/>
        <w:numPr>
          <w:ilvl w:val="0"/>
          <w:numId w:val="1"/>
        </w:numPr>
        <w:spacing w:after="200"/>
        <w:rPr>
          <w:rFonts w:ascii="Arial" w:hAnsi="Arial" w:cs="Arial"/>
          <w:color w:val="000000"/>
          <w:sz w:val="18"/>
          <w:szCs w:val="18"/>
          <w:lang w:val="es-ES"/>
        </w:rPr>
      </w:pPr>
      <w:r w:rsidRPr="005255A8">
        <w:rPr>
          <w:rFonts w:ascii="Arial" w:hAnsi="Arial" w:cs="Arial"/>
          <w:color w:val="000000"/>
          <w:sz w:val="18"/>
          <w:szCs w:val="18"/>
          <w:lang w:val="es-ES"/>
        </w:rPr>
        <w:t>Cuando se adicionan dos números enteros negativos ¿el resultado es negativo o positivo?</w:t>
      </w:r>
    </w:p>
    <w:p w14:paraId="3BA5E7C0" w14:textId="77777777" w:rsidR="00A87F48" w:rsidRPr="005255A8" w:rsidRDefault="00A87F48" w:rsidP="00A87F48">
      <w:pPr>
        <w:pStyle w:val="Prrafodelista"/>
        <w:numPr>
          <w:ilvl w:val="0"/>
          <w:numId w:val="1"/>
        </w:numPr>
        <w:spacing w:after="200"/>
        <w:rPr>
          <w:rFonts w:ascii="Arial" w:hAnsi="Arial" w:cs="Arial"/>
          <w:color w:val="000000"/>
          <w:sz w:val="18"/>
          <w:szCs w:val="18"/>
          <w:lang w:val="es-ES"/>
        </w:rPr>
      </w:pPr>
      <w:r w:rsidRPr="005255A8">
        <w:rPr>
          <w:rFonts w:ascii="Arial" w:hAnsi="Arial" w:cs="Arial"/>
          <w:color w:val="000000"/>
          <w:sz w:val="18"/>
          <w:szCs w:val="18"/>
          <w:lang w:val="es-ES"/>
        </w:rPr>
        <w:t>Cuando se adicionan dos números enteros positivos ¿el resultado es negativo o positivo?</w:t>
      </w:r>
    </w:p>
    <w:p w14:paraId="66B872AF" w14:textId="77777777" w:rsidR="00A87F48" w:rsidRPr="005255A8" w:rsidRDefault="00A87F48" w:rsidP="00A87F48">
      <w:pPr>
        <w:pStyle w:val="Prrafodelista"/>
        <w:numPr>
          <w:ilvl w:val="0"/>
          <w:numId w:val="1"/>
        </w:numPr>
        <w:spacing w:after="200"/>
        <w:rPr>
          <w:rFonts w:ascii="Arial" w:hAnsi="Arial" w:cs="Arial"/>
          <w:color w:val="000000"/>
          <w:sz w:val="18"/>
          <w:szCs w:val="18"/>
          <w:lang w:val="es-ES"/>
        </w:rPr>
      </w:pPr>
      <w:r w:rsidRPr="005255A8">
        <w:rPr>
          <w:rFonts w:ascii="Arial" w:hAnsi="Arial" w:cs="Arial"/>
          <w:color w:val="000000"/>
          <w:sz w:val="18"/>
          <w:szCs w:val="18"/>
          <w:lang w:val="es-ES"/>
        </w:rPr>
        <w:t>Cuando se adicionan tres números enteros negativos ¿el resultado es negativo o positivo?</w:t>
      </w:r>
    </w:p>
    <w:p w14:paraId="4D149DC8" w14:textId="77777777" w:rsidR="00A87F48" w:rsidRPr="005255A8" w:rsidRDefault="00A87F48" w:rsidP="00A87F48">
      <w:pPr>
        <w:pStyle w:val="Prrafodelista"/>
        <w:numPr>
          <w:ilvl w:val="0"/>
          <w:numId w:val="1"/>
        </w:numPr>
        <w:spacing w:after="200"/>
        <w:rPr>
          <w:rFonts w:ascii="Arial" w:hAnsi="Arial" w:cs="Arial"/>
          <w:color w:val="000000"/>
          <w:sz w:val="18"/>
          <w:szCs w:val="18"/>
          <w:lang w:val="es-ES"/>
        </w:rPr>
      </w:pPr>
      <w:r w:rsidRPr="005255A8">
        <w:rPr>
          <w:rFonts w:ascii="Arial" w:hAnsi="Arial" w:cs="Arial"/>
          <w:color w:val="000000"/>
          <w:sz w:val="18"/>
          <w:szCs w:val="18"/>
          <w:lang w:val="es-ES"/>
        </w:rPr>
        <w:t>Cuando se adicionan tres números enteros positivos ¿el resultado es negativo o positivo?</w:t>
      </w:r>
    </w:p>
    <w:p w14:paraId="2AF5E550" w14:textId="77777777" w:rsidR="00A87F48" w:rsidRPr="005255A8" w:rsidRDefault="00A87F48" w:rsidP="00A87F48">
      <w:pPr>
        <w:pStyle w:val="Prrafodelista"/>
        <w:numPr>
          <w:ilvl w:val="0"/>
          <w:numId w:val="1"/>
        </w:numPr>
        <w:spacing w:after="200"/>
        <w:rPr>
          <w:rFonts w:ascii="Arial" w:hAnsi="Arial" w:cs="Arial"/>
          <w:color w:val="000000"/>
          <w:sz w:val="18"/>
          <w:szCs w:val="18"/>
          <w:lang w:val="es-ES"/>
        </w:rPr>
      </w:pPr>
      <w:r w:rsidRPr="005255A8">
        <w:rPr>
          <w:rFonts w:ascii="Arial" w:hAnsi="Arial" w:cs="Arial"/>
          <w:color w:val="000000"/>
          <w:sz w:val="18"/>
          <w:szCs w:val="18"/>
          <w:lang w:val="es-ES"/>
        </w:rPr>
        <w:t>Cuando se adicionan más de tres números enteros negativos ¿el resultado es negativo o positivo?</w:t>
      </w:r>
    </w:p>
    <w:p w14:paraId="366AF7DE" w14:textId="77777777" w:rsidR="00A87F48" w:rsidRPr="005255A8" w:rsidRDefault="00A87F48" w:rsidP="00A87F48">
      <w:pPr>
        <w:pStyle w:val="Prrafodelista"/>
        <w:numPr>
          <w:ilvl w:val="0"/>
          <w:numId w:val="1"/>
        </w:numPr>
        <w:spacing w:after="200"/>
        <w:rPr>
          <w:rFonts w:ascii="Arial" w:hAnsi="Arial" w:cs="Arial"/>
          <w:color w:val="000000"/>
          <w:sz w:val="18"/>
          <w:szCs w:val="18"/>
          <w:lang w:val="es-ES"/>
        </w:rPr>
      </w:pPr>
      <w:r w:rsidRPr="005255A8">
        <w:rPr>
          <w:rFonts w:ascii="Arial" w:hAnsi="Arial" w:cs="Arial"/>
          <w:color w:val="000000"/>
          <w:sz w:val="18"/>
          <w:szCs w:val="18"/>
          <w:lang w:val="es-ES"/>
        </w:rPr>
        <w:t>Cuando se adicionan más de tres números enteros positivos ¿el resultado es negativo o positivo?</w:t>
      </w:r>
    </w:p>
    <w:p w14:paraId="40B3D644" w14:textId="77777777" w:rsidR="00A87F48" w:rsidRPr="005255A8" w:rsidRDefault="00A87F48" w:rsidP="00A87F48">
      <w:pPr>
        <w:pStyle w:val="Prrafodelista"/>
        <w:numPr>
          <w:ilvl w:val="0"/>
          <w:numId w:val="1"/>
        </w:numPr>
        <w:spacing w:after="200"/>
        <w:rPr>
          <w:rFonts w:ascii="Arial" w:hAnsi="Arial" w:cs="Arial"/>
          <w:color w:val="000000"/>
          <w:sz w:val="18"/>
          <w:szCs w:val="18"/>
          <w:lang w:val="es-ES"/>
        </w:rPr>
      </w:pPr>
      <w:r w:rsidRPr="005255A8">
        <w:rPr>
          <w:rFonts w:ascii="Arial" w:hAnsi="Arial" w:cs="Arial"/>
          <w:color w:val="000000"/>
          <w:sz w:val="18"/>
          <w:szCs w:val="18"/>
          <w:lang w:val="es-ES"/>
        </w:rPr>
        <w:t>Al adicionar un número entero positivo con cero ¿cuál es el resultado?</w:t>
      </w:r>
    </w:p>
    <w:p w14:paraId="4E2FC7A4" w14:textId="77777777" w:rsidR="00A87F48" w:rsidRPr="007866A3" w:rsidRDefault="00A87F48" w:rsidP="00A87F48">
      <w:pPr>
        <w:pStyle w:val="Normal1"/>
        <w:rPr>
          <w:rFonts w:ascii="Arial" w:hAnsi="Arial" w:cs="Arial"/>
          <w:b/>
          <w:sz w:val="18"/>
          <w:szCs w:val="18"/>
        </w:rPr>
      </w:pPr>
      <w:r w:rsidRPr="007866A3">
        <w:rPr>
          <w:rFonts w:ascii="Arial" w:hAnsi="Arial" w:cs="Arial"/>
          <w:b/>
          <w:sz w:val="18"/>
          <w:szCs w:val="18"/>
        </w:rPr>
        <w:t>DESCRIPCIONES DEL RECURSO</w:t>
      </w:r>
    </w:p>
    <w:p w14:paraId="1A0ACFB9" w14:textId="77777777" w:rsidR="00A87F48" w:rsidRPr="007866A3" w:rsidRDefault="00A87F48" w:rsidP="00A87F48">
      <w:pPr>
        <w:rPr>
          <w:rFonts w:ascii="Arial" w:eastAsia="Times New Roman" w:hAnsi="Arial" w:cs="Arial"/>
          <w:sz w:val="18"/>
          <w:szCs w:val="18"/>
          <w:lang w:val="es-CO" w:eastAsia="es-CO"/>
        </w:rPr>
      </w:pPr>
      <w:r w:rsidRPr="007866A3">
        <w:rPr>
          <w:rFonts w:ascii="Arial" w:eastAsia="Times New Roman" w:hAnsi="Arial" w:cs="Arial"/>
          <w:sz w:val="18"/>
          <w:szCs w:val="18"/>
          <w:lang w:val="es-CO" w:eastAsia="es-CO"/>
        </w:rPr>
        <w:t>Tiempo: 30 minutos</w:t>
      </w:r>
    </w:p>
    <w:p w14:paraId="2BCFAA53" w14:textId="77777777" w:rsidR="00A87F48" w:rsidRPr="007866A3" w:rsidRDefault="00A87F48" w:rsidP="00A87F48">
      <w:pPr>
        <w:rPr>
          <w:rFonts w:ascii="Arial" w:eastAsia="Times New Roman" w:hAnsi="Arial" w:cs="Arial"/>
          <w:sz w:val="18"/>
          <w:szCs w:val="18"/>
          <w:lang w:val="es-CO" w:eastAsia="es-CO"/>
        </w:rPr>
      </w:pPr>
      <w:r w:rsidRPr="007866A3">
        <w:rPr>
          <w:rFonts w:ascii="Arial" w:eastAsia="Times New Roman" w:hAnsi="Arial" w:cs="Arial"/>
          <w:sz w:val="18"/>
          <w:szCs w:val="18"/>
          <w:lang w:val="es-CO" w:eastAsia="es-CO"/>
        </w:rPr>
        <w:t>Modalidad: Animación</w:t>
      </w:r>
    </w:p>
    <w:p w14:paraId="58C5FBE1" w14:textId="77777777" w:rsidR="00A87F48" w:rsidRPr="007866A3" w:rsidRDefault="00A87F48" w:rsidP="00A87F48">
      <w:pPr>
        <w:rPr>
          <w:rFonts w:ascii="Arial" w:eastAsia="Times New Roman" w:hAnsi="Arial" w:cs="Arial"/>
          <w:sz w:val="18"/>
          <w:szCs w:val="18"/>
          <w:lang w:val="es-CO" w:eastAsia="es-CO"/>
        </w:rPr>
      </w:pPr>
      <w:r w:rsidRPr="007866A3">
        <w:rPr>
          <w:rFonts w:ascii="Arial" w:eastAsia="Times New Roman" w:hAnsi="Arial" w:cs="Arial"/>
          <w:sz w:val="18"/>
          <w:szCs w:val="18"/>
          <w:lang w:val="es-CO" w:eastAsia="es-CO"/>
        </w:rPr>
        <w:t xml:space="preserve">Tipo de recurso: Exposición </w:t>
      </w:r>
    </w:p>
    <w:p w14:paraId="3E5CDCC0" w14:textId="77777777" w:rsidR="00A87F48" w:rsidRPr="007866A3" w:rsidRDefault="00A87F48" w:rsidP="00A87F48">
      <w:pPr>
        <w:rPr>
          <w:rFonts w:ascii="Arial" w:eastAsia="Times New Roman" w:hAnsi="Arial" w:cs="Arial"/>
          <w:sz w:val="18"/>
          <w:szCs w:val="18"/>
          <w:lang w:val="es-CO" w:eastAsia="es-CO"/>
        </w:rPr>
      </w:pPr>
      <w:r w:rsidRPr="007866A3">
        <w:rPr>
          <w:rFonts w:ascii="Arial" w:eastAsia="Times New Roman" w:hAnsi="Arial" w:cs="Arial"/>
          <w:sz w:val="18"/>
          <w:szCs w:val="18"/>
          <w:lang w:val="es-CO" w:eastAsia="es-CO"/>
        </w:rPr>
        <w:t>Competencia: Competencia para aprender a aprender</w:t>
      </w:r>
    </w:p>
    <w:p w14:paraId="0B8D8ED1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50AC8BF7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6826ABC" w14:textId="77777777" w:rsidR="00A87F48" w:rsidRPr="007866A3" w:rsidRDefault="00A87F48" w:rsidP="00A87F48">
      <w:pPr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DATOS DEL INTERACTIVO</w:t>
      </w:r>
    </w:p>
    <w:p w14:paraId="54456644" w14:textId="77777777" w:rsidR="00A87F48" w:rsidRPr="007866A3" w:rsidRDefault="00A87F48" w:rsidP="00A87F48">
      <w:pPr>
        <w:rPr>
          <w:rFonts w:ascii="Arial" w:hAnsi="Arial" w:cs="Arial"/>
          <w:b/>
          <w:sz w:val="18"/>
          <w:szCs w:val="18"/>
          <w:lang w:val="es-ES_tradnl"/>
        </w:rPr>
      </w:pPr>
    </w:p>
    <w:p w14:paraId="057132D9" w14:textId="77777777" w:rsidR="00A87F48" w:rsidRPr="007866A3" w:rsidRDefault="00A87F48" w:rsidP="00A87F48">
      <w:pPr>
        <w:rPr>
          <w:rFonts w:ascii="Arial" w:hAnsi="Arial" w:cs="Arial"/>
          <w:b/>
          <w:sz w:val="18"/>
          <w:szCs w:val="18"/>
          <w:lang w:val="es-ES_tradnl"/>
        </w:rPr>
      </w:pPr>
    </w:p>
    <w:p w14:paraId="62B850C6" w14:textId="77777777" w:rsidR="00A87F48" w:rsidRPr="007866A3" w:rsidRDefault="00A87F48" w:rsidP="00A87F48">
      <w:pPr>
        <w:rPr>
          <w:rFonts w:ascii="Arial" w:hAnsi="Arial" w:cs="Arial"/>
          <w:b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62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3256"/>
        <w:gridCol w:w="708"/>
        <w:tblGridChange w:id="63">
          <w:tblGrid>
            <w:gridCol w:w="3256"/>
            <w:gridCol w:w="708"/>
          </w:tblGrid>
        </w:tblGridChange>
      </w:tblGrid>
      <w:tr w:rsidR="00A87F48" w:rsidRPr="007866A3" w14:paraId="07F08FB3" w14:textId="77777777" w:rsidTr="00401F78">
        <w:tc>
          <w:tcPr>
            <w:tcW w:w="3964" w:type="dxa"/>
            <w:gridSpan w:val="2"/>
            <w:tcPrChange w:id="64" w:author="J&amp;J" w:date="2015-05-02T17:40:00Z">
              <w:tcPr>
                <w:tcW w:w="3964" w:type="dxa"/>
                <w:gridSpan w:val="2"/>
                <w:shd w:val="clear" w:color="auto" w:fill="auto"/>
              </w:tcPr>
            </w:tcPrChange>
          </w:tcPr>
          <w:p w14:paraId="53FFA0A2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Color de fondo de la presentación</w:t>
            </w:r>
          </w:p>
          <w:p w14:paraId="10C2457D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(Marque solo una)</w:t>
            </w:r>
          </w:p>
        </w:tc>
      </w:tr>
      <w:tr w:rsidR="00A87F48" w:rsidRPr="007866A3" w14:paraId="25C82DD2" w14:textId="77777777" w:rsidTr="00401F78">
        <w:tc>
          <w:tcPr>
            <w:tcW w:w="3256" w:type="dxa"/>
            <w:vAlign w:val="center"/>
            <w:tcPrChange w:id="65" w:author="J&amp;J" w:date="2015-05-02T17:40:00Z">
              <w:tcPr>
                <w:tcW w:w="3256" w:type="dxa"/>
                <w:shd w:val="clear" w:color="auto" w:fill="auto"/>
                <w:vAlign w:val="center"/>
              </w:tcPr>
            </w:tcPrChange>
          </w:tcPr>
          <w:p w14:paraId="32C57DDA" w14:textId="77777777" w:rsidR="00A87F48" w:rsidRPr="007866A3" w:rsidRDefault="00A87F48" w:rsidP="00401F78">
            <w:pPr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Fondo blanco</w:t>
            </w:r>
          </w:p>
        </w:tc>
        <w:tc>
          <w:tcPr>
            <w:tcW w:w="708" w:type="dxa"/>
            <w:tcPrChange w:id="66" w:author="J&amp;J" w:date="2015-05-02T17:40:00Z">
              <w:tcPr>
                <w:tcW w:w="708" w:type="dxa"/>
                <w:shd w:val="clear" w:color="auto" w:fill="auto"/>
              </w:tcPr>
            </w:tcPrChange>
          </w:tcPr>
          <w:p w14:paraId="5D79D408" w14:textId="77777777" w:rsidR="00A87F48" w:rsidRPr="007866A3" w:rsidRDefault="00A87F48" w:rsidP="00401F78">
            <w:pPr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del w:id="67" w:author="J&amp;J" w:date="2015-05-02T17:40:00Z">
              <w:r w:rsidRPr="000D241A">
                <w:rPr>
                  <w:rFonts w:ascii="Segoe UI Symbol" w:eastAsia="MS Gothic" w:hAnsi="Segoe UI Symbol" w:cs="Segoe UI Symbol"/>
                  <w:b/>
                  <w:sz w:val="18"/>
                  <w:szCs w:val="18"/>
                  <w:lang w:val="es-ES_tradnl"/>
                </w:rPr>
                <w:delText>☒</w:delText>
              </w:r>
            </w:del>
            <w:customXmlInsRangeStart w:id="68" w:author="J&amp;J" w:date="2015-05-02T17:40:00Z"/>
            <w:sdt>
              <w:sdtPr>
                <w:rPr>
                  <w:rFonts w:ascii="Arial" w:hAnsi="Arial" w:cs="Arial"/>
                  <w:b/>
                  <w:sz w:val="18"/>
                  <w:szCs w:val="18"/>
                  <w:lang w:val="es-ES_tradnl"/>
                </w:rPr>
                <w:id w:val="1581095465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customXmlInsRangeEnd w:id="68"/>
                <w:ins w:id="69" w:author="J&amp;J" w:date="2015-05-02T17:40:00Z">
                  <w:r w:rsidRPr="007866A3">
                    <w:rPr>
                      <w:rFonts w:ascii="Segoe UI Symbol" w:eastAsia="MS Gothic" w:hAnsi="Segoe UI Symbol" w:cs="Segoe UI Symbol"/>
                      <w:b/>
                      <w:sz w:val="18"/>
                      <w:szCs w:val="18"/>
                      <w:lang w:val="es-ES_tradnl"/>
                    </w:rPr>
                    <w:t>☒</w:t>
                  </w:r>
                </w:ins>
                <w:customXmlInsRangeStart w:id="70" w:author="J&amp;J" w:date="2015-05-02T17:40:00Z"/>
              </w:sdtContent>
            </w:sdt>
            <w:customXmlInsRangeEnd w:id="70"/>
          </w:p>
        </w:tc>
      </w:tr>
      <w:tr w:rsidR="00A87F48" w:rsidRPr="007866A3" w14:paraId="21415602" w14:textId="77777777" w:rsidTr="00401F78">
        <w:tc>
          <w:tcPr>
            <w:tcW w:w="3256" w:type="dxa"/>
            <w:vAlign w:val="center"/>
            <w:tcPrChange w:id="71" w:author="J&amp;J" w:date="2015-05-02T17:40:00Z">
              <w:tcPr>
                <w:tcW w:w="3256" w:type="dxa"/>
                <w:shd w:val="clear" w:color="auto" w:fill="auto"/>
                <w:vAlign w:val="center"/>
              </w:tcPr>
            </w:tcPrChange>
          </w:tcPr>
          <w:p w14:paraId="0B928EE2" w14:textId="77777777" w:rsidR="00A87F48" w:rsidRPr="007866A3" w:rsidRDefault="00A87F48" w:rsidP="00401F78">
            <w:pPr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Fondo negro</w:t>
            </w:r>
          </w:p>
        </w:tc>
        <w:tc>
          <w:tcPr>
            <w:tcW w:w="708" w:type="dxa"/>
            <w:tcPrChange w:id="72" w:author="J&amp;J" w:date="2015-05-02T17:40:00Z">
              <w:tcPr>
                <w:tcW w:w="708" w:type="dxa"/>
                <w:shd w:val="clear" w:color="auto" w:fill="auto"/>
              </w:tcPr>
            </w:tcPrChange>
          </w:tcPr>
          <w:p w14:paraId="1080336B" w14:textId="77777777" w:rsidR="00A87F48" w:rsidRPr="007866A3" w:rsidRDefault="00A87F48" w:rsidP="00401F78">
            <w:pPr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del w:id="73" w:author="J&amp;J" w:date="2015-05-02T17:40:00Z">
              <w:r w:rsidRPr="000D241A">
                <w:rPr>
                  <w:rFonts w:ascii="Segoe UI Symbol" w:eastAsia="MS Gothic" w:hAnsi="Segoe UI Symbol" w:cs="Segoe UI Symbol"/>
                  <w:b/>
                  <w:sz w:val="18"/>
                  <w:szCs w:val="18"/>
                  <w:lang w:val="es-ES_tradnl"/>
                </w:rPr>
                <w:delText>☐</w:delText>
              </w:r>
            </w:del>
            <w:customXmlInsRangeStart w:id="74" w:author="J&amp;J" w:date="2015-05-02T17:40:00Z"/>
            <w:sdt>
              <w:sdtPr>
                <w:rPr>
                  <w:rFonts w:ascii="Arial" w:hAnsi="Arial" w:cs="Arial"/>
                  <w:b/>
                  <w:sz w:val="18"/>
                  <w:szCs w:val="18"/>
                  <w:lang w:val="es-ES_tradnl"/>
                </w:rPr>
                <w:id w:val="-17989526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customXmlInsRangeEnd w:id="74"/>
                <w:ins w:id="75" w:author="J&amp;J" w:date="2015-05-02T17:40:00Z">
                  <w:r w:rsidRPr="007866A3">
                    <w:rPr>
                      <w:rFonts w:ascii="Segoe UI Symbol" w:eastAsia="MS Gothic" w:hAnsi="Segoe UI Symbol" w:cs="Segoe UI Symbol"/>
                      <w:b/>
                      <w:sz w:val="18"/>
                      <w:szCs w:val="18"/>
                      <w:lang w:val="es-ES_tradnl"/>
                    </w:rPr>
                    <w:t>☐</w:t>
                  </w:r>
                </w:ins>
                <w:customXmlInsRangeStart w:id="76" w:author="J&amp;J" w:date="2015-05-02T17:40:00Z"/>
              </w:sdtContent>
            </w:sdt>
            <w:customXmlInsRangeEnd w:id="76"/>
          </w:p>
        </w:tc>
      </w:tr>
    </w:tbl>
    <w:p w14:paraId="628D3ECD" w14:textId="77777777" w:rsidR="00A87F48" w:rsidRPr="007866A3" w:rsidRDefault="00A87F48" w:rsidP="00A87F48">
      <w:pPr>
        <w:rPr>
          <w:rFonts w:ascii="Arial" w:hAnsi="Arial" w:cs="Arial"/>
          <w:b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77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3256"/>
        <w:gridCol w:w="708"/>
        <w:tblGridChange w:id="78">
          <w:tblGrid>
            <w:gridCol w:w="3256"/>
            <w:gridCol w:w="708"/>
          </w:tblGrid>
        </w:tblGridChange>
      </w:tblGrid>
      <w:tr w:rsidR="00A87F48" w:rsidRPr="007866A3" w14:paraId="6AC6943C" w14:textId="77777777" w:rsidTr="00401F78">
        <w:tc>
          <w:tcPr>
            <w:tcW w:w="3256" w:type="dxa"/>
            <w:tcPrChange w:id="79" w:author="J&amp;J" w:date="2015-05-02T17:40:00Z">
              <w:tcPr>
                <w:tcW w:w="3256" w:type="dxa"/>
                <w:shd w:val="clear" w:color="auto" w:fill="auto"/>
              </w:tcPr>
            </w:tcPrChange>
          </w:tcPr>
          <w:p w14:paraId="5FAF2187" w14:textId="77777777" w:rsidR="00A87F48" w:rsidRPr="007866A3" w:rsidRDefault="00A87F48" w:rsidP="00401F78">
            <w:pPr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Número de diapositivas</w:t>
            </w:r>
          </w:p>
        </w:tc>
        <w:tc>
          <w:tcPr>
            <w:tcW w:w="708" w:type="dxa"/>
            <w:tcPrChange w:id="80" w:author="J&amp;J" w:date="2015-05-02T17:40:00Z">
              <w:tcPr>
                <w:tcW w:w="708" w:type="dxa"/>
                <w:shd w:val="clear" w:color="auto" w:fill="auto"/>
              </w:tcPr>
            </w:tcPrChange>
          </w:tcPr>
          <w:p w14:paraId="5CA616D3" w14:textId="77777777" w:rsidR="00A87F48" w:rsidRPr="007866A3" w:rsidRDefault="00A87F48" w:rsidP="00401F78">
            <w:pPr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31</w:t>
            </w:r>
          </w:p>
        </w:tc>
      </w:tr>
    </w:tbl>
    <w:p w14:paraId="5F31BE1A" w14:textId="77777777" w:rsidR="00A87F48" w:rsidRPr="007866A3" w:rsidRDefault="00A87F48" w:rsidP="00A87F48">
      <w:pPr>
        <w:rPr>
          <w:rFonts w:ascii="Arial" w:hAnsi="Arial" w:cs="Arial"/>
          <w:b/>
          <w:sz w:val="18"/>
          <w:szCs w:val="18"/>
          <w:lang w:val="es-ES_tradnl"/>
        </w:rPr>
      </w:pPr>
    </w:p>
    <w:p w14:paraId="1256D27A" w14:textId="77777777" w:rsidR="00A87F48" w:rsidRPr="007866A3" w:rsidRDefault="00A87F48" w:rsidP="00A87F48">
      <w:pPr>
        <w:rPr>
          <w:rFonts w:ascii="Arial" w:hAnsi="Arial" w:cs="Arial"/>
          <w:b/>
          <w:sz w:val="18"/>
          <w:szCs w:val="18"/>
          <w:lang w:val="es-ES_tradnl"/>
        </w:rPr>
      </w:pPr>
    </w:p>
    <w:p w14:paraId="27D53C6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sz w:val="18"/>
          <w:szCs w:val="18"/>
          <w:lang w:val="es-ES_tradnl"/>
        </w:rPr>
        <w:br w:type="page"/>
        <w:t>Diapositiva 1: al dar clic sobre adición de números enteros negativos, se va a la diapositiva 2. Si se da clic en adición de números enteros positivos se va a la diapositiva 18.</w:t>
      </w:r>
    </w:p>
    <w:p w14:paraId="3A7C24F3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7A241B6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6BFCF3D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777E351E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1</w:t>
      </w:r>
    </w:p>
    <w:p w14:paraId="3FC8B78F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1236C5F0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5A544B9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6EE5FEE1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8700211" w14:textId="322D0FBF" w:rsidR="00A87F48" w:rsidRPr="007866A3" w:rsidRDefault="00A87F48" w:rsidP="00A87F48">
      <w:pPr>
        <w:rPr>
          <w:del w:id="81" w:author="J&amp;J" w:date="2015-05-02T17:40:00Z"/>
          <w:rFonts w:ascii="Arial" w:hAnsi="Arial" w:cs="Arial"/>
          <w:sz w:val="18"/>
          <w:szCs w:val="18"/>
          <w:lang w:val="es-ES_tradnl"/>
        </w:rPr>
      </w:pPr>
      <w:del w:id="82" w:author="J&amp;J" w:date="2015-05-02T17:40:00Z">
        <w:r w:rsidRPr="000D241A">
          <w:rPr>
            <w:rFonts w:ascii="Times New Roman" w:hAnsi="Times New Roman"/>
            <w:noProof/>
            <w:lang w:val="es-CO" w:eastAsia="es-CO"/>
          </w:rPr>
          <w:drawing>
            <wp:inline distT="0" distB="0" distL="0" distR="0" wp14:anchorId="207C6BDC" wp14:editId="0EB0DD78">
              <wp:extent cx="4657725" cy="2019300"/>
              <wp:effectExtent l="0" t="0" r="9525" b="0"/>
              <wp:docPr id="621" name="Imagen 6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39"/>
                      <pic:cNvPicPr>
                        <a:picLocks noChangeAspect="1" noChangeArrowheads="1"/>
                      </pic:cNvPicPr>
                    </pic:nvPicPr>
                    <pic:blipFill>
                      <a:blip r:embed="rId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57725" cy="2019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C0BF142" w14:textId="77777777" w:rsidR="00A87F48" w:rsidRPr="007866A3" w:rsidRDefault="00A87F48" w:rsidP="00A87F48">
      <w:pPr>
        <w:rPr>
          <w:ins w:id="83" w:author="J&amp;J" w:date="2015-05-02T17:40:00Z"/>
          <w:rFonts w:ascii="Arial" w:hAnsi="Arial" w:cs="Arial"/>
          <w:sz w:val="18"/>
          <w:szCs w:val="18"/>
          <w:lang w:val="es-ES_tradnl"/>
        </w:rPr>
      </w:pPr>
      <w:ins w:id="84" w:author="J&amp;J" w:date="2015-05-02T17:40:00Z">
        <w:r w:rsidRPr="00284C5A">
          <w:rPr>
            <w:rFonts w:ascii="Times New Roman" w:hAnsi="Times New Roman" w:cs="Times New Roman"/>
            <w:noProof/>
            <w:lang w:val="es-CO" w:eastAsia="es-CO"/>
          </w:rPr>
          <w:drawing>
            <wp:inline distT="0" distB="0" distL="0" distR="0" wp14:anchorId="64B170F1" wp14:editId="0646C3A4">
              <wp:extent cx="4654818" cy="2019300"/>
              <wp:effectExtent l="0" t="0" r="0" b="0"/>
              <wp:docPr id="39" name="Imagen 3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59836" cy="202147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1335BD4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2A56883E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54B57D27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CN_08_03_REC10_IMG01)</w:t>
      </w:r>
    </w:p>
    <w:p w14:paraId="518F2336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sz w:val="18"/>
          <w:szCs w:val="18"/>
          <w:lang w:val="es-ES_tradnl"/>
        </w:rPr>
        <w:t>MA_07_02_REC_10</w:t>
      </w:r>
    </w:p>
    <w:p w14:paraId="7B46AF45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1BEF668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75FFD5DC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85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86">
          <w:tblGrid>
            <w:gridCol w:w="1129"/>
            <w:gridCol w:w="5670"/>
            <w:gridCol w:w="2823"/>
          </w:tblGrid>
        </w:tblGridChange>
      </w:tblGrid>
      <w:tr w:rsidR="00A87F48" w:rsidRPr="007866A3" w14:paraId="3D5DE1B0" w14:textId="77777777" w:rsidTr="00401F78">
        <w:tc>
          <w:tcPr>
            <w:tcW w:w="9622" w:type="dxa"/>
            <w:gridSpan w:val="3"/>
            <w:tcPrChange w:id="87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72BC5034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76B12DF7" w14:textId="77777777" w:rsidTr="00401F78">
        <w:tc>
          <w:tcPr>
            <w:tcW w:w="1129" w:type="dxa"/>
            <w:tcPrChange w:id="88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55A7EE15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89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266590F8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90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21773ECE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638AE3B0" w14:textId="77777777" w:rsidTr="00401F78">
        <w:tc>
          <w:tcPr>
            <w:tcW w:w="1129" w:type="dxa"/>
            <w:tcPrChange w:id="91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063D415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92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77013E2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93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05BA9FA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94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95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302261962"/>
                <w:placeholder>
                  <w:docPart w:val="9AAA880AB59144B4A1F8365B37D47AD5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95"/>
                <w:ins w:id="96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97" w:author="J&amp;J" w:date="2015-05-02T17:40:00Z"/>
              </w:sdtContent>
            </w:sdt>
            <w:customXmlInsRangeEnd w:id="97"/>
          </w:p>
        </w:tc>
      </w:tr>
      <w:tr w:rsidR="00A87F48" w:rsidRPr="007866A3" w14:paraId="2CF46934" w14:textId="77777777" w:rsidTr="00401F78">
        <w:tc>
          <w:tcPr>
            <w:tcW w:w="1129" w:type="dxa"/>
            <w:tcPrChange w:id="98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624DCEF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99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5E09FFD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00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40A8F60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01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02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832033152"/>
                <w:placeholder>
                  <w:docPart w:val="665EE15C6AE841A5B0F93FB6E37DFFC6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102"/>
                <w:ins w:id="103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04" w:author="J&amp;J" w:date="2015-05-02T17:40:00Z"/>
              </w:sdtContent>
            </w:sdt>
            <w:customXmlInsRangeEnd w:id="104"/>
          </w:p>
        </w:tc>
      </w:tr>
      <w:tr w:rsidR="00A87F48" w:rsidRPr="007866A3" w14:paraId="500A4EBD" w14:textId="77777777" w:rsidTr="00401F78">
        <w:tc>
          <w:tcPr>
            <w:tcW w:w="1129" w:type="dxa"/>
            <w:tcPrChange w:id="105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3774BBD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106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1458148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07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121879E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08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09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861705062"/>
                <w:placeholder>
                  <w:docPart w:val="95B09DBF218848EAA70509038B6EF3B0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109"/>
                <w:ins w:id="110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11" w:author="J&amp;J" w:date="2015-05-02T17:40:00Z"/>
              </w:sdtContent>
            </w:sdt>
            <w:customXmlInsRangeEnd w:id="111"/>
          </w:p>
        </w:tc>
      </w:tr>
      <w:tr w:rsidR="00A87F48" w:rsidRPr="005255A8" w14:paraId="266DF28D" w14:textId="77777777" w:rsidTr="00401F78">
        <w:tc>
          <w:tcPr>
            <w:tcW w:w="9622" w:type="dxa"/>
            <w:gridSpan w:val="3"/>
            <w:tcPrChange w:id="112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367B9A1A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3ED3B16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A4ACEEE" w14:textId="5A1EE656" w:rsidR="00A87F48" w:rsidRPr="000D241A" w:rsidRDefault="00A87F48" w:rsidP="00401F78">
            <w:pPr>
              <w:rPr>
                <w:del w:id="113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114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692032" behindDoc="0" locked="0" layoutInCell="1" allowOverlap="1" wp14:anchorId="21373B96" wp14:editId="490B85F5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948" name="Grupo 948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949" name="Rectángulo 1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5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80ACAE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1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1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5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116B98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1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1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5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FD8B0C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1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2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5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701E33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2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2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5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E7660A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2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2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5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E672FA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2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2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5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79AED1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2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2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5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D8718C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2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3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5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2CF2AD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3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3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21373B96" id="Grupo 948" o:spid="_x0000_s1026" style="position:absolute;margin-left:63.15pt;margin-top:1.1pt;width:351.75pt;height:103.2pt;z-index:251692032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">
                        <v:rect id="Rectángulo 1" o:spid="_x0000_s1027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UIOMQA&#10;AADcAAAADwAAAGRycy9kb3ducmV2LnhtbESPS2/CMBCE70j9D9ZW6g2cogpBikEtLY8rD/W8jbdJ&#10;1Hid2IYk/x4jIXEczcw3mvmyM5W4kPOlZQWvowQEcWZ1ybmC03E9nILwAVljZZkU9ORhuXgazDHV&#10;tuU9XQ4hFxHCPkUFRQh1KqXPCjLoR7Ymjt6fdQZDlC6X2mEb4aaS4ySZSIMlx4UCa1oVlP0fzkbB&#10;eO3K4/dn41dffUO/2/6naacbpV6eu493EIG68Ajf2zutYPY2g9uZeAT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1CDjEAAAA3AAAAA8AAAAAAAAAAAAAAAAAmAIAAGRycy9k&#10;b3ducmV2LnhtbFBLBQYAAAAABAAEAPUAAACJAwAAAAA=&#10;" fillcolor="window" strokecolor="#4a7ebb"/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Cuadro de texto 2" o:spid="_x0000_s1028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1pzsEA&#10;AADcAAAADwAAAGRycy9kb3ducmV2LnhtbERPz2vCMBS+D/wfwhN2WxNFx9qZFnEIOylzOtjt0Tzb&#10;sualNJmt/705CB4/vt+rYrStuFDvG8caZokCQVw603Cl4fi9fXkD4QOywdYxabiShyKfPK0wM27g&#10;L7ocQiViCPsMNdQhdJmUvqzJok9cRxy5s+sthgj7SpoehxhuWzlX6lVabDg21NjRpqby7/BvNZx2&#10;59+fhdpXH3bZDW5Ukm0qtX6ejut3EIHG8BDf3Z9GQ7qM8+OZeARk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n9ac7BAAAA3AAAAA8AAAAAAAAAAAAAAAAAmAIAAGRycy9kb3du&#10;cmV2LnhtbFBLBQYAAAAABAAEAPUAAACGAwAAAAA=&#10;" filled="f" stroked="f">
                          <v:textbox>
                            <w:txbxContent>
                              <w:p w14:paraId="680ACAE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3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3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29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HMVc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T8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rHMVcMAAADcAAAADwAAAAAAAAAAAAAAAACYAgAAZHJzL2Rv&#10;d25yZXYueG1sUEsFBgAAAAAEAAQA9QAAAIgDAAAAAA==&#10;" filled="f" stroked="f">
                          <v:textbox>
                            <w:txbxContent>
                              <w:p w14:paraId="0116B98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3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3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30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NSIs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wzpZ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jUiLEAAAA3AAAAA8AAAAAAAAAAAAAAAAAmAIAAGRycy9k&#10;b3ducmV2LnhtbFBLBQYAAAAABAAEAPUAAACJAwAAAAA=&#10;" filled="f" stroked="f">
                          <v:textbox>
                            <w:txbxContent>
                              <w:p w14:paraId="5FD8B0C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3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3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31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/3ucQA&#10;AADcAAAADwAAAGRycy9kb3ducmV2LnhtbESPQWvCQBSE74L/YXmCN93VqmjqKmIp9FQxrYXeHtln&#10;Epp9G7Krif++Kwgeh5n5hllvO1uJKzW+dKxhMlYgiDNnSs41fH+9j5YgfEA2WDkmDTfysN30e2tM&#10;jGv5SNc05CJC2CeooQihTqT0WUEW/djVxNE7u8ZiiLLJpWmwjXBbyalSC2mx5LhQYE37grK/9GI1&#10;nD7Pvz8zdcjf7LxuXack25XUejjodq8gAnXhGX60P4yG1fwF7mfi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v97nEAAAA3AAAAA8AAAAAAAAAAAAAAAAAmAIAAGRycy9k&#10;b3ducmV2LnhtbFBLBQYAAAAABAAEAPUAAACJAwAAAAA=&#10;" filled="f" stroked="f">
                          <v:textbox>
                            <w:txbxContent>
                              <w:p w14:paraId="1701E33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3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4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32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ZvzcMA&#10;AADcAAAADwAAAGRycy9kb3ducmV2LnhtbESPQYvCMBSE7wv+h/AEb2ui6KLVKKIInlzWVcHbo3m2&#10;xealNNHWf78RhD0OM/MNM1+2thQPqn3hWMOgr0AQp84UnGk4/m4/JyB8QDZYOiYNT/KwXHQ+5pgY&#10;1/APPQ4hExHCPkENeQhVIqVPc7Lo+64ijt7V1RZDlHUmTY1NhNtSDpX6khYLjgs5VrTOKb0d7lbD&#10;aX+9nEfqO9vYcdW4Vkm2U6l1r9uuZiACteE//G7vjIbpeASvM/EI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sZvzcMAAADcAAAADwAAAAAAAAAAAAAAAACYAgAAZHJzL2Rv&#10;d25yZXYueG1sUEsFBgAAAAAEAAQA9QAAAIgDAAAAAA==&#10;" filled="f" stroked="f">
                          <v:textbox>
                            <w:txbxContent>
                              <w:p w14:paraId="3E7660A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4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4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33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rKVsQA&#10;AADcAAAADwAAAGRycy9kb3ducmV2LnhtbESPT2sCMRTE7wW/Q3gFbzWpdEW3ZkUsBU+K2hZ6e2ze&#10;/qGbl2WTuuu3N4LgcZiZ3zDL1WAbcabO1441vE4UCOLcmZpLDV+nz5c5CB+QDTaOScOFPKyy0dMS&#10;U+N6PtD5GEoRIexT1FCF0KZS+rwii37iWuLoFa6zGKLsSmk67CPcNnKq1ExarDkuVNjSpqL87/hv&#10;NXzvit+fN7UvP2zS9m5Qku1Caj1+HtbvIAIN4RG+t7dGwyJJ4HYmHgG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KylbEAAAA3AAAAA8AAAAAAAAAAAAAAAAAmAIAAGRycy9k&#10;b3ducmV2LnhtbFBLBQYAAAAABAAEAPUAAACJAwAAAAA=&#10;" filled="f" stroked="f">
                          <v:textbox>
                            <w:txbxContent>
                              <w:p w14:paraId="5E672FA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4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4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34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hUIcQA&#10;AADcAAAADwAAAGRycy9kb3ducmV2LnhtbESPQWvCQBSE70L/w/IKveluSw01ugliKfSkGNuCt0f2&#10;mYRm34bs1qT/3hUEj8PMfMOs8tG24ky9bxxreJ4pEMSlMw1XGr4OH9M3ED4gG2wdk4Z/8pBnD5MV&#10;psYNvKdzESoRIexT1FCH0KVS+rImi37mOuLonVxvMUTZV9L0OES4beWLUom02HBcqLGjTU3lb/Fn&#10;NXxvT8efV7Wr3u28G9yoJNuF1PrpcVwvQQQawz18a38aDYt5Atcz8QjI7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YVCHEAAAA3AAAAA8AAAAAAAAAAAAAAAAAmAIAAGRycy9k&#10;b3ducmV2LnhtbFBLBQYAAAAABAAEAPUAAACJAwAAAAA=&#10;" filled="f" stroked="f">
                          <v:textbox>
                            <w:txbxContent>
                              <w:p w14:paraId="379AED1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4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4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35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TxusMA&#10;AADcAAAADwAAAGRycy9kb3ducmV2LnhtbESPQWsCMRSE7wX/Q3iCN00UbXU1iiiCp5baKnh7bJ67&#10;i5uXZRPd9d+bgtDjMDPfMItVa0txp9oXjjUMBwoEcepMwZmG359dfwrCB2SDpWPS8CAPq2XnbYGJ&#10;cQ1/0/0QMhEh7BPUkIdQJVL6NCeLfuAq4uhdXG0xRFln0tTYRLgt5Uipd2mx4LiQY0WbnNLr4WY1&#10;HD8v59NYfWVbO6ka1yrJdia17nXb9RxEoDb8h1/tvdEwm3zA35l4BO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hTxusMAAADcAAAADwAAAAAAAAAAAAAAAACYAgAAZHJzL2Rv&#10;d25yZXYueG1sUEsFBgAAAAAEAAQA9QAAAIgDAAAAAA==&#10;" filled="f" stroked="f">
                          <v:textbox>
                            <w:txbxContent>
                              <w:p w14:paraId="4D8718C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4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4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36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tlyMEA&#10;AADcAAAADwAAAGRycy9kb3ducmV2LnhtbERPz2vCMBS+D/wfwhN2WxNFx9qZFnEIOylzOtjt0Tzb&#10;sualNJmt/705CB4/vt+rYrStuFDvG8caZokCQVw603Cl4fi9fXkD4QOywdYxabiShyKfPK0wM27g&#10;L7ocQiViCPsMNdQhdJmUvqzJok9cRxy5s+sthgj7SpoehxhuWzlX6lVabDg21NjRpqby7/BvNZx2&#10;59+fhdpXH3bZDW5Ukm0qtX6ejut3EIHG8BDf3Z9GQ7qMa+OZeARk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eLZcjBAAAA3AAAAA8AAAAAAAAAAAAAAAAAmAIAAGRycy9kb3du&#10;cmV2LnhtbFBLBQYAAAAABAAEAPUAAACGAwAAAAA=&#10;" filled="f" stroked="f">
                          <v:textbox>
                            <w:txbxContent>
                              <w:p w14:paraId="52CF2AD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4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5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02F177FA" w14:textId="77777777" w:rsidR="00A87F48" w:rsidRPr="007866A3" w:rsidRDefault="00A87F48" w:rsidP="00401F78">
            <w:pPr>
              <w:rPr>
                <w:ins w:id="151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152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625472" behindDoc="0" locked="0" layoutInCell="1" allowOverlap="1" wp14:anchorId="63CC283E" wp14:editId="2A30BF2C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11" name="Grupo 11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1" name="Rectángulo 1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B249F2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5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5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1A42465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5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5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E2E19D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5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5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C21B61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5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6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35931A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6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6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9C8992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6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6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CB1A9A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6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6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31FDAA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6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6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1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3429B8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6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7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63CC283E" id="Grupo 11" o:spid="_x0000_s1037" style="position:absolute;margin-left:63.15pt;margin-top:1.1pt;width:351.75pt;height:103.2pt;z-index:251625472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GuSLMKC&#10;BAAAzxwAAA4AAAAAAAAAAAAAAAAALgIAAGRycy9lMm9Eb2MueG1sUEsBAi0AFAAGAAgAAAAhAETH&#10;UPreAAAACQEAAA8AAAAAAAAAAAAAAAAA3AYAAGRycy9kb3ducmV2LnhtbFBLBQYAAAAABAAEAPMA&#10;AADnBwAAAAA=&#10;">
                        <v:rect id="Rectángulo 1" o:spid="_x0000_s1038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      <v:shape id="Cuadro de texto 2" o:spid="_x0000_s1039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      <v:textbox>
                            <w:txbxContent>
                              <w:p w14:paraId="0B249F2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7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7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040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      <v:textbox>
                            <w:txbxContent>
                              <w:p w14:paraId="31A42465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7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7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041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      <v:textbox>
                            <w:txbxContent>
                              <w:p w14:paraId="1E2E19D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7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7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042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      <v:textbox>
                            <w:txbxContent>
                              <w:p w14:paraId="0C21B61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7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7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043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      <v:textbox>
                            <w:txbxContent>
                              <w:p w14:paraId="735931A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7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8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044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      <v:textbox>
                            <w:txbxContent>
                              <w:p w14:paraId="19C8992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8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8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045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      <v:textbox>
                            <w:txbxContent>
                              <w:p w14:paraId="1CB1A9A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8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8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046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      <v:textbox>
                            <w:txbxContent>
                              <w:p w14:paraId="731FDAA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8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8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047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      <v:textbox>
                            <w:txbxContent>
                              <w:p w14:paraId="43429B8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8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8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04945A6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A5E190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6F34E6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F1344F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149B47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39DE37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B2B638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A9721F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2FDEED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2C0BB9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6E8A77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62FECF08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4594E81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51259A95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2AA8194D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DDF6A47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2</w:t>
      </w:r>
    </w:p>
    <w:p w14:paraId="4EFCEE53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584FB966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05885054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597E6AED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1D8D9B7" w14:textId="45B49805" w:rsidR="00A87F48" w:rsidRPr="007866A3" w:rsidRDefault="00A87F48" w:rsidP="00A87F48">
      <w:pPr>
        <w:rPr>
          <w:del w:id="189" w:author="J&amp;J" w:date="2015-05-02T17:40:00Z"/>
          <w:rFonts w:ascii="Arial" w:hAnsi="Arial" w:cs="Arial"/>
          <w:b/>
          <w:color w:val="FF0000"/>
          <w:sz w:val="18"/>
          <w:szCs w:val="18"/>
          <w:lang w:val="es-ES_tradnl"/>
        </w:rPr>
      </w:pPr>
      <w:del w:id="190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604298B5" wp14:editId="04F1A787">
              <wp:extent cx="4391025" cy="1704975"/>
              <wp:effectExtent l="0" t="0" r="9525" b="9525"/>
              <wp:docPr id="620" name="Imagen 6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2"/>
                      <pic:cNvPicPr>
                        <a:picLocks noChangeAspect="1" noChangeArrowheads="1"/>
                      </pic:cNvPicPr>
                    </pic:nvPicPr>
                    <pic:blipFill>
                      <a:blip r:embed="rId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91025" cy="1704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57253698" w14:textId="54B3250C" w:rsidR="00A87F48" w:rsidRPr="007866A3" w:rsidRDefault="00A87F48" w:rsidP="00A87F48">
      <w:pPr>
        <w:rPr>
          <w:del w:id="191" w:author="J&amp;J" w:date="2015-05-02T17:40:00Z"/>
          <w:rFonts w:ascii="Arial" w:hAnsi="Arial" w:cs="Arial"/>
          <w:b/>
          <w:color w:val="FF0000"/>
          <w:sz w:val="18"/>
          <w:szCs w:val="18"/>
          <w:lang w:val="es-ES_tradnl"/>
        </w:rPr>
      </w:pPr>
      <w:del w:id="192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75E94406" wp14:editId="2291F6BB">
              <wp:extent cx="904875" cy="276225"/>
              <wp:effectExtent l="0" t="0" r="9525" b="9525"/>
              <wp:docPr id="619" name="Imagen 6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6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9AC3B63" w14:textId="77777777" w:rsidR="00A87F48" w:rsidRPr="007866A3" w:rsidRDefault="00A87F48" w:rsidP="00A87F48">
      <w:pPr>
        <w:rPr>
          <w:ins w:id="193" w:author="J&amp;J" w:date="2015-05-02T17:40:00Z"/>
          <w:rFonts w:ascii="Arial" w:hAnsi="Arial" w:cs="Arial"/>
          <w:b/>
          <w:color w:val="FF0000"/>
          <w:sz w:val="18"/>
          <w:szCs w:val="18"/>
          <w:lang w:val="es-ES_tradnl"/>
        </w:rPr>
      </w:pPr>
      <w:ins w:id="194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2B22BCFF" wp14:editId="6EB95D73">
              <wp:extent cx="4381500" cy="1705404"/>
              <wp:effectExtent l="0" t="0" r="0" b="9525"/>
              <wp:docPr id="2" name="Imagen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89418" cy="170848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F6F1A75" w14:textId="77777777" w:rsidR="00A87F48" w:rsidRPr="007866A3" w:rsidRDefault="00A87F48" w:rsidP="00A87F48">
      <w:pPr>
        <w:rPr>
          <w:ins w:id="195" w:author="J&amp;J" w:date="2015-05-02T17:40:00Z"/>
          <w:rFonts w:ascii="Arial" w:hAnsi="Arial" w:cs="Arial"/>
          <w:b/>
          <w:color w:val="FF0000"/>
          <w:sz w:val="18"/>
          <w:szCs w:val="18"/>
          <w:lang w:val="es-ES_tradnl"/>
        </w:rPr>
      </w:pPr>
      <w:ins w:id="196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5842E44F" wp14:editId="193D9B52">
              <wp:extent cx="902252" cy="273050"/>
              <wp:effectExtent l="0" t="0" r="0" b="0"/>
              <wp:docPr id="56" name="Imagen 5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456DE03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638FD4F5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FE999DE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5FC08B79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78B39924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197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198">
          <w:tblGrid>
            <w:gridCol w:w="1129"/>
            <w:gridCol w:w="5670"/>
            <w:gridCol w:w="2823"/>
          </w:tblGrid>
        </w:tblGridChange>
      </w:tblGrid>
      <w:tr w:rsidR="00A87F48" w:rsidRPr="007866A3" w14:paraId="2C0218D7" w14:textId="77777777" w:rsidTr="00401F78">
        <w:tc>
          <w:tcPr>
            <w:tcW w:w="9622" w:type="dxa"/>
            <w:gridSpan w:val="3"/>
            <w:tcPrChange w:id="199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1D06E168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63909C17" w14:textId="77777777" w:rsidTr="00401F78">
        <w:tc>
          <w:tcPr>
            <w:tcW w:w="1129" w:type="dxa"/>
            <w:tcPrChange w:id="200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677FC393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201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2B7EC595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202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396E9D2D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158901CC" w14:textId="77777777" w:rsidTr="00401F78">
        <w:tc>
          <w:tcPr>
            <w:tcW w:w="1129" w:type="dxa"/>
            <w:tcPrChange w:id="203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3DC108E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204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317F6AF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05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003893C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06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07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2140802553"/>
                <w:placeholder>
                  <w:docPart w:val="30B79B7B2B2D4CD4AE1106D3A70D9479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207"/>
                <w:ins w:id="208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09" w:author="J&amp;J" w:date="2015-05-02T17:40:00Z"/>
              </w:sdtContent>
            </w:sdt>
            <w:customXmlInsRangeEnd w:id="209"/>
          </w:p>
        </w:tc>
      </w:tr>
      <w:tr w:rsidR="00A87F48" w:rsidRPr="007866A3" w14:paraId="0E4221DD" w14:textId="77777777" w:rsidTr="00401F78">
        <w:tc>
          <w:tcPr>
            <w:tcW w:w="1129" w:type="dxa"/>
            <w:tcPrChange w:id="210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4416A8C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211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3456C9C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12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008876C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13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14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622500358"/>
                <w:placeholder>
                  <w:docPart w:val="AA338DDA85874BF18D8A531AC0FF7DED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214"/>
                <w:ins w:id="215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16" w:author="J&amp;J" w:date="2015-05-02T17:40:00Z"/>
              </w:sdtContent>
            </w:sdt>
            <w:customXmlInsRangeEnd w:id="216"/>
          </w:p>
        </w:tc>
      </w:tr>
      <w:tr w:rsidR="00A87F48" w:rsidRPr="007866A3" w14:paraId="3529DB01" w14:textId="77777777" w:rsidTr="00401F78">
        <w:tc>
          <w:tcPr>
            <w:tcW w:w="1129" w:type="dxa"/>
            <w:tcPrChange w:id="217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1A19E62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218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6E9EC3A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19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5BC5250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20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21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2035643617"/>
                <w:placeholder>
                  <w:docPart w:val="09BF6B06B4984D7AB3F22A565E519F6E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221"/>
                <w:ins w:id="222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23" w:author="J&amp;J" w:date="2015-05-02T17:40:00Z"/>
              </w:sdtContent>
            </w:sdt>
            <w:customXmlInsRangeEnd w:id="223"/>
          </w:p>
        </w:tc>
      </w:tr>
      <w:tr w:rsidR="00A87F48" w:rsidRPr="005255A8" w14:paraId="05692364" w14:textId="77777777" w:rsidTr="00401F78">
        <w:tc>
          <w:tcPr>
            <w:tcW w:w="9622" w:type="dxa"/>
            <w:gridSpan w:val="3"/>
            <w:tcPrChange w:id="224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21C372F5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621DE05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F336FEC" w14:textId="57039D65" w:rsidR="00A87F48" w:rsidRPr="000D241A" w:rsidRDefault="00A87F48" w:rsidP="00401F78">
            <w:pPr>
              <w:rPr>
                <w:del w:id="225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226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693056" behindDoc="0" locked="0" layoutInCell="1" allowOverlap="1" wp14:anchorId="5EF59ED7" wp14:editId="0354606B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937" name="Grupo 937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938" name="Rectángulo 13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3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0AB670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2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2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4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A9D3B9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2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3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4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D049A1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3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3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4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497B2F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3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3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4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ABA063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3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3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4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D8CA32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3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3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4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75BD3B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3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4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4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8D6682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4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4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4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465807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4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4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5EF59ED7" id="Grupo 937" o:spid="_x0000_s1048" style="position:absolute;margin-left:63.15pt;margin-top:1.1pt;width:351.75pt;height:103.2pt;z-index:251693056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">
                        <v:rect id="Rectángulo 13" o:spid="_x0000_s1049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/e3sAA&#10;AADcAAAADwAAAGRycy9kb3ducmV2LnhtbERPyW7CMBC9I/EP1iD1VhyoVEGKQWUrvbKo5yEekqjx&#10;OLFdkvx9fUDi+PT2xaozlbiT86VlBZNxAoI4s7rkXMHlvH+dgfABWWNlmRT05GG1HA4WmGrb8pHu&#10;p5CLGMI+RQVFCHUqpc8KMujHtiaO3M06gyFCl0vtsI3hppLTJHmXBkuODQXWtCko+z39GQXTvSvP&#10;u3XjN9u+oeuh/2na2ZdSL6Pu8wNEoC48xQ/3t1Ywf4tr45l4BOTy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n/e3sAAAADcAAAADwAAAAAAAAAAAAAAAACYAgAAZHJzL2Rvd25y&#10;ZXYueG1sUEsFBgAAAAAEAAQA9QAAAIUDAAAAAA==&#10;" fillcolor="window" strokecolor="#4a7ebb"/>
                        <v:shape id="Cuadro de texto 2" o:spid="_x0000_s1050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gl88QA&#10;AADcAAAADwAAAGRycy9kb3ducmV2LnhtbESPT2sCMRTE7wW/Q3hCbzVpq9JdN0pRBE8VtQreHpu3&#10;f+jmZdlEd/vtm0Khx2FmfsNkq8E24k6drx1reJ4oEMS5MzWXGj5P26c3ED4gG2wck4Zv8rBajh4y&#10;TI3r+UD3YyhFhLBPUUMVQptK6fOKLPqJa4mjV7jOYoiyK6XpsI9w28gXpebSYs1xocKW1hXlX8eb&#10;1XD+KK6XqdqXGztrezcoyTaRWj+Oh/cFiEBD+A//tXdGQ/KawO+ZeAT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YJfPEAAAA3AAAAA8AAAAAAAAAAAAAAAAAmAIAAGRycy9k&#10;b3ducmV2LnhtbFBLBQYAAAAABAAEAPUAAACJAwAAAAA=&#10;" filled="f" stroked="f">
                          <v:textbox>
                            <w:txbxContent>
                              <w:p w14:paraId="70AB670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4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4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51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T/E8IA&#10;AADcAAAADwAAAGRycy9kb3ducmV2LnhtbERPy2rCQBTdF/yH4QrumhmLFpM6CdIidKXUR6G7S+aa&#10;hGbuhMzUpH/vLASXh/NeF6NtxZV63zjWME8UCOLSmYYrDafj9nkFwgdkg61j0vBPHop88rTGzLiB&#10;v+h6CJWIIewz1FCH0GVS+rImiz5xHXHkLq63GCLsK2l6HGK4beWLUq/SYsOxocaO3msqfw9/VsN5&#10;d/n5Xqh99WGX3eBGJdmmUuvZdNy8gQg0hof47v40GtJFnB/PxCMg8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JP8TwgAAANwAAAAPAAAAAAAAAAAAAAAAAJgCAABkcnMvZG93&#10;bnJldi54bWxQSwUGAAAAAAQABAD1AAAAhwMAAAAA&#10;" filled="f" stroked="f">
                          <v:textbox>
                            <w:txbxContent>
                              <w:p w14:paraId="7A9D3B9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4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4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52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hai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T0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2haiMMAAADcAAAADwAAAAAAAAAAAAAAAACYAgAAZHJzL2Rv&#10;d25yZXYueG1sUEsFBgAAAAAEAAQA9QAAAIgDAAAAAA==&#10;" filled="f" stroked="f">
                          <v:textbox>
                            <w:txbxContent>
                              <w:p w14:paraId="7D049A1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4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5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53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rE/8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Nawu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6xP/EAAAA3AAAAA8AAAAAAAAAAAAAAAAAmAIAAGRycy9k&#10;b3ducmV2LnhtbFBLBQYAAAAABAAEAPUAAACJAwAAAAA=&#10;" filled="f" stroked="f">
                          <v:textbox>
                            <w:txbxContent>
                              <w:p w14:paraId="3497B2F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5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5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54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ZhZMQA&#10;AADcAAAADwAAAGRycy9kb3ducmV2LnhtbESPT4vCMBTE7wt+h/AEb5r4ZxetRhFF8LTLuqvg7dE8&#10;22LzUppo67c3C8Ieh5n5DbNYtbYUd6p94VjDcKBAEKfOFJxp+P3Z9acgfEA2WDomDQ/ysFp23haY&#10;GNfwN90PIRMRwj5BDXkIVSKlT3Oy6AeuIo7exdUWQ5R1Jk2NTYTbUo6U+pAWC44LOVa0ySm9Hm5W&#10;w/Hzcj5N1Fe2te9V41ol2c6k1r1uu56DCNSG//CrvTcaZpMx/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2YWTEAAAA3AAAAA8AAAAAAAAAAAAAAAAAmAIAAGRycy9k&#10;b3ducmV2LnhtbFBLBQYAAAAABAAEAPUAAACJAwAAAAA=&#10;" filled="f" stroked="f">
                          <v:textbox>
                            <w:txbxContent>
                              <w:p w14:paraId="3ABA063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5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5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55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/5EMQA&#10;AADcAAAADwAAAGRycy9kb3ducmV2LnhtbESPT2vCQBTE7wW/w/IKvTW7lVg0dSNiKXhSqm2ht0f2&#10;5Q/Nvg3ZrYnf3hUEj8PM/IZZrkbbihP1vnGs4SVRIIgLZxquNHwdP57nIHxANtg6Jg1n8rDKJw9L&#10;zIwb+JNOh1CJCGGfoYY6hC6T0hc1WfSJ64ijV7reYoiyr6TpcYhw28qpUq/SYsNxocaONjUVf4d/&#10;q+F7V/7+pGpfvdtZN7hRSbYLqfXT47h+AxFoDPfwrb01GhZpCtcz8QjI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f+RDEAAAA3AAAAA8AAAAAAAAAAAAAAAAAmAIAAGRycy9k&#10;b3ducmV2LnhtbFBLBQYAAAAABAAEAPUAAACJAwAAAAA=&#10;" filled="f" stroked="f">
                          <v:textbox>
                            <w:txbxContent>
                              <w:p w14:paraId="0D8CA32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5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5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56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Nci8MA&#10;AADcAAAADwAAAGRycy9kb3ducmV2LnhtbESPQYvCMBSE7wv+h/AEb2ui6KLVKKIInlzWVcHbo3m2&#10;xealNNHWf78RhD0OM/MNM1+2thQPqn3hWMOgr0AQp84UnGk4/m4/JyB8QDZYOiYNT/KwXHQ+5pgY&#10;1/APPQ4hExHCPkENeQhVIqVPc7Lo+64ijt7V1RZDlHUmTY1NhNtSDpX6khYLjgs5VrTOKb0d7lbD&#10;aX+9nEfqO9vYcdW4Vkm2U6l1r9uuZiACteE//G7vjIbpaAyvM/EI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FNci8MAAADcAAAADwAAAAAAAAAAAAAAAACYAgAAZHJzL2Rv&#10;d25yZXYueG1sUEsFBgAAAAAEAAQA9QAAAIgDAAAAAA==&#10;" filled="f" stroked="f">
                          <v:textbox>
                            <w:txbxContent>
                              <w:p w14:paraId="675BD3B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5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5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57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HC/MMA&#10;AADcAAAADwAAAGRycy9kb3ducmV2LnhtbESPQYvCMBSE7wv+h/AEb2uiqGg1iiiCJ5d1VfD2aJ5t&#10;sXkpTbT135uFhT0OM/MNs1i1thRPqn3hWMOgr0AQp84UnGk4/ew+pyB8QDZYOiYNL/KwWnY+FpgY&#10;1/A3PY8hExHCPkENeQhVIqVPc7Lo+64ijt7N1RZDlHUmTY1NhNtSDpWaSIsFx4UcK9rklN6PD6vh&#10;fLhdLyP1lW3tuGpcqyTbmdS6123XcxCB2vAf/mvvjYbZaAK/Z+IRkM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IHC/MMAAADcAAAADwAAAAAAAAAAAAAAAACYAgAAZHJzL2Rv&#10;d25yZXYueG1sUEsFBgAAAAAEAAQA9QAAAIgDAAAAAA==&#10;" filled="f" stroked="f">
                          <v:textbox>
                            <w:txbxContent>
                              <w:p w14:paraId="48D6682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5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6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58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1nZ8UA&#10;AADcAAAADwAAAGRycy9kb3ducmV2LnhtbESPT2vCQBTE7wW/w/KE3nTXoq2mboK0CJ4s9U+ht0f2&#10;mYRm34bsauK3dwWhx2FmfsMss97W4kKtrxxrmIwVCOLcmYoLDYf9ejQH4QOywdoxabiShywdPC0x&#10;Ma7jb7rsQiEihH2CGsoQmkRKn5dk0Y9dQxy9k2sthijbQpoWuwi3tXxR6lVarDgulNjQR0n53+5s&#10;NRy3p9+fqfoqPu2s6VyvJNuF1Pp52K/eQQTqw3/40d4YDYvpG9zPxCM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zWdnxQAAANwAAAAPAAAAAAAAAAAAAAAAAJgCAABkcnMv&#10;ZG93bnJldi54bWxQSwUGAAAAAAQABAD1AAAAigMAAAAA&#10;" filled="f" stroked="f">
                          <v:textbox>
                            <w:txbxContent>
                              <w:p w14:paraId="6465807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6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6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63598B2C" w14:textId="77777777" w:rsidR="00A87F48" w:rsidRPr="007866A3" w:rsidRDefault="00A87F48" w:rsidP="00401F78">
            <w:pPr>
              <w:rPr>
                <w:ins w:id="263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264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626496" behindDoc="0" locked="0" layoutInCell="1" allowOverlap="1" wp14:anchorId="6B7C4C7D" wp14:editId="1A8F3DFD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12" name="Grupo 12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13" name="Rectángulo 13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0B7CCC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6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6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1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2815F9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6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6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1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B49A4F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6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7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1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32B8DD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7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7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1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AA448F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7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7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1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6A475A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7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7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A1B8ED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7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7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31609E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7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8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F9981B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8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8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6B7C4C7D" id="Grupo 12" o:spid="_x0000_s1059" style="position:absolute;margin-left:63.15pt;margin-top:1.1pt;width:351.75pt;height:103.2pt;z-index:251626496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">
                        <v:rect id="Rectángulo 13" o:spid="_x0000_s1060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ZfUcAA&#10;AADbAAAADwAAAGRycy9kb3ducmV2LnhtbERPS2vCQBC+F/wPywi9NRtrlRKzES2IBetBW3oespOH&#10;ZmdDdmviv3cLgrf5+J6TLgfTiAt1rrasYBLFIIhzq2suFfx8b17eQTiPrLGxTAqu5GCZjZ5STLTt&#10;+UCXoy9FCGGXoILK+zaR0uUVGXSRbYkDV9jOoA+wK6XusA/hppGvcTyXBmsODRW29FFRfj7+GQWe&#10;9lu69r/7Hc94y6evt7UsrFLP42G1AOFp8A/x3f2pw/wp/P8SDpDZ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kZfUcAAAADbAAAADwAAAAAAAAAAAAAAAACYAgAAZHJzL2Rvd25y&#10;ZXYueG1sUEsFBgAAAAAEAAQA9QAAAIUDAAAAAA==&#10;" fillcolor="white [3212]" strokecolor="#4579b8 [3044]"/>
                        <v:shape id="Cuadro de texto 2" o:spid="_x0000_s1061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vT+sAA&#10;AADbAAAADwAAAGRycy9kb3ducmV2LnhtbERPS4vCMBC+C/6HMII3TRQVtxpFFGFPLj52YW9DM7bF&#10;ZlKaaLv/fiMI3ubje85y3dpSPKj2hWMNo6ECQZw6U3Cm4XLeD+YgfEA2WDomDX/kYb3qdpaYGNfw&#10;kR6nkIkYwj5BDXkIVSKlT3Oy6IeuIo7c1dUWQ4R1Jk2NTQy3pRwrNZMWC44NOVa0zSm9ne5Ww/fh&#10;+vszUV/Zzk6rxrVKsv2QWvd77WYBIlAb3uKX+9PE+RN4/hIP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vT+sAAAADbAAAADwAAAAAAAAAAAAAAAACYAgAAZHJzL2Rvd25y&#10;ZXYueG1sUEsFBgAAAAAEAAQA9QAAAIUDAAAAAA==&#10;" filled="f" stroked="f">
                          <v:textbox>
                            <w:txbxContent>
                              <w:p w14:paraId="20B7CCC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8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8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062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d2Yb8A&#10;AADbAAAADwAAAGRycy9kb3ducmV2LnhtbERPTYvCMBC9L/gfwgje1kTRxa1GEUXwpKy6C3sbmrEt&#10;NpPSRFv/vREEb/N4nzNbtLYUN6p94VjDoK9AEKfOFJxpOB03nxMQPiAbLB2Thjt5WMw7HzNMjGv4&#10;h26HkIkYwj5BDXkIVSKlT3Oy6PuuIo7c2dUWQ4R1Jk2NTQy3pRwq9SUtFhwbcqxolVN6OVytht/d&#10;+f9vpPbZ2o6rxrVKsv2WWve67XIKIlAb3uKXe2vi/DE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93ZhvwAAANsAAAAPAAAAAAAAAAAAAAAAAJgCAABkcnMvZG93bnJl&#10;di54bWxQSwUGAAAAAAQABAD1AAAAhAMAAAAA&#10;" filled="f" stroked="f">
                          <v:textbox>
                            <w:txbxContent>
                              <w:p w14:paraId="42815F9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8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8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063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XoFsEA&#10;AADbAAAADwAAAGRycy9kb3ducmV2LnhtbERPTWvCQBC9F/wPywi9NbsWDTZmFakIPVWa2kJvQ3ZM&#10;gtnZkF1N+u9dodDbPN7n5JvRtuJKvW8ca5glCgRx6UzDlYbj5/5pCcIHZIOtY9LwSx4268lDjplx&#10;A3/QtQiViCHsM9RQh9BlUvqyJos+cR1x5E6utxgi7CtpehxiuG3ls1KptNhwbKixo9eaynNxsRq+&#10;3k8/33N1qHZ20Q1uVJLti9T6cTpuVyACjeFf/Od+M3F+Cvdf4gF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l6BbBAAAA2wAAAA8AAAAAAAAAAAAAAAAAmAIAAGRycy9kb3du&#10;cmV2LnhtbFBLBQYAAAAABAAEAPUAAACGAwAAAAA=&#10;" filled="f" stroked="f">
                          <v:textbox>
                            <w:txbxContent>
                              <w:p w14:paraId="3B49A4F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8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8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064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lNjcEA&#10;AADbAAAADwAAAGRycy9kb3ducmV2LnhtbERPTWvCQBC9F/wPywjedFextcZsRFoKPbWYtoK3ITsm&#10;wexsyG5N/PduQehtHu9z0u1gG3GhzteONcxnCgRx4UzNpYbvr7fpMwgfkA02jknDlTxss9FDiolx&#10;Pe/pkodSxBD2CWqoQmgTKX1RkUU/cy1x5E6usxgi7EppOuxjuG3kQqknabHm2FBhSy8VFef812r4&#10;+TgdD0v1Wb7ax7Z3g5Js11LryXjYbUAEGsK/+O5+N3H+C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pTY3BAAAA2wAAAA8AAAAAAAAAAAAAAAAAmAIAAGRycy9kb3du&#10;cmV2LnhtbFBLBQYAAAAABAAEAPUAAACGAwAAAAA=&#10;" filled="f" stroked="f">
                          <v:textbox>
                            <w:txbxContent>
                              <w:p w14:paraId="232B8DD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8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9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065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Z/8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Y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22f/EAAAA2wAAAA8AAAAAAAAAAAAAAAAAmAIAAGRycy9k&#10;b3ducmV2LnhtbFBLBQYAAAAABAAEAPUAAACJAwAAAAA=&#10;" filled="f" stroked="f">
                          <v:textbox>
                            <w:txbxContent>
                              <w:p w14:paraId="0AA448F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9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9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066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p8ZL8A&#10;AADbAAAADwAAAGRycy9kb3ducmV2LnhtbERPTYvCMBC9C/sfwix402RFZa1GWVYET4q6Ct6GZmzL&#10;NpPSRFv/vREEb/N4nzNbtLYUN6p94VjDV1+BIE6dKTjT8HdY9b5B+IBssHRMGu7kYTH/6MwwMa7h&#10;Hd32IRMxhH2CGvIQqkRKn+Zk0fddRRy5i6sthgjrTJoamxhuSzlQaiwtFhwbcqzoN6f0f3+1Go6b&#10;y/k0VNtsaUdV41ol2U6k1t3P9mcKIlAb3uKXe23i/Ak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unxkvwAAANsAAAAPAAAAAAAAAAAAAAAAAJgCAABkcnMvZG93bnJl&#10;di54bWxQSwUGAAAAAAQABAD1AAAAhAMAAAAA&#10;" filled="f" stroked="f">
                          <v:textbox>
                            <w:txbxContent>
                              <w:p w14:paraId="56A475A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9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9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067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        <v:textbox>
                            <w:txbxContent>
                              <w:p w14:paraId="7A1B8ED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9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9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068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        <v:textbox>
                            <w:txbxContent>
                              <w:p w14:paraId="431609E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9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9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069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        <v:textbox>
                            <w:txbxContent>
                              <w:p w14:paraId="1F9981B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9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0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7D3CFA0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751306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0BB4A2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C19308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D67B43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E7A520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5AA273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BAF642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2A26A6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BD91F2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38DE3C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2D7F66BB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B94DEA4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3</w:t>
      </w:r>
    </w:p>
    <w:p w14:paraId="692DF0B9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2278DD6C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11D34783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716B26CE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6BCB236" w14:textId="6AC97D66" w:rsidR="00A87F48" w:rsidRPr="007866A3" w:rsidRDefault="00A87F48" w:rsidP="00A87F48">
      <w:pPr>
        <w:rPr>
          <w:del w:id="301" w:author="J&amp;J" w:date="2015-05-02T17:40:00Z"/>
          <w:rFonts w:ascii="Arial" w:hAnsi="Arial" w:cs="Arial"/>
          <w:b/>
          <w:color w:val="FF0000"/>
          <w:sz w:val="18"/>
          <w:szCs w:val="18"/>
          <w:lang w:val="es-ES_tradnl"/>
        </w:rPr>
      </w:pPr>
      <w:del w:id="302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10E38614" wp14:editId="6D477E69">
              <wp:extent cx="4391025" cy="1704975"/>
              <wp:effectExtent l="0" t="0" r="9525" b="9525"/>
              <wp:docPr id="618" name="Imagen 6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37"/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91025" cy="1704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000D8163" w14:textId="62864E65" w:rsidR="00A87F48" w:rsidRPr="007866A3" w:rsidRDefault="00A87F48" w:rsidP="00A87F48">
      <w:pPr>
        <w:rPr>
          <w:del w:id="303" w:author="J&amp;J" w:date="2015-05-02T17:40:00Z"/>
          <w:rFonts w:ascii="Arial" w:hAnsi="Arial" w:cs="Arial"/>
          <w:b/>
          <w:color w:val="FF0000"/>
          <w:sz w:val="18"/>
          <w:szCs w:val="18"/>
          <w:lang w:val="es-ES_tradnl"/>
        </w:rPr>
      </w:pPr>
      <w:del w:id="304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039B7653" wp14:editId="3B345AA5">
              <wp:extent cx="904875" cy="276225"/>
              <wp:effectExtent l="0" t="0" r="9525" b="9525"/>
              <wp:docPr id="617" name="Imagen 6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44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2129562F" w14:textId="77777777" w:rsidR="00A87F48" w:rsidRPr="007866A3" w:rsidRDefault="00A87F48" w:rsidP="00A87F48">
      <w:pPr>
        <w:rPr>
          <w:ins w:id="305" w:author="J&amp;J" w:date="2015-05-02T17:40:00Z"/>
          <w:rFonts w:ascii="Arial" w:hAnsi="Arial" w:cs="Arial"/>
          <w:b/>
          <w:color w:val="FF0000"/>
          <w:sz w:val="18"/>
          <w:szCs w:val="18"/>
          <w:lang w:val="es-ES_tradnl"/>
        </w:rPr>
      </w:pPr>
      <w:ins w:id="306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0449E004" wp14:editId="2123A969">
              <wp:extent cx="4394200" cy="1707132"/>
              <wp:effectExtent l="0" t="0" r="6350" b="7620"/>
              <wp:docPr id="37" name="Imagen 3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97228" cy="170830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9DC0ACA" w14:textId="77777777" w:rsidR="00A87F48" w:rsidRPr="007866A3" w:rsidRDefault="00A87F48" w:rsidP="00A87F48">
      <w:pPr>
        <w:rPr>
          <w:ins w:id="307" w:author="J&amp;J" w:date="2015-05-02T17:40:00Z"/>
          <w:rFonts w:ascii="Arial" w:hAnsi="Arial" w:cs="Arial"/>
          <w:b/>
          <w:color w:val="FF0000"/>
          <w:sz w:val="18"/>
          <w:szCs w:val="18"/>
          <w:lang w:val="es-ES_tradnl"/>
        </w:rPr>
      </w:pPr>
      <w:ins w:id="308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7026DE35" wp14:editId="1E2798E2">
              <wp:extent cx="902252" cy="273050"/>
              <wp:effectExtent l="0" t="0" r="0" b="0"/>
              <wp:docPr id="544" name="Imagen 54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996B3F6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4582B045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1B120FB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34B15D3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29114EC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309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310">
          <w:tblGrid>
            <w:gridCol w:w="1129"/>
            <w:gridCol w:w="5670"/>
            <w:gridCol w:w="2823"/>
          </w:tblGrid>
        </w:tblGridChange>
      </w:tblGrid>
      <w:tr w:rsidR="00A87F48" w:rsidRPr="007866A3" w14:paraId="5DCE5B79" w14:textId="77777777" w:rsidTr="00401F78">
        <w:tc>
          <w:tcPr>
            <w:tcW w:w="9622" w:type="dxa"/>
            <w:gridSpan w:val="3"/>
            <w:tcPrChange w:id="311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02DC7057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11AA1891" w14:textId="77777777" w:rsidTr="00401F78">
        <w:tc>
          <w:tcPr>
            <w:tcW w:w="1129" w:type="dxa"/>
            <w:tcPrChange w:id="312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50980EB2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313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7478960E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314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51219DA8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4CCF938F" w14:textId="77777777" w:rsidTr="00401F78">
        <w:tc>
          <w:tcPr>
            <w:tcW w:w="1129" w:type="dxa"/>
            <w:tcPrChange w:id="315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457D20A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316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6C5BA14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317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12471A7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318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319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2067485143"/>
                <w:placeholder>
                  <w:docPart w:val="F2F7107B4B6B4D61A85BFE686932B33A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319"/>
                <w:ins w:id="320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321" w:author="J&amp;J" w:date="2015-05-02T17:40:00Z"/>
              </w:sdtContent>
            </w:sdt>
            <w:customXmlInsRangeEnd w:id="321"/>
          </w:p>
        </w:tc>
      </w:tr>
      <w:tr w:rsidR="00A87F48" w:rsidRPr="007866A3" w14:paraId="17020839" w14:textId="77777777" w:rsidTr="00401F78">
        <w:tc>
          <w:tcPr>
            <w:tcW w:w="1129" w:type="dxa"/>
            <w:tcPrChange w:id="322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525CBB9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323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4A95D6F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324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7163A6C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325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326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1148974177"/>
                <w:placeholder>
                  <w:docPart w:val="5B19E702AA7D4C369169300C83A4FCEF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326"/>
                <w:ins w:id="327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328" w:author="J&amp;J" w:date="2015-05-02T17:40:00Z"/>
              </w:sdtContent>
            </w:sdt>
            <w:customXmlInsRangeEnd w:id="328"/>
          </w:p>
        </w:tc>
      </w:tr>
      <w:tr w:rsidR="00A87F48" w:rsidRPr="007866A3" w14:paraId="1B3FAC08" w14:textId="77777777" w:rsidTr="00401F78">
        <w:tc>
          <w:tcPr>
            <w:tcW w:w="1129" w:type="dxa"/>
            <w:tcPrChange w:id="329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440223C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330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2123AEE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331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70F8FE4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332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333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722413733"/>
                <w:placeholder>
                  <w:docPart w:val="02D95F8ED1B843F5A15E29E41F529900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333"/>
                <w:ins w:id="334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335" w:author="J&amp;J" w:date="2015-05-02T17:40:00Z"/>
              </w:sdtContent>
            </w:sdt>
            <w:customXmlInsRangeEnd w:id="335"/>
          </w:p>
        </w:tc>
      </w:tr>
      <w:tr w:rsidR="00A87F48" w:rsidRPr="005255A8" w14:paraId="03CF0F7A" w14:textId="77777777" w:rsidTr="00401F78">
        <w:tc>
          <w:tcPr>
            <w:tcW w:w="9622" w:type="dxa"/>
            <w:gridSpan w:val="3"/>
            <w:tcPrChange w:id="336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74B77842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3D8D758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6E1EE0A" w14:textId="3CA81515" w:rsidR="00A87F48" w:rsidRPr="000D241A" w:rsidRDefault="00A87F48" w:rsidP="00401F78">
            <w:pPr>
              <w:rPr>
                <w:del w:id="337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338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694080" behindDoc="0" locked="0" layoutInCell="1" allowOverlap="1" wp14:anchorId="0FDB8489" wp14:editId="29E7CCC9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926" name="Grupo 926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927" name="Rectángulo 213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2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4FF5F0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3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4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2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3EE6A8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4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4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3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C79EA6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4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4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3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C233DB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4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4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3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F03D22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4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4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3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0A1E3E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4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5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3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DB0140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5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5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3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6FDB3A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5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5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3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DE1D65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5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5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0FDB8489" id="Grupo 926" o:spid="_x0000_s1070" style="position:absolute;margin-left:63.15pt;margin-top:1.1pt;width:351.75pt;height:103.2pt;z-index:251694080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">
                        <v:rect id="Rectángulo 213" o:spid="_x0000_s1071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ncccMA&#10;AADcAAAADwAAAGRycy9kb3ducmV2LnhtbESPzU7DMBCE70h9B2srcaNOc2hLqFv1H660Vc9LvCQR&#10;8TqxTZO8PUZC4jiamW80y3VvanEn5yvLCqaTBARxbnXFhYLr5fi0AOEDssbaMikYyMN6NXpYYqZt&#10;x+90P4dCRAj7DBWUITSZlD4vyaCf2IY4ep/WGQxRukJqh12Em1qmSTKTBiuOCyU2tCsp/zp/GwXp&#10;0VWXw7b1u/3Q0sfrcGu7xUmpx3G/eQERqA//4b/2m1bwnM7h90w8An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jncccMAAADcAAAADwAAAAAAAAAAAAAAAACYAgAAZHJzL2Rv&#10;d25yZXYueG1sUEsFBgAAAAAEAAQA9QAAAIgDAAAAAA==&#10;" fillcolor="window" strokecolor="#4a7ebb"/>
                        <v:shape id="Cuadro de texto 2" o:spid="_x0000_s1072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0WtcIA&#10;AADcAAAADwAAAGRycy9kb3ducmV2LnhtbERPz2vCMBS+C/sfwht4s8nEie1My1AGnibWbbDbo3m2&#10;Zc1LaTJb/3tzGOz48f3eFpPtxJUG3zrW8JQoEMSVMy3XGj7Ob4sNCB+QDXaOScONPBT5w2yLmXEj&#10;n+hahlrEEPYZamhC6DMpfdWQRZ+4njhyFzdYDBEOtTQDjjHcdnKp1FpabDk2NNjTrqHqp/y1Gj7f&#10;L99fK3Ws9/a5H92kJNtUaj1/nF5fQASawr/4z30wGtJlXBvPxCMg8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jRa1wgAAANwAAAAPAAAAAAAAAAAAAAAAAJgCAABkcnMvZG93&#10;bnJldi54bWxQSwUGAAAAAAQABAD1AAAAhwMAAAAA&#10;" filled="f" stroked="f">
                          <v:textbox>
                            <w:txbxContent>
                              <w:p w14:paraId="24FF5F0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5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5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73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GzLsMA&#10;AADcAAAADwAAAGRycy9kb3ducmV2LnhtbESPT4vCMBTE74LfITxhb5oou2KrUWQXwdMu/gVvj+bZ&#10;FpuX0kRbv/1mYcHjMDO/YRarzlbiQY0vHWsYjxQI4syZknMNx8NmOAPhA7LByjFpeJKH1bLfW2Bq&#10;XMs7euxDLiKEfYoaihDqVEqfFWTRj1xNHL2rayyGKJtcmgbbCLeVnCg1lRZLjgsF1vRZUHbb362G&#10;0/f1cn5XP/mX/ahb1ynJNpFavw269RxEoC68wv/trdGQTBL4OxOP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MGzLsMAAADcAAAADwAAAAAAAAAAAAAAAACYAgAAZHJzL2Rv&#10;d25yZXYueG1sUEsFBgAAAAAEAAQA9QAAAIgDAAAAAA==&#10;" filled="f" stroked="f">
                          <v:textbox>
                            <w:txbxContent>
                              <w:p w14:paraId="73EE6A8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5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6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74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KMbsAA&#10;AADcAAAADwAAAGRycy9kb3ducmV2LnhtbERPy4rCMBTdC/5DuII7TdRRxmoUUQRXIz5mYHaX5toW&#10;m5vSRNv5+8lCcHk47+W6taV4Uu0LxxpGQwWCOHWm4EzD9bIffILwAdlg6Zg0/JGH9arbWWJiXMMn&#10;ep5DJmII+wQ15CFUiZQ+zcmiH7qKOHI3V1sMEdaZNDU2MdyWcqzUTFosODbkWNE2p/R+flgN31+3&#10;358Pdcx2dlo1rlWS7Vxq3e+1mwWIQG14i1/ug9Ewn8T5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CKMbsAAAADcAAAADwAAAAAAAAAAAAAAAACYAgAAZHJzL2Rvd25y&#10;ZXYueG1sUEsFBgAAAAAEAAQA9QAAAIUDAAAAAA==&#10;" filled="f" stroked="f">
                          <v:textbox>
                            <w:txbxContent>
                              <w:p w14:paraId="1C79EA6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6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6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75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4p9cUA&#10;AADcAAAADwAAAGRycy9kb3ducmV2LnhtbESPT2sCMRTE74LfITzBmyZqLbrdKNJS6KnSVQu9PTZv&#10;/9DNy7JJ3e23bwqCx2FmfsOk+8E24kqdrx1rWMwVCOLcmZpLDefT62wDwgdkg41j0vBLHva78SjF&#10;xLieP+iahVJECPsENVQhtImUPq/Iop+7ljh6hesshii7UpoO+wi3jVwq9Sgt1hwXKmzpuaL8O/ux&#10;Gi7vxdfngzqWL3bd9m5Qku1Waj2dDIcnEIGGcA/f2m9Gw3a1gP8z8QjI3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bin1xQAAANwAAAAPAAAAAAAAAAAAAAAAAJgCAABkcnMv&#10;ZG93bnJldi54bWxQSwUGAAAAAAQABAD1AAAAigMAAAAA&#10;" filled="f" stroked="f">
                          <v:textbox>
                            <w:txbxContent>
                              <w:p w14:paraId="0C233DB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6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6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76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y3gsQA&#10;AADcAAAADwAAAGRycy9kb3ducmV2LnhtbESPT4vCMBTE7wt+h/AEb2vinxWtRpFdBE8uuqvg7dE8&#10;22LzUppo67c3wsIeh5n5DbNYtbYUd6p94VjDoK9AEKfOFJxp+P3ZvE9B+IBssHRMGh7kYbXsvC0w&#10;Ma7hPd0PIRMRwj5BDXkIVSKlT3Oy6PuuIo7exdUWQ5R1Jk2NTYTbUg6VmkiLBceFHCv6zCm9Hm5W&#10;w3F3OZ/G6jv7sh9V41ol2c6k1r1uu56DCNSG//Bfe2s0zEZDe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8t4LEAAAA3AAAAA8AAAAAAAAAAAAAAAAAmAIAAGRycy9k&#10;b3ducmV2LnhtbFBLBQYAAAAABAAEAPUAAACJAwAAAAA=&#10;" filled="f" stroked="f">
                          <v:textbox>
                            <w:txbxContent>
                              <w:p w14:paraId="3F03D22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6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6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77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ASGcUA&#10;AADcAAAADwAAAGRycy9kb3ducmV2LnhtbESPT2vCQBTE7wW/w/KE3nTXaoumboK0CJ4s9U+ht0f2&#10;mYRm34bsauK3dwWhx2FmfsMss97W4kKtrxxrmIwVCOLcmYoLDYf9ejQH4QOywdoxabiShywdPC0x&#10;Ma7jb7rsQiEihH2CGsoQmkRKn5dk0Y9dQxy9k2sthijbQpoWuwi3tXxR6k1arDgulNjQR0n53+5s&#10;NRy3p9+fmfoqPu1r07leSbYLqfXzsF+9gwjUh//wo70xGhbTKdzPxCM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8BIZxQAAANwAAAAPAAAAAAAAAAAAAAAAAJgCAABkcnMv&#10;ZG93bnJldi54bWxQSwUGAAAAAAQABAD1AAAAigMAAAAA&#10;" filled="f" stroked="f">
                          <v:textbox>
                            <w:txbxContent>
                              <w:p w14:paraId="10A1E3E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6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6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78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mKbcQA&#10;AADcAAAADwAAAGRycy9kb3ducmV2LnhtbESPT4vCMBTE7wt+h/AEb5r4ZxetRhFF8LTLuqvg7dE8&#10;22LzUppo67c3C8Ieh5n5DbNYtbYUd6p94VjDcKBAEKfOFJxp+P3Z9acgfEA2WDomDQ/ysFp23haY&#10;GNfwN90PIRMRwj5BDXkIVSKlT3Oy6AeuIo7exdUWQ5R1Jk2NTYTbUo6U+pAWC44LOVa0ySm9Hm5W&#10;w/Hzcj5N1Fe2te9V41ol2c6k1r1uu56DCNSG//CrvTcaZuMJ/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Zim3EAAAA3AAAAA8AAAAAAAAAAAAAAAAAmAIAAGRycy9k&#10;b3ducmV2LnhtbFBLBQYAAAAABAAEAPUAAACJAwAAAAA=&#10;" filled="f" stroked="f">
                          <v:textbox>
                            <w:txbxContent>
                              <w:p w14:paraId="2DB0140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6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7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79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Uv9sQA&#10;AADcAAAADwAAAGRycy9kb3ducmV2LnhtbESPQWvCQBSE74L/YXmCN93VqmjqKmIp9FQxrYXeHtln&#10;Epp9G7Krif++Kwgeh5n5hllvO1uJKzW+dKxhMlYgiDNnSs41fH+9j5YgfEA2WDkmDTfysN30e2tM&#10;jGv5SNc05CJC2CeooQihTqT0WUEW/djVxNE7u8ZiiLLJpWmwjXBbyalSC2mx5LhQYE37grK/9GI1&#10;nD7Pvz8zdcjf7LxuXack25XUejjodq8gAnXhGX60P4yG1csc7mfi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VL/bEAAAA3AAAAA8AAAAAAAAAAAAAAAAAmAIAAGRycy9k&#10;b3ducmV2LnhtbFBLBQYAAAAABAAEAPUAAACJAwAAAAA=&#10;" filled="f" stroked="f">
                          <v:textbox>
                            <w:txbxContent>
                              <w:p w14:paraId="56FDB3A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7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7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80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exgcQA&#10;AADcAAAADwAAAGRycy9kb3ducmV2LnhtbESPQWvCQBSE74L/YXmCN93VqmjqKmIp9FQxrYXeHtln&#10;Epp9G7Krif++Kwgeh5n5hllvO1uJKzW+dKxhMlYgiDNnSs41fH+9j5YgfEA2WDkmDTfysN30e2tM&#10;jGv5SNc05CJC2CeooQihTqT0WUEW/djVxNE7u8ZiiLLJpWmwjXBbyalSC2mx5LhQYE37grK/9GI1&#10;nD7Pvz8zdcjf7LxuXack25XUejjodq8gAnXhGX60P4yG1csC7mfi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HsYHEAAAA3AAAAA8AAAAAAAAAAAAAAAAAmAIAAGRycy9k&#10;b3ducmV2LnhtbFBLBQYAAAAABAAEAPUAAACJAwAAAAA=&#10;" filled="f" stroked="f">
                          <v:textbox>
                            <w:txbxContent>
                              <w:p w14:paraId="5DE1D65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7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7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5475F276" w14:textId="77777777" w:rsidR="00A87F48" w:rsidRPr="007866A3" w:rsidRDefault="00A87F48" w:rsidP="00401F78">
            <w:pPr>
              <w:rPr>
                <w:ins w:id="375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376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627520" behindDoc="0" locked="0" layoutInCell="1" allowOverlap="1" wp14:anchorId="7020D2DE" wp14:editId="36467467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54" name="Grupo 54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213" name="Rectángulo 213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2E254F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7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7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1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11E561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7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8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1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42B17E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8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8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1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0FA06A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8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8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1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CBA00C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8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8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2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371547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8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8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2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58925E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8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9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2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A8A61A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9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9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2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FFF5F9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9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9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7020D2DE" id="Grupo 54" o:spid="_x0000_s1081" style="position:absolute;margin-left:63.15pt;margin-top:1.1pt;width:351.75pt;height:103.2pt;z-index:251627520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">
                        <v:rect id="Rectángulo 213" o:spid="_x0000_s1082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F2dsQA&#10;AADcAAAADwAAAGRycy9kb3ducmV2LnhtbESPW2vCQBSE3wX/w3IKfdNN7IWSugYVigX1oan4fMge&#10;k7TZsyG7zeXfu0LBx2FmvmGW6WBq0VHrKssK4nkEgji3uuJCwen7Y/YGwnlkjbVlUjCSg3Q1nSwx&#10;0bbnL+oyX4gAYZeggtL7JpHS5SUZdHPbEAfvYluDPsi2kLrFPsBNLRdR9CoNVhwWSmxoW1L+m/0Z&#10;BZ6OOxr783HPL7zjn8PzRl6sUo8Pw/odhKfB38P/7U+tYBE/we1MOAJyd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hdnbEAAAA3AAAAA8AAAAAAAAAAAAAAAAAmAIAAGRycy9k&#10;b3ducmV2LnhtbFBLBQYAAAAABAAEAPUAAACJAwAAAAA=&#10;" fillcolor="white [3212]" strokecolor="#4579b8 [3044]"/>
                        <v:shape id="Cuadro de texto 2" o:spid="_x0000_s1083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fuQsQA&#10;AADcAAAADwAAAGRycy9kb3ducmV2LnhtbESPQWvCQBSE7wX/w/IEb3U3YotG1yAWoaeWpip4e2Sf&#10;STD7NmS3Sfrvu4VCj8PMfMNss9E2oqfO1441JHMFgrhwpuZSw+nz+LgC4QOywcYxafgmD9lu8rDF&#10;1LiBP6jPQykihH2KGqoQ2lRKX1Rk0c9dSxy9m+sshii7UpoOhwi3jVwo9Swt1hwXKmzpUFFxz7+s&#10;hvPb7XpZqvfyxT61gxuVZLuWWs+m434DItAY/sN/7VejYZEs4fdMPAJ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X7kLEAAAA3AAAAA8AAAAAAAAAAAAAAAAAmAIAAGRycy9k&#10;b3ducmV2LnhtbFBLBQYAAAAABAAEAPUAAACJAwAAAAA=&#10;" filled="f" stroked="f">
                          <v:textbox>
                            <w:txbxContent>
                              <w:p w14:paraId="52E254F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9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9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084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tL2cMA&#10;AADcAAAADwAAAGRycy9kb3ducmV2LnhtbESPT4vCMBTE7wt+h/CEva2JootWo4iLsCdl/QfeHs2z&#10;LTYvpcna+u2NIHgcZuY3zGzR2lLcqPaFYw39ngJBnDpTcKbhsF9/jUH4gGywdEwa7uRhMe98zDAx&#10;ruE/uu1CJiKEfYIa8hCqREqf5mTR91xFHL2Lqy2GKOtMmhqbCLelHCj1LS0WHBdyrGiVU3rd/VsN&#10;x83lfBqqbfZjR1XjWiXZTqTWn912OQURqA3v8Kv9azQM+iN4nolH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tL2cMAAADcAAAADwAAAAAAAAAAAAAAAACYAgAAZHJzL2Rv&#10;d25yZXYueG1sUEsFBgAAAAAEAAQA9QAAAIgDAAAAAA==&#10;" filled="f" stroked="f">
                          <v:textbox>
                            <w:txbxContent>
                              <w:p w14:paraId="611E561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9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9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085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nVrsQA&#10;AADcAAAADwAAAGRycy9kb3ducmV2LnhtbESPQWvCQBSE70L/w/IKveluxIY2dQ1iEXqqGFvB2yP7&#10;TEKzb0N2a9J/3xUEj8PMfMMs89G24kK9bxxrSGYKBHHpTMOVhq/DdvoCwgdkg61j0vBHHvLVw2SJ&#10;mXED7+lShEpECPsMNdQhdJmUvqzJop+5jjh6Z9dbDFH2lTQ9DhFuWzlXKpUWG44LNXa0qan8KX6t&#10;hu/P8+m4ULvq3T53gxuVZPsqtX56HNdvIAKN4R6+tT+MhnmSwv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J1a7EAAAA3AAAAA8AAAAAAAAAAAAAAAAAmAIAAGRycy9k&#10;b3ducmV2LnhtbFBLBQYAAAAABAAEAPUAAACJAwAAAAA=&#10;" filled="f" stroked="f">
                          <v:textbox>
                            <w:txbxContent>
                              <w:p w14:paraId="042B17E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9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40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086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rkR8AA&#10;AADcAAAADwAAAGRycy9kb3ducmV2LnhtbERPTYvCMBC9C/6HMII3TRRX3GoUUQRPK9bdBW9DM7bF&#10;ZlKaaOu/N4eFPT7e92rT2Uo8qfGlYw2TsQJBnDlTcq7h+3IYLUD4gGywckwaXuRhs+73VpgY1/KZ&#10;nmnIRQxhn6CGIoQ6kdJnBVn0Y1cTR+7mGoshwiaXpsE2httKTpWaS4slx4YCa9oVlN3Th9Xw83W7&#10;/s7UKd/bj7p1nZJsP6XWw0G3XYII1IV/8Z/7aDRMJ3FtPBOPgFy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NrkR8AAAADcAAAADwAAAAAAAAAAAAAAAACYAgAAZHJzL2Rvd25y&#10;ZXYueG1sUEsFBgAAAAAEAAQA9QAAAIUDAAAAAA==&#10;" filled="f" stroked="f">
                          <v:textbox>
                            <w:txbxContent>
                              <w:p w14:paraId="40FA06A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40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40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087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ZB3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DwRS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5ZB3MMAAADcAAAADwAAAAAAAAAAAAAAAACYAgAAZHJzL2Rv&#10;d25yZXYueG1sUEsFBgAAAAAEAAQA9QAAAIgDAAAAAA==&#10;" filled="f" stroked="f">
                          <v:textbox>
                            <w:txbxContent>
                              <w:p w14:paraId="3CBA00C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40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40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088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Ai/MIA&#10;AADcAAAADwAAAGRycy9kb3ducmV2LnhtbERPW2vCMBR+H/gfwhH2tiaWbWg1imwIe9pYvYBvh+bY&#10;FpuT0ETb/fvlYbDHj+++2oy2E3fqQ+tYwyxTIIgrZ1quNRz2u6c5iBCRDXaOScMPBdisJw8rLIwb&#10;+JvuZaxFCuFQoIYmRl9IGaqGLIbMeeLEXVxvMSbY19L0OKRw28lcqVdpseXU0KCnt4aqa3mzGo6f&#10;l/PpWX3V7/bFD25Uku1Cav04HbdLEJHG+C/+c38YDXme5qcz6QjI9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wCL8wgAAANwAAAAPAAAAAAAAAAAAAAAAAJgCAABkcnMvZG93&#10;bnJldi54bWxQSwUGAAAAAAQABAD1AAAAhwMAAAAA&#10;" filled="f" stroked="f">
                          <v:textbox>
                            <w:txbxContent>
                              <w:p w14:paraId="5371547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40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40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089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yHZ8QA&#10;AADcAAAADwAAAGRycy9kb3ducmV2LnhtbESPQWvCQBSE7wX/w/IK3prdBC02dRVRCj0p1bbQ2yP7&#10;TEKzb0N2m6T/3hUEj8PMfMMs16NtRE+drx1rSBMFgrhwpuZSw+fp7WkBwgdkg41j0vBPHtarycMS&#10;c+MG/qD+GEoRIexz1FCF0OZS+qIiiz5xLXH0zq6zGKLsSmk6HCLcNjJT6llarDkuVNjStqLi9/hn&#10;NXztzz/fM3Uod3beDm5Uku2L1Hr6OG5eQQQawz18a78bDVmWwvVMPAJyd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Mh2fEAAAA3AAAAA8AAAAAAAAAAAAAAAAAmAIAAGRycy9k&#10;b3ducmV2LnhtbFBLBQYAAAAABAAEAPUAAACJAwAAAAA=&#10;" filled="f" stroked="f">
                          <v:textbox>
                            <w:txbxContent>
                              <w:p w14:paraId="058925E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40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40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090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4ZEMQA&#10;AADcAAAADwAAAGRycy9kb3ducmV2LnhtbESPzWrDMBCE74W8g9hAb7UU05bEiRJCS6Cnljo/kNti&#10;bWwTa2UsxXbfvioUchxm5htmtRltI3rqfO1YwyxRIIgLZ2ouNRz2u6c5CB+QDTaOScMPedisJw8r&#10;zIwb+Jv6PJQiQthnqKEKoc2k9EVFFn3iWuLoXVxnMUTZldJ0OES4bWSq1Ku0WHNcqLClt4qKa36z&#10;Go6fl/PpWX2V7/alHdyoJNuF1PpxOm6XIAKN4R7+b38YDWmawt+ZeAT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eGRDEAAAA3AAAAA8AAAAAAAAAAAAAAAAAmAIAAGRycy9k&#10;b3ducmV2LnhtbFBLBQYAAAAABAAEAPUAAACJAwAAAAA=&#10;" filled="f" stroked="f">
                          <v:textbox>
                            <w:txbxContent>
                              <w:p w14:paraId="5A8A61A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40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41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091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K8i8UA&#10;AADcAAAADwAAAGRycy9kb3ducmV2LnhtbESPT2vCQBTE74V+h+UVvOlu4x9q6iaUFsFTRa2Ct0f2&#10;mYRm34bsatJv3y0IPQ4z8xtmlQ+2ETfqfO1Yw/NEgSAunKm51PB1WI9fQPiAbLBxTBp+yEOePT6s&#10;MDWu5x3d9qEUEcI+RQ1VCG0qpS8qsugnriWO3sV1FkOUXSlNh32E20YmSi2kxZrjQoUtvVdUfO+v&#10;VsPx83I+zdS2/LDztneDkmyXUuvR0/D2CiLQEP7D9/bGaEiSK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EryLxQAAANwAAAAPAAAAAAAAAAAAAAAAAJgCAABkcnMv&#10;ZG93bnJldi54bWxQSwUGAAAAAAQABAD1AAAAigMAAAAA&#10;" filled="f" stroked="f">
                          <v:textbox>
                            <w:txbxContent>
                              <w:p w14:paraId="2FFF5F9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41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41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4BE38A6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340B28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40EF37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C9DE14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FD87FF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FB112E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72ECD0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97B9C3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623F52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C8145A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659885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39916774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A3AA675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57109DC2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4</w:t>
      </w:r>
    </w:p>
    <w:p w14:paraId="338111B7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79916514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59DFBB08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77170B07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A0F05AD" w14:textId="5B3C49C7" w:rsidR="00A87F48" w:rsidRPr="007866A3" w:rsidRDefault="00A87F48" w:rsidP="00A87F48">
      <w:pPr>
        <w:rPr>
          <w:del w:id="413" w:author="J&amp;J" w:date="2015-05-02T17:40:00Z"/>
          <w:rFonts w:ascii="Arial" w:hAnsi="Arial" w:cs="Arial"/>
          <w:b/>
          <w:color w:val="FF0000"/>
          <w:sz w:val="18"/>
          <w:szCs w:val="18"/>
          <w:lang w:val="es-ES_tradnl"/>
        </w:rPr>
      </w:pPr>
      <w:del w:id="414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7E170572" wp14:editId="13F5E419">
              <wp:extent cx="4314825" cy="1676400"/>
              <wp:effectExtent l="0" t="0" r="9525" b="0"/>
              <wp:docPr id="616" name="Imagen 6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23"/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14825" cy="16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D599AAF" w14:textId="09D5077E" w:rsidR="00A87F48" w:rsidRPr="007866A3" w:rsidRDefault="00A87F48" w:rsidP="00A87F48">
      <w:pPr>
        <w:rPr>
          <w:del w:id="415" w:author="J&amp;J" w:date="2015-05-02T17:40:00Z"/>
          <w:rFonts w:ascii="Arial" w:hAnsi="Arial" w:cs="Arial"/>
          <w:b/>
          <w:color w:val="FF0000"/>
          <w:sz w:val="18"/>
          <w:szCs w:val="18"/>
          <w:lang w:val="es-ES_tradnl"/>
        </w:rPr>
      </w:pPr>
      <w:del w:id="416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5438E890" wp14:editId="22CF67FD">
              <wp:extent cx="904875" cy="276225"/>
              <wp:effectExtent l="0" t="0" r="9525" b="9525"/>
              <wp:docPr id="615" name="Imagen 6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43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1900770" w14:textId="77777777" w:rsidR="00A87F48" w:rsidRPr="007866A3" w:rsidRDefault="00A87F48" w:rsidP="00A87F48">
      <w:pPr>
        <w:rPr>
          <w:ins w:id="417" w:author="J&amp;J" w:date="2015-05-02T17:40:00Z"/>
          <w:rFonts w:ascii="Arial" w:hAnsi="Arial" w:cs="Arial"/>
          <w:b/>
          <w:color w:val="FF0000"/>
          <w:sz w:val="18"/>
          <w:szCs w:val="18"/>
          <w:lang w:val="es-ES_tradnl"/>
        </w:rPr>
      </w:pPr>
      <w:ins w:id="418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47EC60AB" wp14:editId="52456460">
              <wp:extent cx="4310380" cy="1677722"/>
              <wp:effectExtent l="0" t="0" r="0" b="0"/>
              <wp:docPr id="23" name="Imagen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19601" cy="168131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D7A21AF" w14:textId="77777777" w:rsidR="00A87F48" w:rsidRPr="007866A3" w:rsidRDefault="00A87F48" w:rsidP="00A87F48">
      <w:pPr>
        <w:rPr>
          <w:ins w:id="419" w:author="J&amp;J" w:date="2015-05-02T17:40:00Z"/>
          <w:rFonts w:ascii="Arial" w:hAnsi="Arial" w:cs="Arial"/>
          <w:b/>
          <w:color w:val="FF0000"/>
          <w:sz w:val="18"/>
          <w:szCs w:val="18"/>
          <w:lang w:val="es-ES_tradnl"/>
        </w:rPr>
      </w:pPr>
      <w:ins w:id="420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4B289210" wp14:editId="6E784BD2">
              <wp:extent cx="902252" cy="273050"/>
              <wp:effectExtent l="0" t="0" r="0" b="0"/>
              <wp:docPr id="543" name="Imagen 54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16B3A26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19A29C26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E4D1734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E7FDE9D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A8BF3C4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421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422">
          <w:tblGrid>
            <w:gridCol w:w="1129"/>
            <w:gridCol w:w="5670"/>
            <w:gridCol w:w="2823"/>
          </w:tblGrid>
        </w:tblGridChange>
      </w:tblGrid>
      <w:tr w:rsidR="00A87F48" w:rsidRPr="007866A3" w14:paraId="67D5D8A1" w14:textId="77777777" w:rsidTr="00401F78">
        <w:tc>
          <w:tcPr>
            <w:tcW w:w="9622" w:type="dxa"/>
            <w:gridSpan w:val="3"/>
            <w:tcPrChange w:id="423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76139206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3862ED24" w14:textId="77777777" w:rsidTr="00401F78">
        <w:tc>
          <w:tcPr>
            <w:tcW w:w="1129" w:type="dxa"/>
            <w:tcPrChange w:id="424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11E47A6C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425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05394439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426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00FB0106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01A7B744" w14:textId="77777777" w:rsidTr="00401F78">
        <w:tc>
          <w:tcPr>
            <w:tcW w:w="1129" w:type="dxa"/>
            <w:tcPrChange w:id="427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46304D2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428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460BC22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429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4C234F5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430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431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603197143"/>
                <w:placeholder>
                  <w:docPart w:val="B13B039EF00F45DC8EE0A7C6D78042BD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431"/>
                <w:ins w:id="432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433" w:author="J&amp;J" w:date="2015-05-02T17:40:00Z"/>
              </w:sdtContent>
            </w:sdt>
            <w:customXmlInsRangeEnd w:id="433"/>
          </w:p>
        </w:tc>
      </w:tr>
      <w:tr w:rsidR="00A87F48" w:rsidRPr="007866A3" w14:paraId="77D7B789" w14:textId="77777777" w:rsidTr="00401F78">
        <w:tc>
          <w:tcPr>
            <w:tcW w:w="1129" w:type="dxa"/>
            <w:tcPrChange w:id="434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1A2E6C7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435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0203027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436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4883802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437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438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611247732"/>
                <w:placeholder>
                  <w:docPart w:val="2785DE89065C402E93137EC70F98378F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438"/>
                <w:ins w:id="439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440" w:author="J&amp;J" w:date="2015-05-02T17:40:00Z"/>
              </w:sdtContent>
            </w:sdt>
            <w:customXmlInsRangeEnd w:id="440"/>
          </w:p>
        </w:tc>
      </w:tr>
      <w:tr w:rsidR="00A87F48" w:rsidRPr="007866A3" w14:paraId="4622E1DB" w14:textId="77777777" w:rsidTr="00401F78">
        <w:tc>
          <w:tcPr>
            <w:tcW w:w="1129" w:type="dxa"/>
            <w:tcPrChange w:id="441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29A902C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442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53DB3C8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443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1CAD79B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444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445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861391982"/>
                <w:placeholder>
                  <w:docPart w:val="E8FC5A5F3EB84C69BAC70207090BAB4E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445"/>
                <w:ins w:id="446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447" w:author="J&amp;J" w:date="2015-05-02T17:40:00Z"/>
              </w:sdtContent>
            </w:sdt>
            <w:customXmlInsRangeEnd w:id="447"/>
          </w:p>
        </w:tc>
      </w:tr>
      <w:tr w:rsidR="00A87F48" w:rsidRPr="005255A8" w14:paraId="4CBF189D" w14:textId="77777777" w:rsidTr="00401F78">
        <w:tc>
          <w:tcPr>
            <w:tcW w:w="9622" w:type="dxa"/>
            <w:gridSpan w:val="3"/>
            <w:tcPrChange w:id="448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433F64E0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720DC8C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5DD621A" w14:textId="3EC15006" w:rsidR="00A87F48" w:rsidRPr="000D241A" w:rsidRDefault="00A87F48" w:rsidP="00401F78">
            <w:pPr>
              <w:rPr>
                <w:del w:id="449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450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695104" behindDoc="0" locked="0" layoutInCell="1" allowOverlap="1" wp14:anchorId="73783ADB" wp14:editId="0562EA40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915" name="Grupo 915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916" name="Rectángulo 225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1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BE8F58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45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45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1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31F92F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45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45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1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D5692B5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45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45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2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D46F66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45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45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2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667C6A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45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46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2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63CCA7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46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46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2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52FE9E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46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46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2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A2C54D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46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46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2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1BFE93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46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46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73783ADB" id="Grupo 915" o:spid="_x0000_s1092" style="position:absolute;margin-left:63.15pt;margin-top:1.1pt;width:351.75pt;height:103.2pt;z-index:251695104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">
                        <v:rect id="Rectángulo 225" o:spid="_x0000_s1093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mzV8MA&#10;AADcAAAADwAAAGRycy9kb3ducmV2LnhtbESPzW7CMBCE70i8g7VIvYEDBwQpBrX8tFyBqudtvE2i&#10;xuvEdkny9hgJieNoZr7RrDadqcSVnC8tK5hOEhDEmdUl5wq+LofxAoQPyBory6SgJw+b9XCwwlTb&#10;lk90PYdcRAj7FBUUIdSplD4ryKCf2Jo4er/WGQxRulxqh22Em0rOkmQuDZYcFwqsaVtQ9nf+Nwpm&#10;B1de9u+N3+76hn4++++mXXwo9TLq3l5BBOrCM/xoH7WC5XQO9zPxCM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xmzV8MAAADcAAAADwAAAAAAAAAAAAAAAACYAgAAZHJzL2Rv&#10;d25yZXYueG1sUEsFBgAAAAAEAAQA9QAAAIgDAAAAAA==&#10;" fillcolor="window" strokecolor="#4a7ebb"/>
                        <v:shape id="Cuadro de texto 2" o:spid="_x0000_s1094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5IesUA&#10;AADcAAAADwAAAGRycy9kb3ducmV2LnhtbESPT2sCMRTE74LfITzBmyaKtbrdKNJS6KnSVQu9PTZv&#10;/9DNy7JJ3e23bwqCx2FmfsOk+8E24kqdrx1rWMwVCOLcmZpLDefT62wDwgdkg41j0vBLHva78SjF&#10;xLieP+iahVJECPsENVQhtImUPq/Iop+7ljh6hesshii7UpoO+wi3jVwqtZYWa44LFbb0XFH+nf1Y&#10;DZf34utzpY7li31oezcoyXYrtZ5OhsMTiEBDuIdv7TejYbt4hP8z8QjI3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fkh6xQAAANwAAAAPAAAAAAAAAAAAAAAAAJgCAABkcnMv&#10;ZG93bnJldi54bWxQSwUGAAAAAAQABAD1AAAAigMAAAAA&#10;" filled="f" stroked="f">
                          <v:textbox>
                            <w:txbxContent>
                              <w:p w14:paraId="3BE8F58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46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47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95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HcCMEA&#10;AADcAAAADwAAAGRycy9kb3ducmV2LnhtbERPz2vCMBS+D/wfwhO8rYnixtqZFlEET5M5Hez2aJ5t&#10;WfNSmmjrf28Ogx0/vt+rYrStuFHvG8ca5okCQVw603Cl4fS1e34D4QOywdYxabiThyKfPK0wM27g&#10;T7odQyViCPsMNdQhdJmUvqzJok9cRxy5i+sthgj7SpoehxhuW7lQ6lVabDg21NjRpqby93i1Gs4f&#10;l5/vpTpUW/vSDW5Ukm0qtZ5Nx/U7iEBj+Bf/ufdGQzqPa+OZeARk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h3AjBAAAA3AAAAA8AAAAAAAAAAAAAAAAAmAIAAGRycy9kb3du&#10;cmV2LnhtbFBLBQYAAAAABAAEAPUAAACGAwAAAAA=&#10;" filled="f" stroked="f">
                          <v:textbox>
                            <w:txbxContent>
                              <w:p w14:paraId="731F92F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47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47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96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15k8QA&#10;AADcAAAADwAAAGRycy9kb3ducmV2LnhtbESPQWvCQBSE70L/w/IK3nQ3YsWkriJKoaeK2hZ6e2Sf&#10;SWj2bchuk/Tfu4LgcZiZb5jVZrC16Kj1lWMNyVSBIM6dqbjQ8Hl+myxB+IBssHZMGv7Jw2b9NFph&#10;ZlzPR+pOoRARwj5DDWUITSalz0uy6KeuIY7exbUWQ5RtIU2LfYTbWs6UWkiLFceFEhvalZT/nv6s&#10;hq+Py8/3XB2KvX1pejcoyTaVWo+fh+0riEBDeITv7XejIU1SuJ2JR0C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6teZPEAAAA3AAAAA8AAAAAAAAAAAAAAAAAmAIAAGRycy9k&#10;b3ducmV2LnhtbFBLBQYAAAAABAAEAPUAAACJAwAAAAA=&#10;" filled="f" stroked="f">
                          <v:textbox>
                            <w:txbxContent>
                              <w:p w14:paraId="1D5692B5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47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47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97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sas8IA&#10;AADcAAAADwAAAGRycy9kb3ducmV2LnhtbERPz2vCMBS+C/sfwht4s8nEie1My1AGnibWbbDbo3m2&#10;Zc1LaTJb/3tzGOz48f3eFpPtxJUG3zrW8JQoEMSVMy3XGj7Ob4sNCB+QDXaOScONPBT5w2yLmXEj&#10;n+hahlrEEPYZamhC6DMpfdWQRZ+4njhyFzdYDBEOtTQDjjHcdnKp1FpabDk2NNjTrqHqp/y1Gj7f&#10;L99fK3Ws9/a5H92kJNtUaj1/nF5fQASawr/4z30wGtJlnB/PxCMg8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+xqzwgAAANwAAAAPAAAAAAAAAAAAAAAAAJgCAABkcnMvZG93&#10;bnJldi54bWxQSwUGAAAAAAQABAD1AAAAhwMAAAAA&#10;" filled="f" stroked="f">
                          <v:textbox>
                            <w:txbxContent>
                              <w:p w14:paraId="1D46F66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47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47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98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e/K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T4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re/KMMAAADcAAAADwAAAAAAAAAAAAAAAACYAgAAZHJzL2Rv&#10;d25yZXYueG1sUEsFBgAAAAAEAAQA9QAAAIgDAAAAAA==&#10;" filled="f" stroked="f">
                          <v:textbox>
                            <w:txbxContent>
                              <w:p w14:paraId="4667C6A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47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47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099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UhX8QA&#10;AADcAAAADwAAAGRycy9kb3ducmV2LnhtbESPT2vCQBTE7wW/w/KE3ppdQy0a3Yi0CJ4s1bbQ2yP7&#10;8gezb0N2NfHbdwsFj8PM/IZZb0bbiiv1vnGsYZYoEMSFMw1XGj5Pu6cFCB+QDbaOScONPGzyycMa&#10;M+MG/qDrMVQiQthnqKEOocuk9EVNFn3iOuLola63GKLsK2l6HCLctjJV6kVabDgu1NjRa03F+Xix&#10;Gr4O5c/3s3qv3uy8G9yoJNul1PpxOm5XIAKN4R7+b++NhmWawt+ZeARk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lIV/EAAAA3AAAAA8AAAAAAAAAAAAAAAAAmAIAAGRycy9k&#10;b3ducmV2LnhtbFBLBQYAAAAABAAEAPUAAACJAwAAAAA=&#10;" filled="f" stroked="f">
                          <v:textbox>
                            <w:txbxContent>
                              <w:p w14:paraId="163CCA7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47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48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00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mExMQA&#10;AADcAAAADwAAAGRycy9kb3ducmV2LnhtbESPT4vCMBTE7wt+h/AEb2vinxWtRpFdBE8uuqvg7dE8&#10;22LzUppo67c3wsIeh5n5DbNYtbYUd6p94VjDoK9AEKfOFJxp+P3ZvE9B+IBssHRMGh7kYbXsvC0w&#10;Ma7hPd0PIRMRwj5BDXkIVSKlT3Oy6PuuIo7exdUWQ5R1Jk2NTYTbUg6VmkiLBceFHCv6zCm9Hm5W&#10;w3F3OZ/G6jv7sh9V41ol2c6k1r1uu56DCNSG//Bfe2s0zIYje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phMTEAAAA3AAAAA8AAAAAAAAAAAAAAAAAmAIAAGRycy9k&#10;b3ducmV2LnhtbFBLBQYAAAAABAAEAPUAAACJAwAAAAA=&#10;" filled="f" stroked="f">
                          <v:textbox>
                            <w:txbxContent>
                              <w:p w14:paraId="352FE9E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48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48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01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AcsM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Ncwe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7AHLDEAAAA3AAAAA8AAAAAAAAAAAAAAAAAmAIAAGRycy9k&#10;b3ducmV2LnhtbFBLBQYAAAAABAAEAPUAAACJAwAAAAA=&#10;" filled="f" stroked="f">
                          <v:textbox>
                            <w:txbxContent>
                              <w:p w14:paraId="0A2C54D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48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48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02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y5K8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w3qR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MuSvEAAAA3AAAAA8AAAAAAAAAAAAAAAAAmAIAAGRycy9k&#10;b3ducmV2LnhtbFBLBQYAAAAABAAEAPUAAACJAwAAAAA=&#10;" filled="f" stroked="f">
                          <v:textbox>
                            <w:txbxContent>
                              <w:p w14:paraId="61BFE93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48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48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69093C36" w14:textId="77777777" w:rsidR="00A87F48" w:rsidRPr="007866A3" w:rsidRDefault="00A87F48" w:rsidP="00401F78">
            <w:pPr>
              <w:rPr>
                <w:ins w:id="487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488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628544" behindDoc="0" locked="0" layoutInCell="1" allowOverlap="1" wp14:anchorId="1801B998" wp14:editId="1539AAE7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224" name="Grupo 224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225" name="Rectángulo 225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88BCB8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48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49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2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250858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49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49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2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72ABB3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49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49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2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ADD035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49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49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3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A4F284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49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49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3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D7A750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49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50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3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BEBCDA5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50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50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3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67B48A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50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50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3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7642C3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50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50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1801B998" id="Grupo 224" o:spid="_x0000_s1103" style="position:absolute;margin-left:63.15pt;margin-top:1.1pt;width:351.75pt;height:103.2pt;z-index:251628544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">
                        <v:rect id="Rectángulo 225" o:spid="_x0000_s1104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iBJMQA&#10;AADcAAAADwAAAGRycy9kb3ducmV2LnhtbESPQWvCQBSE74L/YXlCb82moSklZpUqiIWaQ9Pi+ZF9&#10;Jmmzb0N2NfHfu4WCx2FmvmHy9WQ6caHBtZYVPEUxCOLK6pZrBd9fu8dXEM4ja+wsk4IrOViv5rMc&#10;M21H/qRL6WsRIOwyVNB432dSuqohgy6yPXHwTnYw6IMcaqkHHAPcdDKJ4xdpsOWw0GBP24aq3/Js&#10;FHgq9nQdj8UHp7znn8PzRp6sUg+L6W0JwtPk7+H/9rtWkCQp/J0JR0C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6ogSTEAAAA3AAAAA8AAAAAAAAAAAAAAAAAmAIAAGRycy9k&#10;b3ducmV2LnhtbFBLBQYAAAAABAAEAPUAAACJAwAAAAA=&#10;" fillcolor="white [3212]" strokecolor="#4579b8 [3044]"/>
                        <v:shape id="Cuadro de texto 2" o:spid="_x0000_s1105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UfE8QA&#10;AADcAAAADwAAAGRycy9kb3ducmV2LnhtbESPQWvCQBSE74L/YXlCb2a3oQ01uopYCj1VtK3g7ZF9&#10;JqHZtyG7TdJ/3xUEj8PMfMOsNqNtRE+drx1reEwUCOLCmZpLDV+fb/MXED4gG2wck4Y/8rBZTycr&#10;zI0b+ED9MZQiQtjnqKEKoc2l9EVFFn3iWuLoXVxnMUTZldJ0OES4bWSqVCYt1hwXKmxpV1Hxc/y1&#10;Gr4/LufTk9qXr/a5HdyoJNuF1PphNm6XIAKN4R6+td+NhjTN4HomHgG5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lHxPEAAAA3AAAAA8AAAAAAAAAAAAAAAAAmAIAAGRycy9k&#10;b3ducmV2LnhtbFBLBQYAAAAABAAEAPUAAACJAwAAAAA=&#10;" filled="f" stroked="f">
                          <v:textbox>
                            <w:txbxContent>
                              <w:p w14:paraId="788BCB8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50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50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06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m6iMUA&#10;AADcAAAADwAAAGRycy9kb3ducmV2LnhtbESPT2vCQBTE74V+h+UVvOlug39q6iaUFsFTRa2Ct0f2&#10;mYRm34bsatJv3y0IPQ4z8xtmlQ+2ETfqfO1Yw/NEgSAunKm51PB1WI9fQPiAbLBxTBp+yEOePT6s&#10;MDWu5x3d9qEUEcI+RQ1VCG0qpS8qsugnriWO3sV1FkOUXSlNh32E20YmSs2lxZrjQoUtvVdUfO+v&#10;VsPx83I+TdW2/LCztneDkmyXUuvR0/D2CiLQEP7D9/bGaEiSB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KbqIxQAAANwAAAAPAAAAAAAAAAAAAAAAAJgCAABkcnMv&#10;ZG93bnJldi54bWxQSwUGAAAAAAQABAD1AAAAigMAAAAA&#10;" filled="f" stroked="f">
                          <v:textbox>
                            <w:txbxContent>
                              <w:p w14:paraId="6250858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50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51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07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Yu+sIA&#10;AADcAAAADwAAAGRycy9kb3ducmV2LnhtbERPW2vCMBR+H/gfwhH2tiaWbWg1imwIe9pYvYBvh+bY&#10;FpuT0ETb/fvlYbDHj+++2oy2E3fqQ+tYwyxTIIgrZ1quNRz2u6c5iBCRDXaOScMPBdisJw8rLIwb&#10;+JvuZaxFCuFQoIYmRl9IGaqGLIbMeeLEXVxvMSbY19L0OKRw28lcqVdpseXU0KCnt4aqa3mzGo6f&#10;l/PpWX3V7/bFD25Uku1Cav04HbdLEJHG+C/+c38YDXme1qYz6QjI9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ti76wgAAANwAAAAPAAAAAAAAAAAAAAAAAJgCAABkcnMvZG93&#10;bnJldi54bWxQSwUGAAAAAAQABAD1AAAAhwMAAAAA&#10;" filled="f" stroked="f">
                          <v:textbox>
                            <w:txbxContent>
                              <w:p w14:paraId="172ABB3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51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51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08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qLYcQA&#10;AADcAAAADwAAAGRycy9kb3ducmV2LnhtbESPT2vCQBTE7wW/w/KE3ppdQy0a3Yi0CJ4s1bbQ2yP7&#10;8gezb0N2NfHbdwsFj8PM/IZZb0bbiiv1vnGsYZYoEMSFMw1XGj5Pu6cFCB+QDbaOScONPGzyycMa&#10;M+MG/qDrMVQiQthnqKEOocuk9EVNFn3iOuLola63GKLsK2l6HCLctjJV6kVabDgu1NjRa03F+Xix&#10;Gr4O5c/3s3qv3uy8G9yoJNul1PpxOm5XIAKN4R7+b++NhjRdwt+ZeARk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36i2HEAAAA3AAAAA8AAAAAAAAAAAAAAAAAmAIAAGRycy9k&#10;b3ducmV2LnhtbFBLBQYAAAAABAAEAPUAAACJAwAAAAA=&#10;" filled="f" stroked="f">
                          <v:textbox>
                            <w:txbxContent>
                              <w:p w14:paraId="3ADD035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51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51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09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m0IcAA&#10;AADcAAAADwAAAGRycy9kb3ducmV2LnhtbERPTYvCMBC9C/6HMIK3NVF3Za1GEUXwpOjuCt6GZmyL&#10;zaQ00Xb/vTkIHh/ve75sbSkeVPvCsYbhQIEgTp0pONPw+7P9+AbhA7LB0jFp+CcPy0W3M8fEuIaP&#10;9DiFTMQQ9glqyEOoEil9mpNFP3AVceSurrYYIqwzaWpsYrgt5UipibRYcGzIsaJ1TuntdLca/vbX&#10;y/lTHbKN/aoa1yrJdiq17vfa1QxEoDa8xS/3zmgYjeP8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Rm0IcAAAADcAAAADwAAAAAAAAAAAAAAAACYAgAAZHJzL2Rvd25y&#10;ZXYueG1sUEsFBgAAAAAEAAQA9QAAAIUDAAAAAA==&#10;" filled="f" stroked="f">
                          <v:textbox>
                            <w:txbxContent>
                              <w:p w14:paraId="7A4F284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51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51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10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URus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M2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VEbrEAAAA3AAAAA8AAAAAAAAAAAAAAAAAmAIAAGRycy9k&#10;b3ducmV2LnhtbFBLBQYAAAAABAAEAPUAAACJAwAAAAA=&#10;" filled="f" stroked="f">
                          <v:textbox>
                            <w:txbxContent>
                              <w:p w14:paraId="5D7A750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51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51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11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ePzcUA&#10;AADcAAAADwAAAGRycy9kb3ducmV2LnhtbESPT2vCQBTE74V+h+UVvOlu4x9q6iaUFsFTRa2Ct0f2&#10;mYRm34bsatJv3y0IPQ4z8xtmlQ+2ETfqfO1Yw/NEgSAunKm51PB1WI9fQPiAbLBxTBp+yEOePT6s&#10;MDWu5x3d9qEUEcI+RQ1VCG0qpS8qsugnriWO3sV1FkOUXSlNh32E20YmSi2kxZrjQoUtvVdUfO+v&#10;VsPx83I+zdS2/LDztneDkmyXUuvR0/D2CiLQEP7D9/bGaEimC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h4/NxQAAANwAAAAPAAAAAAAAAAAAAAAAAJgCAABkcnMv&#10;ZG93bnJldi54bWxQSwUGAAAAAAQABAD1AAAAigMAAAAA&#10;" filled="f" stroked="f">
                          <v:textbox>
                            <w:txbxContent>
                              <w:p w14:paraId="7BEBCDA5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51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52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12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sqVsQA&#10;AADcAAAADwAAAGRycy9kb3ducmV2LnhtbESPQWvCQBSE74L/YXmCt7qrtsVGVxFF6MnStBa8PbLP&#10;JJh9G7Krif/eFQoeh5n5hlmsOluJKzW+dKxhPFIgiDNnSs41/P7sXmYgfEA2WDkmDTfysFr2ewtM&#10;jGv5m65pyEWEsE9QQxFCnUjps4Is+pGriaN3co3FEGWTS9NgG+G2khOl3qXFkuNCgTVtCsrO6cVq&#10;OOxPx79X9ZVv7Vvduk5Jth9S6+GgW89BBOrCM/zf/jQaJtMp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LKlbEAAAA3AAAAA8AAAAAAAAAAAAAAAAAmAIAAGRycy9k&#10;b3ducmV2LnhtbFBLBQYAAAAABAAEAPUAAACJAwAAAAA=&#10;" filled="f" stroked="f">
                          <v:textbox>
                            <w:txbxContent>
                              <w:p w14:paraId="667B48A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52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52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13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KyIsUA&#10;AADcAAAADwAAAGRycy9kb3ducmV2LnhtbESPS2vDMBCE74H8B7GB3hqpeZTEtRxCQqGnhOYFvS3W&#10;xja1VsZSY/ffV4FCjsPMfMOkq97W4katrxxreBkrEMS5MxUXGk7H9+cFCB+QDdaOScMveVhlw0GK&#10;iXEdf9LtEAoRIewT1FCG0CRS+rwki37sGuLoXV1rMUTZFtK02EW4reVEqVdpseK4UGJDm5Ly78OP&#10;1XDeXb8uM7UvtnbedK5Xku1Sav006tdvIAL14RH+b38YDZPpDO5n4hGQ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IrIixQAAANwAAAAPAAAAAAAAAAAAAAAAAJgCAABkcnMv&#10;ZG93bnJldi54bWxQSwUGAAAAAAQABAD1AAAAigMAAAAA&#10;" filled="f" stroked="f">
                          <v:textbox>
                            <w:txbxContent>
                              <w:p w14:paraId="37642C3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52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52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2257C95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CD50E9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49E735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DBC272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635D1E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9C1D47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BFFF14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4D919A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7B9C6C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D0A9E9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B732E2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5A201593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BE8A0BD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66B418F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5</w:t>
      </w:r>
    </w:p>
    <w:p w14:paraId="1BBEEF0E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06E5B957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3603FC7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51FA6F53" w14:textId="2717B89B" w:rsidR="00A87F48" w:rsidRPr="007866A3" w:rsidRDefault="00A87F48" w:rsidP="00A87F48">
      <w:pPr>
        <w:rPr>
          <w:del w:id="525" w:author="J&amp;J" w:date="2015-05-02T17:40:00Z"/>
          <w:rFonts w:ascii="Arial" w:hAnsi="Arial" w:cs="Arial"/>
          <w:sz w:val="18"/>
          <w:szCs w:val="18"/>
          <w:lang w:val="es-ES_tradnl"/>
        </w:rPr>
      </w:pPr>
      <w:del w:id="526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263EC9C9" wp14:editId="0F861D1E">
              <wp:extent cx="4505325" cy="1752600"/>
              <wp:effectExtent l="0" t="0" r="9525" b="0"/>
              <wp:docPr id="614" name="Imagen 6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24"/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05325" cy="1752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0F8D9F2B" w14:textId="7B5ACF0D" w:rsidR="00A87F48" w:rsidRPr="007866A3" w:rsidRDefault="00A87F48" w:rsidP="00A87F48">
      <w:pPr>
        <w:rPr>
          <w:del w:id="527" w:author="J&amp;J" w:date="2015-05-02T17:40:00Z"/>
          <w:rFonts w:ascii="Arial" w:hAnsi="Arial" w:cs="Arial"/>
          <w:color w:val="000000"/>
          <w:sz w:val="18"/>
          <w:szCs w:val="18"/>
        </w:rPr>
      </w:pPr>
      <w:del w:id="528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51CFE5F5" wp14:editId="60E99089">
              <wp:extent cx="904875" cy="276225"/>
              <wp:effectExtent l="0" t="0" r="9525" b="9525"/>
              <wp:docPr id="613" name="Imagen 6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45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71FEA32" w14:textId="77777777" w:rsidR="00A87F48" w:rsidRPr="007866A3" w:rsidRDefault="00A87F48" w:rsidP="00A87F48">
      <w:pPr>
        <w:rPr>
          <w:ins w:id="529" w:author="J&amp;J" w:date="2015-05-02T17:40:00Z"/>
          <w:rFonts w:ascii="Arial" w:hAnsi="Arial" w:cs="Arial"/>
          <w:sz w:val="18"/>
          <w:szCs w:val="18"/>
          <w:lang w:val="es-ES_tradnl"/>
        </w:rPr>
      </w:pPr>
      <w:ins w:id="530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605E199C" wp14:editId="150970A2">
              <wp:extent cx="4500880" cy="1751870"/>
              <wp:effectExtent l="0" t="0" r="0" b="1270"/>
              <wp:docPr id="24" name="Imagen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04270" cy="175318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E685522" w14:textId="77777777" w:rsidR="00A87F48" w:rsidRPr="007866A3" w:rsidRDefault="00A87F48" w:rsidP="00A87F48">
      <w:pPr>
        <w:rPr>
          <w:ins w:id="531" w:author="J&amp;J" w:date="2015-05-02T17:40:00Z"/>
          <w:rFonts w:ascii="Arial" w:hAnsi="Arial" w:cs="Arial"/>
          <w:color w:val="000000"/>
          <w:sz w:val="18"/>
          <w:szCs w:val="18"/>
        </w:rPr>
      </w:pPr>
      <w:ins w:id="532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2632AD1A" wp14:editId="01278568">
              <wp:extent cx="902252" cy="273050"/>
              <wp:effectExtent l="0" t="0" r="0" b="0"/>
              <wp:docPr id="545" name="Imagen 54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396D270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7C1411C3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28FA6871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2985819B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1C9E6E3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9AB4232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533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534">
          <w:tblGrid>
            <w:gridCol w:w="1129"/>
            <w:gridCol w:w="5670"/>
            <w:gridCol w:w="2823"/>
          </w:tblGrid>
        </w:tblGridChange>
      </w:tblGrid>
      <w:tr w:rsidR="00A87F48" w:rsidRPr="007866A3" w14:paraId="69FFCC90" w14:textId="77777777" w:rsidTr="00401F78">
        <w:tc>
          <w:tcPr>
            <w:tcW w:w="9622" w:type="dxa"/>
            <w:gridSpan w:val="3"/>
            <w:tcPrChange w:id="535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7A1746B0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48030BBF" w14:textId="77777777" w:rsidTr="00401F78">
        <w:tc>
          <w:tcPr>
            <w:tcW w:w="1129" w:type="dxa"/>
            <w:tcPrChange w:id="536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1557AF9E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537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5FF90B2D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538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702EA1D3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0ADE4929" w14:textId="77777777" w:rsidTr="00401F78">
        <w:tc>
          <w:tcPr>
            <w:tcW w:w="1129" w:type="dxa"/>
            <w:tcPrChange w:id="539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37E66E0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540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1E182C5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541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2069834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542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543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920920595"/>
                <w:placeholder>
                  <w:docPart w:val="7985AA52CD7B4806A392D878B783781B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543"/>
                <w:ins w:id="544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545" w:author="J&amp;J" w:date="2015-05-02T17:40:00Z"/>
              </w:sdtContent>
            </w:sdt>
            <w:customXmlInsRangeEnd w:id="545"/>
          </w:p>
        </w:tc>
      </w:tr>
      <w:tr w:rsidR="00A87F48" w:rsidRPr="007866A3" w14:paraId="159E12A0" w14:textId="77777777" w:rsidTr="00401F78">
        <w:tc>
          <w:tcPr>
            <w:tcW w:w="1129" w:type="dxa"/>
            <w:tcPrChange w:id="546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0CA961D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547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591C4F6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548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2E1FD0E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549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550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2097077143"/>
                <w:placeholder>
                  <w:docPart w:val="80DB2AF9855449F8895216D6DA52F099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550"/>
                <w:ins w:id="551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552" w:author="J&amp;J" w:date="2015-05-02T17:40:00Z"/>
              </w:sdtContent>
            </w:sdt>
            <w:customXmlInsRangeEnd w:id="552"/>
          </w:p>
        </w:tc>
      </w:tr>
      <w:tr w:rsidR="00A87F48" w:rsidRPr="007866A3" w14:paraId="25D76E54" w14:textId="77777777" w:rsidTr="00401F78">
        <w:tc>
          <w:tcPr>
            <w:tcW w:w="1129" w:type="dxa"/>
            <w:tcPrChange w:id="553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6C3D3C6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554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0442D85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555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13725FF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556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557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779762657"/>
                <w:placeholder>
                  <w:docPart w:val="29072B44D0BB48979985D8DED09C0645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557"/>
                <w:ins w:id="558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559" w:author="J&amp;J" w:date="2015-05-02T17:40:00Z"/>
              </w:sdtContent>
            </w:sdt>
            <w:customXmlInsRangeEnd w:id="559"/>
          </w:p>
        </w:tc>
      </w:tr>
      <w:tr w:rsidR="00A87F48" w:rsidRPr="005255A8" w14:paraId="2A08F655" w14:textId="77777777" w:rsidTr="00401F78">
        <w:tc>
          <w:tcPr>
            <w:tcW w:w="9622" w:type="dxa"/>
            <w:gridSpan w:val="3"/>
            <w:tcPrChange w:id="560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54B054D2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0BB2E0F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86E4EE8" w14:textId="0B9A0A4C" w:rsidR="00A87F48" w:rsidRPr="000D241A" w:rsidRDefault="00A87F48" w:rsidP="00401F78">
            <w:pPr>
              <w:rPr>
                <w:del w:id="561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562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696128" behindDoc="0" locked="0" layoutInCell="1" allowOverlap="1" wp14:anchorId="6676E183" wp14:editId="7494CD6F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904" name="Grupo 904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905" name="Rectángulo 236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0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A61C6E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56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56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0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4187E6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56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56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0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AB64A9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56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56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0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E58C23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56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57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1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E1FDB1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57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57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1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725387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57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57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1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9F49DD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57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57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1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8578B0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57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57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1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17CA02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57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58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6676E183" id="Grupo 904" o:spid="_x0000_s1114" style="position:absolute;margin-left:63.15pt;margin-top:1.1pt;width:351.75pt;height:103.2pt;z-index:251696128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">
                        <v:rect id="Rectángulo 236" o:spid="_x0000_s1115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K7/cQA&#10;AADcAAAADwAAAGRycy9kb3ducmV2LnhtbESPwW7CMBBE75X4B2uRuIFTpCIIGFSg0F6Bqucl3iZR&#10;43ViG5L8fV0JqcfRzLzRrDadqcSdnC8tK3ieJCCIM6tLzhV8Xg7jOQgfkDVWlklBTx4268HTClNt&#10;Wz7R/RxyESHsU1RQhFCnUvqsIIN+Ymvi6H1bZzBE6XKpHbYRbio5TZKZNFhyXCiwpl1B2c/5ZhRM&#10;D668vG0bv9v3DV3f+6+mnR+VGg271yWIQF34Dz/aH1rBInmBvzPxCM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Su/3EAAAA3AAAAA8AAAAAAAAAAAAAAAAAmAIAAGRycy9k&#10;b3ducmV2LnhtbFBLBQYAAAAABAAEAPUAAACJAwAAAAA=&#10;" fillcolor="window" strokecolor="#4a7ebb"/>
                        <v:shape id="Cuadro de texto 2" o:spid="_x0000_s1116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t7PMIA&#10;AADcAAAADwAAAGRycy9kb3ducmV2LnhtbESPQYvCMBSE74L/ITzBmybKKmvXKKIseFJ0dwVvj+bZ&#10;lm1eShNt/fdGEDwOM/MNM1+2thQ3qn3hWMNoqEAQp84UnGn4/fkefILwAdlg6Zg03MnDctHtzDEx&#10;ruED3Y4hExHCPkENeQhVIqVPc7Loh64ijt7F1RZDlHUmTY1NhNtSjpWaSosFx4UcK1rnlP4fr1bD&#10;3+5yPn2ofbaxk6pxrZJsZ1Lrfq9dfYEI1IZ3+NXeGg0zNYXnmXgE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63s8wgAAANwAAAAPAAAAAAAAAAAAAAAAAJgCAABkcnMvZG93&#10;bnJldi54bWxQSwUGAAAAAAQABAD1AAAAhwMAAAAA&#10;" filled="f" stroked="f">
                          <v:textbox>
                            <w:txbxContent>
                              <w:p w14:paraId="1A61C6E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58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58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17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fep8UA&#10;AADcAAAADwAAAGRycy9kb3ducmV2LnhtbESPS2vDMBCE74X+B7GF3BKpIW0Sx0oICYWeWuI8ILfF&#10;Wj+otTKWGrv/vioEehxm5hsm3Qy2ETfqfO1Yw/NEgSDOnam51HA6vo0XIHxANtg4Jg0/5GGzfnxI&#10;MTGu5wPdslCKCGGfoIYqhDaR0ucVWfQT1xJHr3CdxRBlV0rTYR/htpFTpV6lxZrjQoUt7SrKv7Jv&#10;q+H8UVwvM/VZ7u1L27tBSbZLqfXoadiuQAQawn/43n43GpZqDn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p96nxQAAANwAAAAPAAAAAAAAAAAAAAAAAJgCAABkcnMv&#10;ZG93bnJldi54bWxQSwUGAAAAAAQABAD1AAAAigMAAAAA&#10;" filled="f" stroked="f">
                          <v:textbox>
                            <w:txbxContent>
                              <w:p w14:paraId="34187E6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58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58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18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hK1cAA&#10;AADcAAAADwAAAGRycy9kb3ducmV2LnhtbERPTYvCMBC9C/sfwix402RFZa1GWVYET4p1FbwNzdiW&#10;bSalibb+e3MQPD7e92LV2UrcqfGlYw1fQwWCOHOm5FzD33Ez+AbhA7LByjFpeJCH1fKjt8DEuJYP&#10;dE9DLmII+wQ1FCHUiZQ+K8iiH7qaOHJX11gMETa5NA22MdxWcqTUVFosOTYUWNNvQdl/erMaTrvr&#10;5TxW+3xtJ3XrOiXZzqTW/c/uZw4iUBfe4pd7azTMVFwbz8QjIJ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DhK1cAAAADcAAAADwAAAAAAAAAAAAAAAACYAgAAZHJzL2Rvd25y&#10;ZXYueG1sUEsFBgAAAAAEAAQA9QAAAIUDAAAAAA==&#10;" filled="f" stroked="f">
                          <v:textbox>
                            <w:txbxContent>
                              <w:p w14:paraId="2AB64A9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58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58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19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TvTsQA&#10;AADcAAAADwAAAGRycy9kb3ducmV2LnhtbESPQWvCQBSE74X+h+UVemt2K6000VVEEXqqGNuCt0f2&#10;mYRm34bsmqT/3hUEj8PMfMPMl6NtRE+drx1reE0UCOLCmZpLDd+H7csHCB+QDTaOScM/eVguHh/m&#10;mBk38J76PJQiQthnqKEKoc2k9EVFFn3iWuLonVxnMUTZldJ0OES4beREqam0WHNcqLCldUXFX362&#10;Gn6+TsffN7UrN/a9HdyoJNtUav38NK5mIAKN4R6+tT+NhlSlcD0Tj4BcX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0707EAAAA3AAAAA8AAAAAAAAAAAAAAAAAmAIAAGRycy9k&#10;b3ducmV2LnhtbFBLBQYAAAAABAAEAPUAAACJAwAAAAA=&#10;" filled="f" stroked="f">
                          <v:textbox>
                            <w:txbxContent>
                              <w:p w14:paraId="2E58C23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58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58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20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fQDsEA&#10;AADcAAAADwAAAGRycy9kb3ducmV2LnhtbERPz2vCMBS+D/wfwhO8rYnixtqZFlEET5M5Hez2aJ5t&#10;WfNSmmjrf28Ogx0/vt+rYrStuFHvG8ca5okCQVw603Cl4fS1e34D4QOywdYxabiThyKfPK0wM27g&#10;T7odQyViCPsMNdQhdJmUvqzJok9cRxy5i+sthgj7SpoehxhuW7lQ6lVabDg21NjRpqby93i1Gs4f&#10;l5/vpTpUW/vSDW5Ukm0qtZ5Nx/U7iEBj+Bf/ufdGQzqP8+OZeARk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+X0A7BAAAA3AAAAA8AAAAAAAAAAAAAAAAAmAIAAGRycy9kb3du&#10;cmV2LnhtbFBLBQYAAAAABAAEAPUAAACGAwAAAAA=&#10;" filled="f" stroked="f">
                          <v:textbox>
                            <w:txbxContent>
                              <w:p w14:paraId="1E1FDB1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58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59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21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t1lcQA&#10;AADcAAAADwAAAGRycy9kb3ducmV2LnhtbESPT2vCQBTE7wW/w/KE3prdlFo0uopYBE+W+g+8PbLP&#10;JJh9G7Krid++Wyh4HGbmN8xs0dta3Kn1lWMNaaJAEOfOVFxoOOzXb2MQPiAbrB2Thgd5WMwHLzPM&#10;jOv4h+67UIgIYZ+hhjKEJpPS5yVZ9IlriKN3ca3FEGVbSNNiF+G2lu9KfUqLFceFEhtalZRfdzer&#10;4bi9nE8f6rv4sqOmc72SbCdS69dhv5yCCNSHZ/i/vTEaJmkKf2fiEZ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bdZXEAAAA3AAAAA8AAAAAAAAAAAAAAAAAmAIAAGRycy9k&#10;b3ducmV2LnhtbFBLBQYAAAAABAAEAPUAAACJAwAAAAA=&#10;" filled="f" stroked="f">
                          <v:textbox>
                            <w:txbxContent>
                              <w:p w14:paraId="4725387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59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59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22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nr4s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TwR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Anr4sMAAADcAAAADwAAAAAAAAAAAAAAAACYAgAAZHJzL2Rv&#10;d25yZXYueG1sUEsFBgAAAAAEAAQA9QAAAIgDAAAAAA==&#10;" filled="f" stroked="f">
                          <v:textbox>
                            <w:txbxContent>
                              <w:p w14:paraId="79F49DD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59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59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23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VOecUA&#10;AADcAAAADwAAAGRycy9kb3ducmV2LnhtbESPT2sCMRTE74LfITzBmyZqLbrdKNJS6KnSVQu9PTZv&#10;/9DNy7JJ3e23bwqCx2FmfsOk+8E24kqdrx1rWMwVCOLcmZpLDefT62wDwgdkg41j0vBLHva78SjF&#10;xLieP+iahVJECPsENVQhtImUPq/Iop+7ljh6hesshii7UpoO+wi3jVwq9Sgt1hwXKmzpuaL8O/ux&#10;Gi7vxdfngzqWL3bd9m5Qku1Waj2dDIcnEIGGcA/f2m9Gw3axgv8z8QjI3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RU55xQAAANwAAAAPAAAAAAAAAAAAAAAAAJgCAABkcnMv&#10;ZG93bnJldi54bWxQSwUGAAAAAAQABAD1AAAAigMAAAAA&#10;" filled="f" stroked="f">
                          <v:textbox>
                            <w:txbxContent>
                              <w:p w14:paraId="38578B0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59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59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24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zWDc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TwQi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KzWDcMAAADcAAAADwAAAAAAAAAAAAAAAACYAgAAZHJzL2Rv&#10;d25yZXYueG1sUEsFBgAAAAAEAAQA9QAAAIgDAAAAAA==&#10;" filled="f" stroked="f">
                          <v:textbox>
                            <w:txbxContent>
                              <w:p w14:paraId="117CA02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59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59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6AD603EE" w14:textId="77777777" w:rsidR="00A87F48" w:rsidRPr="007866A3" w:rsidRDefault="00A87F48" w:rsidP="00401F78">
            <w:pPr>
              <w:rPr>
                <w:ins w:id="599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600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629568" behindDoc="0" locked="0" layoutInCell="1" allowOverlap="1" wp14:anchorId="64359AC8" wp14:editId="777FC6BE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235" name="Grupo 235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236" name="Rectángulo 236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3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9BE548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60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60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3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E19262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60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60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3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6A8511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60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60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4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B5BC89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60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60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4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6E672E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60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61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4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CEA35F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61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61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4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744248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61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61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4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310AFB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61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61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4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BFDE0E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61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61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64359AC8" id="Grupo 235" o:spid="_x0000_s1125" style="position:absolute;margin-left:63.15pt;margin-top:1.1pt;width:351.75pt;height:103.2pt;z-index:251629568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">
                        <v:rect id="Rectángulo 236" o:spid="_x0000_s1126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OJjsIA&#10;AADcAAAADwAAAGRycy9kb3ducmV2LnhtbESPS4vCQBCE7wv+h6EFb+vEJxIdxV0QBdeDDzw3mTaJ&#10;ZnpCZjTx3zsLgseiqr6iZovGFOJBlcstK+h1IxDEidU5pwpOx9X3BITzyBoLy6TgSQ4W89bXDGNt&#10;a97T4+BTESDsYlSQeV/GUrokI4Oua0vi4F1sZdAHWaVSV1gHuClkP4rG0mDOYSHDkn4zSm6Hu1Hg&#10;abemZ33ebXnEa77+DX/kxSrVaTfLKQhPjf+E3+2NVtAfjOH/TDgCcv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o4mOwgAAANwAAAAPAAAAAAAAAAAAAAAAAJgCAABkcnMvZG93&#10;bnJldi54bWxQSwUGAAAAAAQABAD1AAAAhwMAAAAA&#10;" fillcolor="white [3212]" strokecolor="#4579b8 [3044]"/>
                        <v:shape id="Cuadro de texto 2" o:spid="_x0000_s1127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AsVc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MHlewP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wLFXEAAAA3AAAAA8AAAAAAAAAAAAAAAAAmAIAAGRycy9k&#10;b3ducmV2LnhtbFBLBQYAAAAABAAEAPUAAACJAwAAAAA=&#10;" filled="f" stroked="f">
                          <v:textbox>
                            <w:txbxContent>
                              <w:p w14:paraId="69BE548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61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62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28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+4J8AA&#10;AADcAAAADwAAAGRycy9kb3ducmV2LnhtbERPTYvCMBC9C/6HMIK3NVF3Za1GEUXwpOjuCt6GZmyL&#10;zaQ00Xb/vTkIHh/ve75sbSkeVPvCsYbhQIEgTp0pONPw+7P9+AbhA7LB0jFp+CcPy0W3M8fEuIaP&#10;9DiFTMQQ9glqyEOoEil9mpNFP3AVceSurrYYIqwzaWpsYrgt5UipibRYcGzIsaJ1TuntdLca/vbX&#10;y/lTHbKN/aoa1yrJdiq17vfa1QxEoDa8xS/3zmgYjePa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2+4J8AAAADcAAAADwAAAAAAAAAAAAAAAACYAgAAZHJzL2Rvd25y&#10;ZXYueG1sUEsFBgAAAAAEAAQA9QAAAIUDAAAAAA==&#10;" filled="f" stroked="f">
                          <v:textbox>
                            <w:txbxContent>
                              <w:p w14:paraId="1E19262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62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62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29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MdvMQA&#10;AADcAAAADwAAAGRycy9kb3ducmV2LnhtbESPT4vCMBTE7wt+h/AEb2vinxWtRpFdBE8uuqvg7dE8&#10;22LzUppo67c3wsIeh5n5DbNYtbYUd6p94VjDoK9AEKfOFJxp+P3ZvE9B+IBssHRMGh7kYbXsvC0w&#10;Ma7hPd0PIRMRwj5BDXkIVSKlT3Oy6PuuIo7exdUWQ5R1Jk2NTYTbUg6VmkiLBceFHCv6zCm9Hm5W&#10;w3F3OZ/G6jv7sh9V41ol2c6k1r1uu56DCNSG//Bfe2s0DEcze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jHbzEAAAA3AAAAA8AAAAAAAAAAAAAAAAAmAIAAGRycy9k&#10;b3ducmV2LnhtbFBLBQYAAAAABAAEAPUAAACJAwAAAAA=&#10;" filled="f" stroked="f">
                          <v:textbox>
                            <w:txbxContent>
                              <w:p w14:paraId="26A8511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62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62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30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/HXMEA&#10;AADcAAAADwAAAGRycy9kb3ducmV2LnhtbERPz2vCMBS+D/wfwhO8rYnSDVcbRRzCTpPpNvD2aJ5t&#10;sXkpTdZ2/705CB4/vt/5ZrSN6KnztWMN80SBIC6cqbnU8H3aPy9B+IBssHFMGv7Jw2Y9ecoxM27g&#10;L+qPoRQxhH2GGqoQ2kxKX1Rk0SeuJY7cxXUWQ4RdKU2HQwy3jVwo9Sot1hwbKmxpV1FxPf5ZDT+f&#10;l/Nvqg7lu31pBzcqyfZNaj2bjtsViEBjeIjv7g+jYZHG+fFMPAJ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fx1zBAAAA3AAAAA8AAAAAAAAAAAAAAAAAmAIAAGRycy9kb3du&#10;cmV2LnhtbFBLBQYAAAAABAAEAPUAAACGAwAAAAA=&#10;" filled="f" stroked="f">
                          <v:textbox>
                            <w:txbxContent>
                              <w:p w14:paraId="7B5BC89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62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62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31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Nix8QA&#10;AADcAAAADwAAAGRycy9kb3ducmV2LnhtbESPQWvCQBSE7wX/w/IEb3U3YotG1yAWoaeWpip4e2Sf&#10;STD7NmS3Sfrvu4VCj8PMfMNss9E2oqfO1441JHMFgrhwpuZSw+nz+LgC4QOywcYxafgmD9lu8rDF&#10;1LiBP6jPQykihH2KGqoQ2lRKX1Rk0c9dSxy9m+sshii7UpoOhwi3jVwo9Swt1hwXKmzpUFFxz7+s&#10;hvPb7XpZqvfyxT61gxuVZLuWWs+m434DItAY/sN/7VejYbFM4PdMPAJ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TYsfEAAAA3AAAAA8AAAAAAAAAAAAAAAAAmAIAAGRycy9k&#10;b3ducmV2LnhtbFBLBQYAAAAABAAEAPUAAACJAwAAAAA=&#10;" filled="f" stroked="f">
                          <v:textbox>
                            <w:txbxContent>
                              <w:p w14:paraId="16E672E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62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62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32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H8sMQA&#10;AADcAAAADwAAAGRycy9kb3ducmV2LnhtbESPT2vCQBTE7wW/w/IEb82uQYtGVxGL0JOl/gNvj+wz&#10;CWbfhuzWpN++Wyh4HGbmN8xy3dtaPKj1lWMN40SBIM6dqbjQcDruXmcgfEA2WDsmDT/kYb0avCwx&#10;M67jL3ocQiEihH2GGsoQmkxKn5dk0SeuIY7ezbUWQ5RtIU2LXYTbWqZKvUmLFceFEhvalpTfD99W&#10;w3l/u14m6rN4t9Omc72SbOdS69Gw3yxABOrDM/zf/jAa0kkKf2fiE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6B/LDEAAAA3AAAAA8AAAAAAAAAAAAAAAAAmAIAAGRycy9k&#10;b3ducmV2LnhtbFBLBQYAAAAABAAEAPUAAACJAwAAAAA=&#10;" filled="f" stroked="f">
                          <v:textbox>
                            <w:txbxContent>
                              <w:p w14:paraId="1CEA35F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62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63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33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1ZK8UA&#10;AADcAAAADwAAAGRycy9kb3ducmV2LnhtbESPS2vDMBCE74H8B7GB3hqpeZTEtRxCQqGnhOYFvS3W&#10;xja1VsZSY/ffV4FCjsPMfMOkq97W4katrxxreBkrEMS5MxUXGk7H9+cFCB+QDdaOScMveVhlw0GK&#10;iXEdf9LtEAoRIewT1FCG0CRS+rwki37sGuLoXV1rMUTZFtK02EW4reVEqVdpseK4UGJDm5Ly78OP&#10;1XDeXb8uM7UvtnbedK5Xku1Sav006tdvIAL14RH+b38YDZPZFO5n4hGQ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zVkrxQAAANwAAAAPAAAAAAAAAAAAAAAAAJgCAABkcnMv&#10;ZG93bnJldi54bWxQSwUGAAAAAAQABAD1AAAAigMAAAAA&#10;" filled="f" stroked="f">
                          <v:textbox>
                            <w:txbxContent>
                              <w:p w14:paraId="0744248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63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63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34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TBX8QA&#10;AADcAAAADwAAAGRycy9kb3ducmV2LnhtbESPT2vCQBTE74LfYXlCb7rbkEqbuoooBU8V7R/o7ZF9&#10;JqHZtyG7JvHbu4LgcZiZ3zCL1WBr0VHrK8canmcKBHHuTMWFhu+vj+krCB+QDdaOScOFPKyW49EC&#10;M+N6PlB3DIWIEPYZaihDaDIpfV6SRT9zDXH0Tq61GKJsC2la7CPc1jJRai4tVhwXSmxoU1L+fzxb&#10;DT+fp7/fVO2LrX1pejcoyfZNav00GdbvIAIN4RG+t3dGQ5KmcDsTj4B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wV/EAAAA3AAAAA8AAAAAAAAAAAAAAAAAmAIAAGRycy9k&#10;b3ducmV2LnhtbFBLBQYAAAAABAAEAPUAAACJAwAAAAA=&#10;" filled="f" stroked="f">
                          <v:textbox>
                            <w:txbxContent>
                              <w:p w14:paraId="6310AFB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63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63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35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hkxM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w3yRwu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oZMTEAAAA3AAAAA8AAAAAAAAAAAAAAAAAmAIAAGRycy9k&#10;b3ducmV2LnhtbFBLBQYAAAAABAAEAPUAAACJAwAAAAA=&#10;" filled="f" stroked="f">
                          <v:textbox>
                            <w:txbxContent>
                              <w:p w14:paraId="1BFDE0E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63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63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2F619FA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F36633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48932D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E7101C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05D2F3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1EA271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EEAF88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74CEBB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CFADC4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EE1C77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6AD1B9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34DED95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445D7B8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6718F40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6</w:t>
      </w:r>
    </w:p>
    <w:p w14:paraId="2D916930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3E7D0F3C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5EBE3E7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437075D6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C657B91" w14:textId="32FD5329" w:rsidR="00A87F48" w:rsidRPr="007866A3" w:rsidRDefault="00A87F48" w:rsidP="00A87F48">
      <w:pPr>
        <w:rPr>
          <w:del w:id="637" w:author="J&amp;J" w:date="2015-05-02T17:40:00Z"/>
          <w:rFonts w:ascii="Arial" w:hAnsi="Arial" w:cs="Arial"/>
          <w:b/>
          <w:color w:val="FF0000"/>
          <w:sz w:val="18"/>
          <w:szCs w:val="18"/>
          <w:lang w:val="es-ES_tradnl"/>
        </w:rPr>
      </w:pPr>
      <w:del w:id="638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2FB5BBDA" wp14:editId="470C03DF">
              <wp:extent cx="4562475" cy="1771650"/>
              <wp:effectExtent l="0" t="0" r="9525" b="0"/>
              <wp:docPr id="612" name="Imagen 6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25"/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62475" cy="1771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6C4247EF" w14:textId="13A38BDE" w:rsidR="00A87F48" w:rsidRPr="007866A3" w:rsidRDefault="00A87F48" w:rsidP="00A87F48">
      <w:pPr>
        <w:rPr>
          <w:del w:id="639" w:author="J&amp;J" w:date="2015-05-02T17:40:00Z"/>
          <w:rFonts w:ascii="Arial" w:hAnsi="Arial" w:cs="Arial"/>
          <w:b/>
          <w:color w:val="FF0000"/>
          <w:sz w:val="18"/>
          <w:szCs w:val="18"/>
          <w:lang w:val="es-ES_tradnl"/>
        </w:rPr>
      </w:pPr>
      <w:del w:id="640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69F4577C" wp14:editId="30DC6F38">
              <wp:extent cx="904875" cy="276225"/>
              <wp:effectExtent l="0" t="0" r="9525" b="9525"/>
              <wp:docPr id="611" name="Imagen 6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46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5CE88FF" w14:textId="77777777" w:rsidR="00A87F48" w:rsidRPr="007866A3" w:rsidRDefault="00A87F48" w:rsidP="00A87F48">
      <w:pPr>
        <w:rPr>
          <w:ins w:id="641" w:author="J&amp;J" w:date="2015-05-02T17:40:00Z"/>
          <w:rFonts w:ascii="Arial" w:hAnsi="Arial" w:cs="Arial"/>
          <w:b/>
          <w:color w:val="FF0000"/>
          <w:sz w:val="18"/>
          <w:szCs w:val="18"/>
          <w:lang w:val="es-ES_tradnl"/>
        </w:rPr>
      </w:pPr>
      <w:ins w:id="642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7BF85564" wp14:editId="00F0CC9A">
              <wp:extent cx="4562996" cy="1776047"/>
              <wp:effectExtent l="0" t="0" r="0" b="0"/>
              <wp:docPr id="25" name="Imagen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68401" cy="177815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F6A6B24" w14:textId="77777777" w:rsidR="00A87F48" w:rsidRPr="007866A3" w:rsidRDefault="00A87F48" w:rsidP="00A87F48">
      <w:pPr>
        <w:rPr>
          <w:ins w:id="643" w:author="J&amp;J" w:date="2015-05-02T17:40:00Z"/>
          <w:rFonts w:ascii="Arial" w:hAnsi="Arial" w:cs="Arial"/>
          <w:b/>
          <w:color w:val="FF0000"/>
          <w:sz w:val="18"/>
          <w:szCs w:val="18"/>
          <w:lang w:val="es-ES_tradnl"/>
        </w:rPr>
      </w:pPr>
      <w:ins w:id="644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30E5D962" wp14:editId="7CD1493C">
              <wp:extent cx="902252" cy="273050"/>
              <wp:effectExtent l="0" t="0" r="0" b="0"/>
              <wp:docPr id="546" name="Imagen 54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09D0903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336F9620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5ADF21E4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D24009E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2938909B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645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646">
          <w:tblGrid>
            <w:gridCol w:w="1129"/>
            <w:gridCol w:w="5670"/>
            <w:gridCol w:w="2823"/>
          </w:tblGrid>
        </w:tblGridChange>
      </w:tblGrid>
      <w:tr w:rsidR="00A87F48" w:rsidRPr="007866A3" w14:paraId="5EF3791A" w14:textId="77777777" w:rsidTr="00401F78">
        <w:tc>
          <w:tcPr>
            <w:tcW w:w="9622" w:type="dxa"/>
            <w:gridSpan w:val="3"/>
            <w:tcPrChange w:id="647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7A1050AA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1EA540EB" w14:textId="77777777" w:rsidTr="00401F78">
        <w:tc>
          <w:tcPr>
            <w:tcW w:w="1129" w:type="dxa"/>
            <w:tcPrChange w:id="648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3D79B14A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649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00932B5E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650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28F37391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48DC20CF" w14:textId="77777777" w:rsidTr="00401F78">
        <w:tc>
          <w:tcPr>
            <w:tcW w:w="1129" w:type="dxa"/>
            <w:tcPrChange w:id="651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44B8420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652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6BCA407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653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49186B6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654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655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554777203"/>
                <w:placeholder>
                  <w:docPart w:val="07D62658BD84468A8EC45DD5D40FBF8F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655"/>
                <w:ins w:id="656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657" w:author="J&amp;J" w:date="2015-05-02T17:40:00Z"/>
              </w:sdtContent>
            </w:sdt>
            <w:customXmlInsRangeEnd w:id="657"/>
          </w:p>
        </w:tc>
      </w:tr>
      <w:tr w:rsidR="00A87F48" w:rsidRPr="007866A3" w14:paraId="6846C531" w14:textId="77777777" w:rsidTr="00401F78">
        <w:tc>
          <w:tcPr>
            <w:tcW w:w="1129" w:type="dxa"/>
            <w:tcPrChange w:id="658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3FE3845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659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16598B2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660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043B0BF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661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662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10090597"/>
                <w:placeholder>
                  <w:docPart w:val="0038CA7539B3422AB74D617B4E4FF048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662"/>
                <w:ins w:id="663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664" w:author="J&amp;J" w:date="2015-05-02T17:40:00Z"/>
              </w:sdtContent>
            </w:sdt>
            <w:customXmlInsRangeEnd w:id="664"/>
          </w:p>
        </w:tc>
      </w:tr>
      <w:tr w:rsidR="00A87F48" w:rsidRPr="007866A3" w14:paraId="3C2984A3" w14:textId="77777777" w:rsidTr="00401F78">
        <w:tc>
          <w:tcPr>
            <w:tcW w:w="1129" w:type="dxa"/>
            <w:tcPrChange w:id="665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7E07C70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666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0B6C77A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667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5B35DB4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668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669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856844605"/>
                <w:placeholder>
                  <w:docPart w:val="0E8EA531866C4E1699114F37115FC1ED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669"/>
                <w:ins w:id="670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671" w:author="J&amp;J" w:date="2015-05-02T17:40:00Z"/>
              </w:sdtContent>
            </w:sdt>
            <w:customXmlInsRangeEnd w:id="671"/>
          </w:p>
        </w:tc>
      </w:tr>
      <w:tr w:rsidR="00A87F48" w:rsidRPr="005255A8" w14:paraId="1E79ABFB" w14:textId="77777777" w:rsidTr="00401F78">
        <w:tc>
          <w:tcPr>
            <w:tcW w:w="9622" w:type="dxa"/>
            <w:gridSpan w:val="3"/>
            <w:tcPrChange w:id="672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1FD23F41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5FD1528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C576ABD" w14:textId="2F12448A" w:rsidR="00A87F48" w:rsidRPr="000D241A" w:rsidRDefault="00A87F48" w:rsidP="00401F78">
            <w:pPr>
              <w:rPr>
                <w:del w:id="673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674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697152" behindDoc="0" locked="0" layoutInCell="1" allowOverlap="1" wp14:anchorId="79B64577" wp14:editId="3FD6D0BA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893" name="Grupo 893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894" name="Rectángulo 247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9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51986A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67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67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9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F4FD09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67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67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9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40230E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67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68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9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31B1E7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68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68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9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26C30B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68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68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0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B96B26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68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68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0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F46066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68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68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0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C70CC7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68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69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90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E5FE1A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69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69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79B64577" id="Grupo 893" o:spid="_x0000_s1136" style="position:absolute;margin-left:63.15pt;margin-top:1.1pt;width:351.75pt;height:103.2pt;z-index:251697152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">
                        <v:rect id="Rectángulo 247" o:spid="_x0000_s1137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WEfMQA&#10;AADcAAAADwAAAGRycy9kb3ducmV2LnhtbESPzW7CMBCE75V4B2uRegOnqKpCwKCWlrZXfsR5iZck&#10;Il4ntkuSt68rIfU4mplvNMt1b2pxI+crywqepgkI4tzqigsFx8N2koLwAVljbZkUDORhvRo9LDHT&#10;tuMd3fahEBHCPkMFZQhNJqXPSzLop7Yhjt7FOoMhSldI7bCLcFPLWZK8SIMVx4USG9qUlF/3P0bB&#10;bOuqw8db6zfvQ0vnr+HUdumnUo/j/nUBIlAf/sP39rdWkM6f4e9MPAJ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1hHzEAAAA3AAAAA8AAAAAAAAAAAAAAAAAmAIAAGRycy9k&#10;b3ducmV2LnhtbFBLBQYAAAAABAAEAPUAAACJAwAAAAA=&#10;" fillcolor="window" strokecolor="#4a7ebb"/>
                        <v:shape id="Cuadro de texto 2" o:spid="_x0000_s1138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J/UcQA&#10;AADcAAAADwAAAGRycy9kb3ducmV2LnhtbESPQWvCQBSE7wX/w/KE3ppdi5YYXYNUhJ5aalXw9sg+&#10;k2D2bciuSfrvu4VCj8PMfMOs89E2oqfO1441zBIFgrhwpuZSw/Fr/5SC8AHZYOOYNHyTh3wzeVhj&#10;ZtzAn9QfQikihH2GGqoQ2kxKX1Rk0SeuJY7e1XUWQ5RdKU2HQ4TbRj4r9SIt1hwXKmzptaLidrhb&#10;Daf36+U8Vx/lzi7awY1Ksl1KrR+n43YFItAY/sN/7TejIV0u4PdMPAJ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Sf1HEAAAA3AAAAA8AAAAAAAAAAAAAAAAAmAIAAGRycy9k&#10;b3ducmV2LnhtbFBLBQYAAAAABAAEAPUAAACJAwAAAAA=&#10;" filled="f" stroked="f">
                          <v:textbox>
                            <w:txbxContent>
                              <w:p w14:paraId="751986A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69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69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39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DhJsMA&#10;AADcAAAADwAAAGRycy9kb3ducmV2LnhtbESPT4vCMBTE74LfITxhb5q4qGg1iqwIe1pZ/4G3R/Ns&#10;i81LaaLtfnsjLHgcZuY3zGLV2lI8qPaFYw3DgQJBnDpTcKbheNj2pyB8QDZYOiYNf+Rhtex2FpgY&#10;1/AvPfYhExHCPkENeQhVIqVPc7LoB64ijt7V1RZDlHUmTY1NhNtSfio1kRYLjgs5VvSVU3rb362G&#10;08/1ch6pXbax46pxrZJsZ1Lrj167noMI1IZ3+L/9bTRMZxN4nYlHQC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DhJsMAAADcAAAADwAAAAAAAAAAAAAAAACYAgAAZHJzL2Rv&#10;d25yZXYueG1sUEsFBgAAAAAEAAQA9QAAAIgDAAAAAA==&#10;" filled="f" stroked="f">
                          <v:textbox>
                            <w:txbxContent>
                              <w:p w14:paraId="6F4FD09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69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69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40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xEvcUA&#10;AADcAAAADwAAAGRycy9kb3ducmV2LnhtbESPS2vDMBCE74X8B7GB3BIpIW1jJ0oILYWeWuo8ILfF&#10;Wj+ItTKWGrv/vioEehxm5htmsxtsI27U+dqxhvlMgSDOnam51HA8vE1XIHxANtg4Jg0/5GG3HT1s&#10;MDWu5y+6ZaEUEcI+RQ1VCG0qpc8rsuhnriWOXuE6iyHKrpSmwz7CbSMXSj1JizXHhQpbeqkov2bf&#10;VsPpo7icl+qzfLWPbe8GJdkmUuvJeNivQQQawn/43n43GlbJM/ydi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TES9xQAAANwAAAAPAAAAAAAAAAAAAAAAAJgCAABkcnMv&#10;ZG93bnJldi54bWxQSwUGAAAAAAQABAD1AAAAigMAAAAA&#10;" filled="f" stroked="f">
                          <v:textbox>
                            <w:txbxContent>
                              <w:p w14:paraId="640230E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69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69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41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PQz8AA&#10;AADcAAAADwAAAGRycy9kb3ducmV2LnhtbERPy4rCMBTdC/MP4Q6402RERatRhpEBV4r1Ae4uzbUt&#10;09yUJmPr35uF4PJw3st1Zytxp8aXjjV8DRUI4syZknMNp+PvYAbCB2SDlWPS8CAP69VHb4mJcS0f&#10;6J6GXMQQ9glqKEKoEyl9VpBFP3Q1ceRurrEYImxyaRpsY7it5EipqbRYcmwosKafgrK/9N9qOO9u&#10;18tY7fONndSt65RkO5da9z+77wWIQF14i1/urdEwm8e18Uw8An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tPQz8AAAADcAAAADwAAAAAAAAAAAAAAAACYAgAAZHJzL2Rvd25y&#10;ZXYueG1sUEsFBgAAAAAEAAQA9QAAAIUDAAAAAA==&#10;" filled="f" stroked="f">
                          <v:textbox>
                            <w:txbxContent>
                              <w:p w14:paraId="431B1E7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69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70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42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91VMQA&#10;AADcAAAADwAAAGRycy9kb3ducmV2LnhtbESPW2sCMRSE34X+h3AKvmlSseJuzYoohT5VvLTQt8Pm&#10;7IVuTpZN6m7/vREEH4eZ+YZZrQfbiAt1vnas4WWqQBDnztRcajif3idLED4gG2wck4Z/8rDOnkYr&#10;TI3r+UCXYyhFhLBPUUMVQptK6fOKLPqpa4mjV7jOYoiyK6XpsI9w28iZUgtpsea4UGFL24ry3+Of&#10;1fD1Wfx8z9W+3NnXtneDkmwTqfX4edi8gQg0hEf43v4wGpZJArcz8QjI7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fdVTEAAAA3AAAAA8AAAAAAAAAAAAAAAAAmAIAAGRycy9k&#10;b3ducmV2LnhtbFBLBQYAAAAABAAEAPUAAACJAwAAAAA=&#10;" filled="f" stroked="f">
                          <v:textbox>
                            <w:txbxContent>
                              <w:p w14:paraId="026C30B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70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70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43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5G08AA&#10;AADcAAAADwAAAGRycy9kb3ducmV2LnhtbERPTYvCMBC9C/sfwix402RFZa1GWVYET4p1FbwNzdiW&#10;bSalibb+e3MQPD7e92LV2UrcqfGlYw1fQwWCOHOm5FzD33Ez+AbhA7LByjFpeJCH1fKjt8DEuJYP&#10;dE9DLmII+wQ1FCHUiZQ+K8iiH7qaOHJX11gMETa5NA22MdxWcqTUVFosOTYUWNNvQdl/erMaTrvr&#10;5TxW+3xtJ3XrOiXZzqTW/c/uZw4iUBfe4pd7azTMVJwfz8QjIJ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k5G08AAAADcAAAADwAAAAAAAAAAAAAAAACYAgAAZHJzL2Rvd25y&#10;ZXYueG1sUEsFBgAAAAAEAAQA9QAAAIUDAAAAAA==&#10;" filled="f" stroked="f">
                          <v:textbox>
                            <w:txbxContent>
                              <w:p w14:paraId="0B96B26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70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70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44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LjSMQA&#10;AADcAAAADwAAAGRycy9kb3ducmV2LnhtbESPzWrDMBCE74W8g9hAb7WU0pbYiWxCSqCnluYPclus&#10;jW1irYylxO7bV4VCjsPMfMMsi9G24ka9bxxrmCUKBHHpTMOVhv1u8zQH4QOywdYxafghD0U+eVhi&#10;ZtzA33TbhkpECPsMNdQhdJmUvqzJok9cRxy9s+sthij7Spoehwi3rXxW6k1abDgu1NjRuqbysr1a&#10;DYfP8+n4or6qd/vaDW5Ukm0qtX6cjqsFiEBjuIf/2x9GQ6pm8HcmHgG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C40jEAAAA3AAAAA8AAAAAAAAAAAAAAAAAmAIAAGRycy9k&#10;b3ducmV2LnhtbFBLBQYAAAAABAAEAPUAAACJAwAAAAA=&#10;" filled="f" stroked="f">
                          <v:textbox>
                            <w:txbxContent>
                              <w:p w14:paraId="2F46066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70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70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45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B9P8QA&#10;AADc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Q6rm8HcmHgG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XQfT/EAAAA3AAAAA8AAAAAAAAAAAAAAAAAmAIAAGRycy9k&#10;b3ducmV2LnhtbFBLBQYAAAAABAAEAPUAAACJAwAAAAA=&#10;" filled="f" stroked="f">
                          <v:textbox>
                            <w:txbxContent>
                              <w:p w14:paraId="2C70CC7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70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70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46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zYp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pZqBn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nNikxQAAANwAAAAPAAAAAAAAAAAAAAAAAJgCAABkcnMv&#10;ZG93bnJldi54bWxQSwUGAAAAAAQABAD1AAAAigMAAAAA&#10;" filled="f" stroked="f">
                          <v:textbox>
                            <w:txbxContent>
                              <w:p w14:paraId="7E5FE1A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70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71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40A6DE3B" w14:textId="77777777" w:rsidR="00A87F48" w:rsidRPr="007866A3" w:rsidRDefault="00A87F48" w:rsidP="00401F78">
            <w:pPr>
              <w:rPr>
                <w:ins w:id="711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712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630592" behindDoc="0" locked="0" layoutInCell="1" allowOverlap="1" wp14:anchorId="03F376D4" wp14:editId="2E224DCD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246" name="Grupo 246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247" name="Rectángulo 247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6A8C07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71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71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4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E1E0CB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71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71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5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9E33FF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71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71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5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480CB9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71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72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5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17887F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72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72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5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F8C27F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72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72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5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BF6EBA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72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72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5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E7A193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72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72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5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85696B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72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73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03F376D4" id="Grupo 246" o:spid="_x0000_s1147" style="position:absolute;margin-left:63.15pt;margin-top:1.1pt;width:351.75pt;height:103.2pt;z-index:251630592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">
                        <v:rect id="Rectángulo 247" o:spid="_x0000_s1148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lfaMQA&#10;AADcAAAADwAAAGRycy9kb3ducmV2LnhtbESPQWvCQBSE74L/YXlCb2bToLakWYMWikLroal4fmSf&#10;Sdrs25DdmvjvuwXB4zAz3zBZPppWXKh3jWUFj1EMgri0uuFKwfHrbf4Mwnlkja1lUnAlB/l6Oskw&#10;1XbgT7oUvhIBwi5FBbX3XSqlK2sy6CLbEQfvbHuDPsi+krrHIcBNK5M4XkmDDYeFGjt6ran8KX6N&#10;Ak+HHV2H0+Gdl7zj74/FVp6tUg+zcfMCwtPo7+Fbe68VJIsn+D8TjoB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pX2jEAAAA3AAAAA8AAAAAAAAAAAAAAAAAmAIAAGRycy9k&#10;b3ducmV2LnhtbFBLBQYAAAAABAAEAPUAAACJAwAAAAA=&#10;" fillcolor="white [3212]" strokecolor="#4579b8 [3044]"/>
                        <v:shape id="Cuadro de texto 2" o:spid="_x0000_s1149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nLWsEA&#10;AADcAAAADwAAAGRycy9kb3ducmV2LnhtbERPz2vCMBS+D/wfwhO8rYnSDVcbRRzCTpPpNvD2aJ5t&#10;sXkpTdZ2/705CB4/vt/5ZrSN6KnztWMN80SBIC6cqbnU8H3aPy9B+IBssHFMGv7Jw2Y9ecoxM27g&#10;L+qPoRQxhH2GGqoQ2kxKX1Rk0SeuJY7cxXUWQ4RdKU2HQwy3jVwo9Sot1hwbKmxpV1FxPf5ZDT+f&#10;l/Nvqg7lu31pBzcqyfZNaj2bjtsViEBjeIjv7g+jYZHGtfFMPAJ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9py1rBAAAA3AAAAA8AAAAAAAAAAAAAAAAAmAIAAGRycy9kb3du&#10;cmV2LnhtbFBLBQYAAAAABAAEAPUAAACGAwAAAAA=&#10;" filled="f" stroked="f">
                          <v:textbox>
                            <w:txbxContent>
                              <w:p w14:paraId="76A8C07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73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73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50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Vuwc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nawO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lbsHEAAAA3AAAAA8AAAAAAAAAAAAAAAAAmAIAAGRycy9k&#10;b3ducmV2LnhtbFBLBQYAAAAABAAEAPUAAACJAwAAAAA=&#10;" filled="f" stroked="f">
                          <v:textbox>
                            <w:txbxContent>
                              <w:p w14:paraId="6E1E0CB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73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73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51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ZRgcEA&#10;AADcAAAADwAAAGRycy9kb3ducmV2LnhtbERPy2rCQBTdF/yH4QrdNTOKKW3MKKIIXVVqH+Dukrkm&#10;wcydkBmT9O+dheDycN75erSN6KnztWMNs0SBIC6cqbnU8PO9f3kD4QOywcYxafgnD+vV5CnHzLiB&#10;v6g/hlLEEPYZaqhCaDMpfVGRRZ+4ljhyZ9dZDBF2pTQdDjHcNnKu1Ku0WHNsqLClbUXF5Xi1Gn4/&#10;z6e/hTqUO5u2gxuVZPsutX6ejpsliEBjeIjv7g+jYZ7G+fFMPAJyd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GUYHBAAAA3AAAAA8AAAAAAAAAAAAAAAAAmAIAAGRycy9kb3du&#10;cmV2LnhtbFBLBQYAAAAABAAEAPUAAACGAwAAAAA=&#10;" filled="f" stroked="f">
                          <v:textbox>
                            <w:txbxContent>
                              <w:p w14:paraId="39E33FF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73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73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52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r0GsMA&#10;AADcAAAADwAAAGRycy9kb3ducmV2LnhtbESPT4vCMBTE7wt+h/CEva2JootWo4iLsCdl/QfeHs2z&#10;LTYvpcna+u2NIHgcZuY3zGzR2lLcqPaFYw39ngJBnDpTcKbhsF9/jUH4gGywdEwa7uRhMe98zDAx&#10;ruE/uu1CJiKEfYIa8hCqREqf5mTR91xFHL2Lqy2GKOtMmhqbCLelHCj1LS0WHBdyrGiVU3rd/VsN&#10;x83lfBqqbfZjR1XjWiXZTqTWn912OQURqA3v8Kv9azQMRn14nolH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4r0GsMAAADcAAAADwAAAAAAAAAAAAAAAACYAgAAZHJzL2Rv&#10;d25yZXYueG1sUEsFBgAAAAAEAAQA9QAAAIgDAAAAAA==&#10;" filled="f" stroked="f">
                          <v:textbox>
                            <w:txbxContent>
                              <w:p w14:paraId="4480CB9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73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73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53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hqbcQA&#10;AADcAAAADwAAAGRycy9kb3ducmV2LnhtbESPT4vCMBTE7wt+h/AEb2ti0cXtGkUUwZPL+mdhb4/m&#10;2Rabl9JEW7/9RhA8DjPzG2a26GwlbtT40rGG0VCBIM6cKTnXcDxs3qcgfEA2WDkmDXfysJj33maY&#10;GtfyD932IRcRwj5FDUUIdSqlzwqy6IeuJo7e2TUWQ5RNLk2DbYTbSiZKfUiLJceFAmtaFZRd9ler&#10;4bQ7//2O1Xe+tpO6dZ2SbD+l1oN+t/wCEagLr/CzvTUakkkCjzPxCM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Yam3EAAAA3AAAAA8AAAAAAAAAAAAAAAAAmAIAAGRycy9k&#10;b3ducmV2LnhtbFBLBQYAAAAABAAEAPUAAACJAwAAAAA=&#10;" filled="f" stroked="f">
                          <v:textbox>
                            <w:txbxContent>
                              <w:p w14:paraId="317887F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73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74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54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TP9sMA&#10;AADcAAAADwAAAGRycy9kb3ducmV2LnhtbESPQWsCMRSE74L/ITzBmyZaLXY1ilgKPSm1teDtsXnu&#10;Lm5elk10139vBMHjMDPfMItVa0txpdoXjjWMhgoEcepMwZmGv9+vwQyED8gGS8ek4UYeVstuZ4GJ&#10;cQ3/0HUfMhEh7BPUkIdQJVL6NCeLfugq4uidXG0xRFln0tTYRLgt5Vipd2mx4LiQY0WbnNLz/mI1&#10;HLan4/9E7bJPO60a1yrJ9kNq3e+16zmIQG14hZ/tb6NhPH2D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BTP9sMAAADcAAAADwAAAAAAAAAAAAAAAACYAgAAZHJzL2Rv&#10;d25yZXYueG1sUEsFBgAAAAAEAAQA9QAAAIgDAAAAAA==&#10;" filled="f" stroked="f">
                          <v:textbox>
                            <w:txbxContent>
                              <w:p w14:paraId="0F8C27F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74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74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55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1Xgs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wzxdwO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9V4LEAAAA3AAAAA8AAAAAAAAAAAAAAAAAmAIAAGRycy9k&#10;b3ducmV2LnhtbFBLBQYAAAAABAAEAPUAAACJAwAAAAA=&#10;" filled="f" stroked="f">
                          <v:textbox>
                            <w:txbxContent>
                              <w:p w14:paraId="7BF6EBA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74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74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56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HyGcQA&#10;AADcAAAADwAAAGRycy9kb3ducmV2LnhtbESPT4vCMBTE7wt+h/AEb2ui2MXtGkUUwZOy/lnY26N5&#10;tsXmpTTR1m9vFhY8DjPzG2a26Gwl7tT40rGG0VCBIM6cKTnXcDpu3qcgfEA2WDkmDQ/ysJj33maY&#10;GtfyN90PIRcRwj5FDUUIdSqlzwqy6IeuJo7exTUWQ5RNLk2DbYTbSo6V+pAWS44LBda0Kii7Hm5W&#10;w3l3+f2ZqH2+tknduk5Jtp9S60G/W36BCNSFV/i/vTUaxkkCf2fiEZ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x8hnEAAAA3AAAAA8AAAAAAAAAAAAAAAAAmAIAAGRycy9k&#10;b3ducmV2LnhtbFBLBQYAAAAABAAEAPUAAACJAwAAAAA=&#10;" filled="f" stroked="f">
                          <v:textbox>
                            <w:txbxContent>
                              <w:p w14:paraId="0E7A193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74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74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57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NsbsQA&#10;AADcAAAADwAAAGRycy9kb3ducmV2LnhtbESPQWvCQBSE70L/w/IK3nS3YkKbukpRCp4qpq3g7ZF9&#10;JqHZtyG7TeK/7wpCj8PMfMOsNqNtRE+drx1reJorEMSFMzWXGr4+32fPIHxANtg4Jg1X8rBZP0xW&#10;mBk38JH6PJQiQthnqKEKoc2k9EVFFv3ctcTRu7jOYoiyK6XpcIhw28iFUqm0WHNcqLClbUXFT/5r&#10;NXx/XM6npTqUO5u0gxuVZPsitZ4+jm+vIAKN4T98b++NhkWSwu1MPAJ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jbG7EAAAA3AAAAA8AAAAAAAAAAAAAAAAAmAIAAGRycy9k&#10;b3ducmV2LnhtbFBLBQYAAAAABAAEAPUAAACJAwAAAAA=&#10;" filled="f" stroked="f">
                          <v:textbox>
                            <w:txbxContent>
                              <w:p w14:paraId="385696B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74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74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5CA843C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E3D8BB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A26354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6D62B4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145FCE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504352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D7745E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3C2502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089540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F68D64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3F022F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3CC77EA5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C525E33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EF4B7B4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7</w:t>
      </w:r>
    </w:p>
    <w:p w14:paraId="5D381A74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4C5BB878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75C0B5B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7D095EA3" w14:textId="77628EEB" w:rsidR="00A87F48" w:rsidRPr="007866A3" w:rsidRDefault="00A87F48" w:rsidP="00A87F48">
      <w:pPr>
        <w:rPr>
          <w:del w:id="749" w:author="J&amp;J" w:date="2015-05-02T17:40:00Z"/>
          <w:rFonts w:ascii="Arial" w:hAnsi="Arial" w:cs="Arial"/>
          <w:color w:val="000000"/>
          <w:sz w:val="18"/>
          <w:szCs w:val="18"/>
        </w:rPr>
      </w:pPr>
      <w:del w:id="750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5DCD2037" wp14:editId="0F8B8B10">
              <wp:extent cx="4752975" cy="1847850"/>
              <wp:effectExtent l="0" t="0" r="9525" b="0"/>
              <wp:docPr id="610" name="Imagen 6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26"/>
                      <pic:cNvPicPr>
                        <a:picLocks noChangeAspect="1" noChangeArrowheads="1"/>
                      </pic:cNvPicPr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52975" cy="1847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6B8095F6" w14:textId="42DE0D20" w:rsidR="00A87F48" w:rsidRPr="007866A3" w:rsidRDefault="00A87F48" w:rsidP="00A87F48">
      <w:pPr>
        <w:rPr>
          <w:del w:id="751" w:author="J&amp;J" w:date="2015-05-02T17:40:00Z"/>
          <w:rFonts w:ascii="Arial" w:hAnsi="Arial" w:cs="Arial"/>
          <w:color w:val="000000"/>
          <w:sz w:val="18"/>
          <w:szCs w:val="18"/>
        </w:rPr>
      </w:pPr>
      <w:del w:id="752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2159B49A" wp14:editId="5104DEA4">
              <wp:extent cx="904875" cy="276225"/>
              <wp:effectExtent l="0" t="0" r="9525" b="9525"/>
              <wp:docPr id="609" name="Imagen 60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60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F05FD39" w14:textId="77777777" w:rsidR="00A87F48" w:rsidRPr="007866A3" w:rsidRDefault="00A87F48" w:rsidP="00A87F48">
      <w:pPr>
        <w:rPr>
          <w:ins w:id="753" w:author="J&amp;J" w:date="2015-05-02T17:40:00Z"/>
          <w:rFonts w:ascii="Arial" w:hAnsi="Arial" w:cs="Arial"/>
          <w:color w:val="000000"/>
          <w:sz w:val="18"/>
          <w:szCs w:val="18"/>
        </w:rPr>
      </w:pPr>
      <w:ins w:id="754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750F8072" wp14:editId="6EBF807C">
              <wp:extent cx="4747470" cy="1847850"/>
              <wp:effectExtent l="0" t="0" r="0" b="0"/>
              <wp:docPr id="26" name="Imagen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48849" cy="184838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3D03B1D" w14:textId="77777777" w:rsidR="00A87F48" w:rsidRPr="007866A3" w:rsidRDefault="00A87F48" w:rsidP="00A87F48">
      <w:pPr>
        <w:rPr>
          <w:ins w:id="755" w:author="J&amp;J" w:date="2015-05-02T17:40:00Z"/>
          <w:rFonts w:ascii="Arial" w:hAnsi="Arial" w:cs="Arial"/>
          <w:color w:val="000000"/>
          <w:sz w:val="18"/>
          <w:szCs w:val="18"/>
        </w:rPr>
      </w:pPr>
      <w:ins w:id="756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43B1049D" wp14:editId="790AE6B4">
              <wp:extent cx="902252" cy="273050"/>
              <wp:effectExtent l="0" t="0" r="0" b="0"/>
              <wp:docPr id="60" name="Imagen 6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678A558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D6C0AB2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54E30D74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2587FD39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D0A44A1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DF7B4EC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2E492E1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757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758">
          <w:tblGrid>
            <w:gridCol w:w="1129"/>
            <w:gridCol w:w="5670"/>
            <w:gridCol w:w="2823"/>
          </w:tblGrid>
        </w:tblGridChange>
      </w:tblGrid>
      <w:tr w:rsidR="00A87F48" w:rsidRPr="007866A3" w14:paraId="3BF33EFA" w14:textId="77777777" w:rsidTr="00401F78">
        <w:tc>
          <w:tcPr>
            <w:tcW w:w="9622" w:type="dxa"/>
            <w:gridSpan w:val="3"/>
            <w:tcPrChange w:id="759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75E3B713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47D1E7E3" w14:textId="77777777" w:rsidTr="00401F78">
        <w:tc>
          <w:tcPr>
            <w:tcW w:w="1129" w:type="dxa"/>
            <w:tcPrChange w:id="760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7DC3C606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761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5A90BFC7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762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7E1A08D6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6EBF9BBE" w14:textId="77777777" w:rsidTr="00401F78">
        <w:tc>
          <w:tcPr>
            <w:tcW w:w="1129" w:type="dxa"/>
            <w:tcPrChange w:id="763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5AB9C9E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764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248385F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765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64B7803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766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767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1360887489"/>
                <w:placeholder>
                  <w:docPart w:val="A5323F7E91E346D8B70E5DB5E36073A6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767"/>
                <w:ins w:id="768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769" w:author="J&amp;J" w:date="2015-05-02T17:40:00Z"/>
              </w:sdtContent>
            </w:sdt>
            <w:customXmlInsRangeEnd w:id="769"/>
          </w:p>
        </w:tc>
      </w:tr>
      <w:tr w:rsidR="00A87F48" w:rsidRPr="007866A3" w14:paraId="0C109415" w14:textId="77777777" w:rsidTr="00401F78">
        <w:tc>
          <w:tcPr>
            <w:tcW w:w="1129" w:type="dxa"/>
            <w:tcPrChange w:id="770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47C6C45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771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2F66B18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772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11B5F1F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773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774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1659767458"/>
                <w:placeholder>
                  <w:docPart w:val="414CFE7662F44B099C17079229340F6B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774"/>
                <w:ins w:id="775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776" w:author="J&amp;J" w:date="2015-05-02T17:40:00Z"/>
              </w:sdtContent>
            </w:sdt>
            <w:customXmlInsRangeEnd w:id="776"/>
          </w:p>
        </w:tc>
      </w:tr>
      <w:tr w:rsidR="00A87F48" w:rsidRPr="007866A3" w14:paraId="37F10043" w14:textId="77777777" w:rsidTr="00401F78">
        <w:tc>
          <w:tcPr>
            <w:tcW w:w="1129" w:type="dxa"/>
            <w:tcPrChange w:id="777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730DAD1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778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6EB52AE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779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373CF0D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780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781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1909992824"/>
                <w:placeholder>
                  <w:docPart w:val="E70D7F063F934A41B28259BD5ED57C96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781"/>
                <w:ins w:id="782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783" w:author="J&amp;J" w:date="2015-05-02T17:40:00Z"/>
              </w:sdtContent>
            </w:sdt>
            <w:customXmlInsRangeEnd w:id="783"/>
          </w:p>
        </w:tc>
      </w:tr>
      <w:tr w:rsidR="00A87F48" w:rsidRPr="005255A8" w14:paraId="1ADB876E" w14:textId="77777777" w:rsidTr="00401F78">
        <w:tc>
          <w:tcPr>
            <w:tcW w:w="9622" w:type="dxa"/>
            <w:gridSpan w:val="3"/>
            <w:tcPrChange w:id="784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33A3EA19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3258A02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D05585B" w14:textId="3C70E15E" w:rsidR="00A87F48" w:rsidRPr="000D241A" w:rsidRDefault="00A87F48" w:rsidP="00401F78">
            <w:pPr>
              <w:rPr>
                <w:del w:id="785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786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698176" behindDoc="0" locked="0" layoutInCell="1" allowOverlap="1" wp14:anchorId="6093CF21" wp14:editId="428326B6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882" name="Grupo 882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883" name="Rectángulo 258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8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F5FC62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78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78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8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84099C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78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79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8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157830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79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79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8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54AEF1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79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79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8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6C465F5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79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79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8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7883ED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79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79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9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0DFD25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79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80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9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5942BD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80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80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9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062BCB5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80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80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6093CF21" id="Grupo 882" o:spid="_x0000_s1158" style="position:absolute;margin-left:63.15pt;margin-top:1.1pt;width:351.75pt;height:103.2pt;z-index:251698176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">
                        <v:rect id="Rectángulo 258" o:spid="_x0000_s1159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WK1cQA&#10;AADcAAAADwAAAGRycy9kb3ducmV2LnhtbESPzWrDMBCE74W+g9hCbo3cBIJxo4Q2zd+1Tul5a21t&#10;U2tlS0psv30UKOQ4zMw3zHI9mEZcyPnasoKXaQKCuLC65lLB12n3nILwAVljY5kUjORhvXp8WGKm&#10;bc+fdMlDKSKEfYYKqhDaTEpfVGTQT21LHL1f6wyGKF0ptcM+wk0jZ0mykAZrjgsVtrSpqPjLz0bB&#10;bOfq0/a985uPsaOfw/jd9eleqcnT8PYKItAQ7uH/9lErSNM53M7EIy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FitXEAAAA3AAAAA8AAAAAAAAAAAAAAAAAmAIAAGRycy9k&#10;b3ducmV2LnhtbFBLBQYAAAAABAAEAPUAAACJAwAAAAA=&#10;" fillcolor="window" strokecolor="#4a7ebb"/>
                        <v:shape id="Cuadro de texto 2" o:spid="_x0000_s1160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dMF8MA&#10;AADcAAAADwAAAGRycy9kb3ducmV2LnhtbESPT4vCMBTE74LfITzBmyYurtRqFFkR9rSLf8Hbo3m2&#10;xealNNF2v/1mYcHjMDO/YZbrzlbiSY0vHWuYjBUI4syZknMNp+NulIDwAdlg5Zg0/JCH9arfW2Jq&#10;XMt7eh5CLiKEfYoaihDqVEqfFWTRj11NHL2bayyGKJtcmgbbCLeVfFNqJi2WHBcKrOmjoOx+eFgN&#10;56/b9TJV3/nWvtet65RkO5daDwfdZgEiUBde4f/2p9GQJFP4OxOPgF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kdMF8MAAADcAAAADwAAAAAAAAAAAAAAAACYAgAAZHJzL2Rv&#10;d25yZXYueG1sUEsFBgAAAAAEAAQA9QAAAIgDAAAAAA==&#10;" filled="f" stroked="f">
                          <v:textbox>
                            <w:txbxContent>
                              <w:p w14:paraId="3F5FC62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80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80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61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vpjMQA&#10;AADcAAAADwAAAGRycy9kb3ducmV2LnhtbESPT2vCQBTE74LfYXkFb2a3UiVNXUUsBU+Kf1ro7ZF9&#10;JqHZtyG7NfHbu4LgcZiZ3zDzZW9rcaHWV441vCYKBHHuTMWFhtPxa5yC8AHZYO2YNFzJw3IxHMwx&#10;M67jPV0OoRARwj5DDWUITSalz0uy6BPXEEfv7FqLIcq2kKbFLsJtLSdKzaTFiuNCiQ2tS8r/Dv9W&#10;w/f2/PvzpnbFp502neuVZPsutR699KsPEIH68Aw/2hujIU2ncD8Tj4B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EL6YzEAAAA3AAAAA8AAAAAAAAAAAAAAAAAmAIAAGRycy9k&#10;b3ducmV2LnhtbFBLBQYAAAAABAAEAPUAAACJAwAAAAA=&#10;" filled="f" stroked="f">
                          <v:textbox>
                            <w:txbxContent>
                              <w:p w14:paraId="584099C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80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80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62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l3+8QA&#10;AADcAAAADwAAAGRycy9kb3ducmV2LnhtbESPT4vCMBTE7wt+h/AEb2violK7RpEVwZOy/lnY26N5&#10;tmWbl9JEW7+9ERY8DjPzG2a+7GwlbtT40rGG0VCBIM6cKTnXcDpu3hMQPiAbrByThjt5WC56b3NM&#10;jWv5m26HkIsIYZ+ihiKEOpXSZwVZ9ENXE0fv4hqLIcoml6bBNsJtJT+UmkqLJceFAmv6Kij7O1yt&#10;hvPu8vszVvt8bSd16zol2c6k1oN+t/oEEagLr/B/e2s0JMkUnmfiEZ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Zd/vEAAAA3AAAAA8AAAAAAAAAAAAAAAAAmAIAAGRycy9k&#10;b3ducmV2LnhtbFBLBQYAAAAABAAEAPUAAACJAwAAAAA=&#10;" filled="f" stroked="f">
                          <v:textbox>
                            <w:txbxContent>
                              <w:p w14:paraId="4157830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80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81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63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XSYMQA&#10;AADcAAAADwAAAGRycy9kb3ducmV2LnhtbESPQWvCQBSE7wX/w/IEb3VXsTWNriKK0JNFbQveHtln&#10;Esy+DdnVxH/vCoUeh5n5hpkvO1uJGzW+dKxhNFQgiDNnSs41fB+3rwkIH5ANVo5Jw508LBe9lzmm&#10;xrW8p9sh5CJC2KeooQihTqX0WUEW/dDVxNE7u8ZiiLLJpWmwjXBbybFS79JiyXGhwJrWBWWXw9Vq&#10;+NmdT78T9ZVv7Fvduk5Jth9S60G/W81ABOrCf/iv/Wk0JMkUnmfiEZ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6V0mDEAAAA3AAAAA8AAAAAAAAAAAAAAAAAmAIAAGRycy9k&#10;b3ducmV2LnhtbFBLBQYAAAAABAAEAPUAAACJAwAAAAA=&#10;" filled="f" stroked="f">
                          <v:textbox>
                            <w:txbxContent>
                              <w:p w14:paraId="554AEF1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81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81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64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pGEsIA&#10;AADcAAAADwAAAGRycy9kb3ducmV2LnhtbERPW2vCMBR+H/gfwhH2tiaObdRqFHEIe9pYvYBvh+bY&#10;FpuTkkTb/fvlYbDHj+++XI+2E3fyoXWsYZYpEMSVMy3XGg773VMOIkRkg51j0vBDAdarycMSC+MG&#10;/qZ7GWuRQjgUqKGJsS+kDFVDFkPmeuLEXZy3GBP0tTQehxRuO/ms1Ju02HJqaLCnbUPVtbxZDcfP&#10;y/n0or7qd/vaD25Uku1cav04HTcLEJHG+C/+c38YDXme1qYz6QjI1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CkYSwgAAANwAAAAPAAAAAAAAAAAAAAAAAJgCAABkcnMvZG93&#10;bnJldi54bWxQSwUGAAAAAAQABAD1AAAAhwMAAAAA&#10;" filled="f" stroked="f">
                          <v:textbox>
                            <w:txbxContent>
                              <w:p w14:paraId="36C465F5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81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81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65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bjicQA&#10;AADcAAAADwAAAGRycy9kb3ducmV2LnhtbESPW2sCMRSE34X+h3AKvmlSsbJuzYoohT5VvLTQt8Pm&#10;7IVuTpZN6m7/vREEH4eZ+YZZrQfbiAt1vnas4WWqQBDnztRcajif3icJCB+QDTaOScM/eVhnT6MV&#10;psb1fKDLMZQiQtinqKEKoU2l9HlFFv3UtcTRK1xnMUTZldJ02Ee4beRMqYW0WHNcqLClbUX57/HP&#10;avj6LH6+52pf7uxr27tBSbZLqfX4edi8gQg0hEf43v4wGpJkCbcz8QjI7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G44nEAAAA3AAAAA8AAAAAAAAAAAAAAAAAmAIAAGRycy9k&#10;b3ducmV2LnhtbFBLBQYAAAAABAAEAPUAAACJAwAAAAA=&#10;" filled="f" stroked="f">
                          <v:textbox>
                            <w:txbxContent>
                              <w:p w14:paraId="27883ED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81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81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66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XcycAA&#10;AADcAAAADwAAAGRycy9kb3ducmV2LnhtbERPy4rCMBTdC/MP4Q6402RERatRhpEBV4r1Ae4uzbUt&#10;09yUJmPr35uF4PJw3st1Zytxp8aXjjV8DRUI4syZknMNp+PvYAbCB2SDlWPS8CAP69VHb4mJcS0f&#10;6J6GXMQQ9glqKEKoEyl9VpBFP3Q1ceRurrEYImxyaRpsY7it5EipqbRYcmwosKafgrK/9N9qOO9u&#10;18tY7fONndSt65RkO5da9z+77wWIQF14i1/urdEwm8f58Uw8An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KXcycAAAADcAAAADwAAAAAAAAAAAAAAAACYAgAAZHJzL2Rvd25y&#10;ZXYueG1sUEsFBgAAAAAEAAQA9QAAAIUDAAAAAA==&#10;" filled="f" stroked="f">
                          <v:textbox>
                            <w:txbxContent>
                              <w:p w14:paraId="30DFD25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81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81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67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l5UsMA&#10;AADcAAAADwAAAGRycy9kb3ducmV2LnhtbESPQYvCMBSE74L/ITzBmyaKinaNIsrCnhR1V/D2aJ5t&#10;2ealNFnb/fdGEDwOM/MNs1y3thR3qn3hWMNoqEAQp84UnGn4Pn8O5iB8QDZYOiYN/+Rhvep2lpgY&#10;1/CR7qeQiQhhn6CGPIQqkdKnOVn0Q1cRR+/maoshyjqTpsYmwm0px0rNpMWC40KOFW1zSn9Pf1bD&#10;z/52vUzUIdvZadW4Vkm2C6l1v9duPkAEasM7/Gp/GQ3zxQieZ+IR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+l5UsMAAADcAAAADwAAAAAAAAAAAAAAAACYAgAAZHJzL2Rv&#10;d25yZXYueG1sUEsFBgAAAAAEAAQA9QAAAIgDAAAAAA==&#10;" filled="f" stroked="f">
                          <v:textbox>
                            <w:txbxContent>
                              <w:p w14:paraId="15942BD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81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82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68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vnJcMA&#10;AADcAAAADwAAAGRycy9kb3ducmV2LnhtbESPQYvCMBSE7wv+h/AEb2uiuItWo4gieFpZVwVvj+bZ&#10;FpuX0kRb/70RhD0OM/MNM1u0thR3qn3hWMOgr0AQp84UnGk4/G0+xyB8QDZYOiYND/KwmHc+ZpgY&#10;1/Av3fchExHCPkENeQhVIqVPc7Lo+64ijt7F1RZDlHUmTY1NhNtSDpX6lhYLjgs5VrTKKb3ub1bD&#10;8edyPo3ULlvbr6pxrZJsJ1LrXrddTkEEasN/+N3eGg3jyRBeZ+IR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zvnJcMAAADcAAAADwAAAAAAAAAAAAAAAACYAgAAZHJzL2Rv&#10;d25yZXYueG1sUEsFBgAAAAAEAAQA9QAAAIgDAAAAAA==&#10;" filled="f" stroked="f">
                          <v:textbox>
                            <w:txbxContent>
                              <w:p w14:paraId="7062BCB5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82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82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211B6085" w14:textId="77777777" w:rsidR="00A87F48" w:rsidRPr="007866A3" w:rsidRDefault="00A87F48" w:rsidP="00401F78">
            <w:pPr>
              <w:rPr>
                <w:ins w:id="823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824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631616" behindDoc="0" locked="0" layoutInCell="1" allowOverlap="1" wp14:anchorId="32418845" wp14:editId="171582BB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257" name="Grupo 257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258" name="Rectángulo 258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8A6EF2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82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82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6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00D73E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82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82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6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F37439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82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83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6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B8ADEC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83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83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6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6BE46C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83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83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6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A0922E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83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83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6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E64064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83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83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6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31FF70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83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84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6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6753DD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84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84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32418845" id="Grupo 257" o:spid="_x0000_s1169" style="position:absolute;margin-left:63.15pt;margin-top:1.1pt;width:351.75pt;height:103.2pt;z-index:251631616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">
                        <v:rect id="Rectángulo 258" o:spid="_x0000_s1170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9dx8AA&#10;AADcAAAADwAAAGRycy9kb3ducmV2LnhtbERPy4rCMBTdC/MP4Q6403RkFKmm4gii4LiwiutLc/vQ&#10;5qY0GVv/3iwGXB7Oe7nqTS0e1LrKsoKvcQSCOLO64kLB5bwdzUE4j6yxtkwKnuRglXwMlhhr2/GJ&#10;HqkvRAhhF6OC0vsmltJlJRl0Y9sQBy63rUEfYFtI3WIXwk0tJ1E0kwYrDg0lNrQpKbunf0aBp+OO&#10;nt31eOAp7/j2+/0jc6vU8LNfL0B46v1b/O/eawWTaVgbzoQjIJM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K9dx8AAAADcAAAADwAAAAAAAAAAAAAAAACYAgAAZHJzL2Rvd25y&#10;ZXYueG1sUEsFBgAAAAAEAAQA9QAAAIUDAAAAAA==&#10;" fillcolor="white [3212]" strokecolor="#4579b8 [3044]"/>
                        <v:shape id="Cuadro de texto 2" o:spid="_x0000_s1171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z4HM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wyJZw+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8+BzEAAAA3AAAAA8AAAAAAAAAAAAAAAAAmAIAAGRycy9k&#10;b3ducmV2LnhtbFBLBQYAAAAABAAEAPUAAACJAwAAAAA=&#10;" filled="f" stroked="f">
                          <v:textbox>
                            <w:txbxContent>
                              <w:p w14:paraId="08A6EF2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84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84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72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qbPMEA&#10;AADcAAAADwAAAGRycy9kb3ducmV2LnhtbERPy2rCQBTdF/yH4QrdNTOKhjZmFFGEriq1D3B3yVyT&#10;YOZOyIxJ+vfOQujycN75ZrSN6KnztWMNs0SBIC6cqbnU8P11eHkF4QOywcYxafgjD5v15CnHzLiB&#10;P6k/hVLEEPYZaqhCaDMpfVGRRZ+4ljhyF9dZDBF2pTQdDjHcNnKuVCot1hwbKmxpV1FxPd2shp+P&#10;y/l3oY7l3i7bwY1Ksn2TWj9Px+0KRKAx/Isf7nejYZ7G+fFMPAJyf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qqmzzBAAAA3AAAAA8AAAAAAAAAAAAAAAAAmAIAAGRycy9kb3du&#10;cmV2LnhtbFBLBQYAAAAABAAEAPUAAACGAwAAAAA=&#10;" filled="f" stroked="f">
                          <v:textbox>
                            <w:txbxContent>
                              <w:p w14:paraId="700D73E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84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84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73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Y+p8QA&#10;AADcAAAADwAAAGRycy9kb3ducmV2LnhtbESPQWvCQBSE70L/w/IKveluxIY2dQ1iEXqqGFvB2yP7&#10;TEKzb0N2a9J/3xUEj8PMfMMs89G24kK9bxxrSGYKBHHpTMOVhq/DdvoCwgdkg61j0vBHHvLVw2SJ&#10;mXED7+lShEpECPsMNdQhdJmUvqzJop+5jjh6Z9dbDFH2lTQ9DhFuWzlXKpUWG44LNXa0qan8KX6t&#10;hu/P8+m4ULvq3T53gxuVZPsqtX56HNdvIAKN4R6+tT+MhnmawP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mPqfEAAAA3AAAAA8AAAAAAAAAAAAAAAAAmAIAAGRycy9k&#10;b3ducmV2LnhtbFBLBQYAAAAABAAEAPUAAACJAwAAAAA=&#10;" filled="f" stroked="f">
                          <v:textbox>
                            <w:txbxContent>
                              <w:p w14:paraId="2F37439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84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84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74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Sg0MQA&#10;AADcAAAADwAAAGRycy9kb3ducmV2LnhtbESPQWvCQBSE74L/YXlCb2a3oQ01uopYCj1VtK3g7ZF9&#10;JqHZtyG7TdJ/3xUEj8PMfMOsNqNtRE+drx1reEwUCOLCmZpLDV+fb/MXED4gG2wck4Y/8rBZTycr&#10;zI0b+ED9MZQiQtjnqKEKoc2l9EVFFn3iWuLoXVxnMUTZldJ0OES4bWSqVCYt1hwXKmxpV1Hxc/y1&#10;Gr4/LufTk9qXr/a5HdyoJNuF1PphNm6XIAKN4R6+td+NhjRL4XomHgG5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0oNDEAAAA3AAAAA8AAAAAAAAAAAAAAAAAmAIAAGRycy9k&#10;b3ducmV2LnhtbFBLBQYAAAAABAAEAPUAAACJAwAAAAA=&#10;" filled="f" stroked="f">
                          <v:textbox>
                            <w:txbxContent>
                              <w:p w14:paraId="2B8ADEC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84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85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75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gFS8MA&#10;AADcAAAADwAAAGRycy9kb3ducmV2LnhtbESPQWsCMRSE74L/ITzBmyZaFbsaRSyFnpTaWvD22Dx3&#10;Fzcvyya66783gtDjMDPfMMt1a0txo9oXjjWMhgoEcepMwZmG35/PwRyED8gGS8ek4U4e1qtuZ4mJ&#10;cQ1/0+0QMhEh7BPUkIdQJVL6NCeLfugq4uidXW0xRFln0tTYRLgt5VipmbRYcFzIsaJtTunlcLUa&#10;jrvz6W+i9tmHnVaNa5Vk+y617vfazQJEoDb8h1/tL6NhPHuD55l4B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gFS8MAAADcAAAADwAAAAAAAAAAAAAAAACYAgAAZHJzL2Rv&#10;d25yZXYueG1sUEsFBgAAAAAEAAQA9QAAAIgDAAAAAA==&#10;" filled="f" stroked="f">
                          <v:textbox>
                            <w:txbxContent>
                              <w:p w14:paraId="46BE46C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85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85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76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GdP8MA&#10;AADcAAAADwAAAGRycy9kb3ducmV2LnhtbESPQYvCMBSE74L/IbwFb5qsqOx2jSKK4ElRdwVvj+bZ&#10;lm1eShNt/fdGEDwOM/MNM523thQ3qn3hWMPnQIEgTp0pONPwe1z3v0D4gGywdEwa7uRhPut2ppgY&#10;1/CeboeQiQhhn6CGPIQqkdKnOVn0A1cRR+/iaoshyjqTpsYmwm0ph0pNpMWC40KOFS1zSv8PV6vh&#10;b3s5n0Zql63suGpcqyTbb6l176Nd/IAI1IZ3+NXeGA3DyQieZ+IR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ZGdP8MAAADcAAAADwAAAAAAAAAAAAAAAACYAgAAZHJzL2Rv&#10;d25yZXYueG1sUEsFBgAAAAAEAAQA9QAAAIgDAAAAAA==&#10;" filled="f" stroked="f">
                          <v:textbox>
                            <w:txbxContent>
                              <w:p w14:paraId="3A0922E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85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85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77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04pMQA&#10;AADcAAAADwAAAGRycy9kb3ducmV2LnhtbESPQWvCQBSE70L/w/IK3nS3YkKbukpRCp4qpq3g7ZF9&#10;JqHZtyG7TeK/7wpCj8PMfMOsNqNtRE+drx1reJorEMSFMzWXGr4+32fPIHxANtg4Jg1X8rBZP0xW&#10;mBk38JH6PJQiQthnqKEKoc2k9EVFFv3ctcTRu7jOYoiyK6XpcIhw28iFUqm0WHNcqLClbUXFT/5r&#10;NXx/XM6npTqUO5u0gxuVZPsitZ4+jm+vIAKN4T98b++NhkWawO1MPAJ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dOKTEAAAA3AAAAA8AAAAAAAAAAAAAAAAAmAIAAGRycy9k&#10;b3ducmV2LnhtbFBLBQYAAAAABAAEAPUAAACJAwAAAAA=&#10;" filled="f" stroked="f">
                          <v:textbox>
                            <w:txbxContent>
                              <w:p w14:paraId="0E64064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85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85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78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+m08QA&#10;AADcAAAADwAAAGRycy9kb3ducmV2LnhtbESPQWvCQBSE7wX/w/IEb81uQxtqdBVRCp5atK3g7ZF9&#10;JqHZtyG7Jum/7xYEj8PMfMMs16NtRE+drx1reEoUCOLCmZpLDV+fb4+vIHxANtg4Jg2/5GG9mjws&#10;MTdu4AP1x1CKCGGfo4YqhDaX0hcVWfSJa4mjd3GdxRBlV0rT4RDhtpGpUpm0WHNcqLClbUXFz/Fq&#10;NXy/X86nZ/VR7uxLO7hRSbZzqfVsOm4WIAKN4R6+tfdGQ5pl8H8mHgG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PptPEAAAA3AAAAA8AAAAAAAAAAAAAAAAAmAIAAGRycy9k&#10;b3ducmV2LnhtbFBLBQYAAAAABAAEAPUAAACJAwAAAAA=&#10;" filled="f" stroked="f">
                          <v:textbox>
                            <w:txbxContent>
                              <w:p w14:paraId="031FF70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85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85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79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MDSMMA&#10;AADcAAAADwAAAGRycy9kb3ducmV2LnhtbESPQWsCMRSE74L/ITzBmyZKtXY1ilgKPSm1teDtsXnu&#10;Lm5elk10139vBMHjMDPfMItVa0txpdoXjjWMhgoEcepMwZmGv9+vwQyED8gGS8ek4UYeVstuZ4GJ&#10;cQ3/0HUfMhEh7BPUkIdQJVL6NCeLfugq4uidXG0xRFln0tTYRLgt5VipqbRYcFzIsaJNTul5f7Ea&#10;DtvT8f9N7bJPO6ka1yrJ9kNq3e+16zmIQG14hZ/tb6NhPH2H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UMDSMMAAADcAAAADwAAAAAAAAAAAAAAAACYAgAAZHJzL2Rv&#10;d25yZXYueG1sUEsFBgAAAAAEAAQA9QAAAIgDAAAAAA==&#10;" filled="f" stroked="f">
                          <v:textbox>
                            <w:txbxContent>
                              <w:p w14:paraId="66753DD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85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86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3252906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47AA13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F86FCF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8A2741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B4CFF6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3EE28B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29C033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633301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4C7B7A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CDDFD8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B53045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72E75568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2FC47DCE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201B079A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8</w:t>
      </w:r>
    </w:p>
    <w:p w14:paraId="47FF6886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2C59C4C2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0ADE056B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0282A388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8C83AB9" w14:textId="4308EAAD" w:rsidR="00A87F48" w:rsidRPr="007866A3" w:rsidRDefault="00A87F48" w:rsidP="00A87F48">
      <w:pPr>
        <w:rPr>
          <w:del w:id="861" w:author="J&amp;J" w:date="2015-05-02T17:40:00Z"/>
          <w:rFonts w:ascii="Arial" w:hAnsi="Arial" w:cs="Arial"/>
          <w:color w:val="000000"/>
          <w:sz w:val="18"/>
          <w:szCs w:val="18"/>
        </w:rPr>
      </w:pPr>
      <w:del w:id="862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09722A87" wp14:editId="2471F677">
              <wp:extent cx="4781550" cy="1857375"/>
              <wp:effectExtent l="0" t="0" r="0" b="9525"/>
              <wp:docPr id="608" name="Imagen 60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27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81550" cy="1857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6481AC64" w14:textId="45835A11" w:rsidR="00A87F48" w:rsidRPr="007866A3" w:rsidRDefault="00A87F48" w:rsidP="00A87F48">
      <w:pPr>
        <w:rPr>
          <w:del w:id="863" w:author="J&amp;J" w:date="2015-05-02T17:40:00Z"/>
          <w:rFonts w:ascii="Arial" w:hAnsi="Arial" w:cs="Arial"/>
          <w:color w:val="000000"/>
          <w:sz w:val="18"/>
          <w:szCs w:val="18"/>
        </w:rPr>
      </w:pPr>
      <w:del w:id="864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7BD62174" wp14:editId="48677F16">
              <wp:extent cx="904875" cy="276225"/>
              <wp:effectExtent l="0" t="0" r="9525" b="9525"/>
              <wp:docPr id="607" name="Imagen 60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61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5DBF595C" w14:textId="77777777" w:rsidR="00A87F48" w:rsidRPr="007866A3" w:rsidRDefault="00A87F48" w:rsidP="00A87F48">
      <w:pPr>
        <w:rPr>
          <w:ins w:id="865" w:author="J&amp;J" w:date="2015-05-02T17:40:00Z"/>
          <w:rFonts w:ascii="Arial" w:hAnsi="Arial" w:cs="Arial"/>
          <w:color w:val="000000"/>
          <w:sz w:val="18"/>
          <w:szCs w:val="18"/>
        </w:rPr>
      </w:pPr>
      <w:ins w:id="866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2F44F43C" wp14:editId="035A7366">
              <wp:extent cx="4780099" cy="1860550"/>
              <wp:effectExtent l="0" t="0" r="1905" b="6350"/>
              <wp:docPr id="27" name="Imagen 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82252" cy="186138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0D400E1" w14:textId="77777777" w:rsidR="00A87F48" w:rsidRPr="007866A3" w:rsidRDefault="00A87F48" w:rsidP="00A87F48">
      <w:pPr>
        <w:rPr>
          <w:ins w:id="867" w:author="J&amp;J" w:date="2015-05-02T17:40:00Z"/>
          <w:rFonts w:ascii="Arial" w:hAnsi="Arial" w:cs="Arial"/>
          <w:color w:val="000000"/>
          <w:sz w:val="18"/>
          <w:szCs w:val="18"/>
        </w:rPr>
      </w:pPr>
      <w:ins w:id="868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4009BC1D" wp14:editId="508276E1">
              <wp:extent cx="902252" cy="273050"/>
              <wp:effectExtent l="0" t="0" r="0" b="0"/>
              <wp:docPr id="61" name="Imagen 6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0328524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1D2A81E8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02C6743B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265B1D6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2640D46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35E1F8E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869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870">
          <w:tblGrid>
            <w:gridCol w:w="1129"/>
            <w:gridCol w:w="5670"/>
            <w:gridCol w:w="2823"/>
          </w:tblGrid>
        </w:tblGridChange>
      </w:tblGrid>
      <w:tr w:rsidR="00A87F48" w:rsidRPr="007866A3" w14:paraId="7949A5BE" w14:textId="77777777" w:rsidTr="00401F78">
        <w:tc>
          <w:tcPr>
            <w:tcW w:w="9622" w:type="dxa"/>
            <w:gridSpan w:val="3"/>
            <w:tcPrChange w:id="871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3CED5E5B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219CCE7F" w14:textId="77777777" w:rsidTr="00401F78">
        <w:tc>
          <w:tcPr>
            <w:tcW w:w="1129" w:type="dxa"/>
            <w:tcPrChange w:id="872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19685E51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873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53F6F94E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874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44C701CC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708C6363" w14:textId="77777777" w:rsidTr="00401F78">
        <w:tc>
          <w:tcPr>
            <w:tcW w:w="1129" w:type="dxa"/>
            <w:tcPrChange w:id="875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17AA9A6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876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06F1569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877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73932F5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878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879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980462439"/>
                <w:placeholder>
                  <w:docPart w:val="8497B2FC4DBD4F6D89339CF9C8A87DAD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879"/>
                <w:ins w:id="880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881" w:author="J&amp;J" w:date="2015-05-02T17:40:00Z"/>
              </w:sdtContent>
            </w:sdt>
            <w:customXmlInsRangeEnd w:id="881"/>
          </w:p>
        </w:tc>
      </w:tr>
      <w:tr w:rsidR="00A87F48" w:rsidRPr="007866A3" w14:paraId="211A5462" w14:textId="77777777" w:rsidTr="00401F78">
        <w:tc>
          <w:tcPr>
            <w:tcW w:w="1129" w:type="dxa"/>
            <w:tcPrChange w:id="882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54CDC91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883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75A9835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884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0320EC6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885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886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792512494"/>
                <w:placeholder>
                  <w:docPart w:val="30450B00B5D941819C05231710B7FDA1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886"/>
                <w:ins w:id="887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888" w:author="J&amp;J" w:date="2015-05-02T17:40:00Z"/>
              </w:sdtContent>
            </w:sdt>
            <w:customXmlInsRangeEnd w:id="888"/>
          </w:p>
        </w:tc>
      </w:tr>
      <w:tr w:rsidR="00A87F48" w:rsidRPr="007866A3" w14:paraId="2DD989AD" w14:textId="77777777" w:rsidTr="00401F78">
        <w:tc>
          <w:tcPr>
            <w:tcW w:w="1129" w:type="dxa"/>
            <w:tcPrChange w:id="889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0A23FE1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890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21D74B3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891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5B6E344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892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893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463314043"/>
                <w:placeholder>
                  <w:docPart w:val="9B914FAA3F7340A09411A18273B559FF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893"/>
                <w:ins w:id="894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895" w:author="J&amp;J" w:date="2015-05-02T17:40:00Z"/>
              </w:sdtContent>
            </w:sdt>
            <w:customXmlInsRangeEnd w:id="895"/>
          </w:p>
        </w:tc>
      </w:tr>
      <w:tr w:rsidR="00A87F48" w:rsidRPr="005255A8" w14:paraId="5E268F60" w14:textId="77777777" w:rsidTr="00401F78">
        <w:tc>
          <w:tcPr>
            <w:tcW w:w="9622" w:type="dxa"/>
            <w:gridSpan w:val="3"/>
            <w:tcPrChange w:id="896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0D83768F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0768151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EFD84E5" w14:textId="047E5A50" w:rsidR="00A87F48" w:rsidRPr="000D241A" w:rsidRDefault="00A87F48" w:rsidP="00401F78">
            <w:pPr>
              <w:rPr>
                <w:del w:id="897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898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699200" behindDoc="0" locked="0" layoutInCell="1" allowOverlap="1" wp14:anchorId="217E0A38" wp14:editId="05D2D692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871" name="Grupo 87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872" name="Rectángulo 269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7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6EE514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89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90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7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FB115C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90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90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7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79DD00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90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90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7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C42A11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90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90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7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32AD59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90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90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7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D4F9F8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90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91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7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2A6AF1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91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91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8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F98020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91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91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8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592F6B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91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91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217E0A38" id="Grupo 871" o:spid="_x0000_s1180" style="position:absolute;margin-left:63.15pt;margin-top:1.1pt;width:351.75pt;height:103.2pt;z-index:251699200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">
                        <v:rect id="Rectángulo 269" o:spid="_x0000_s1181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xfacQA&#10;AADcAAAADwAAAGRycy9kb3ducmV2LnhtbESPwW7CMBBE70j9B2sr9QZOcyhRwCCgpe21UPW8xEsS&#10;Ea8T2yXJ3+NKlTiOZuaNZrkeTCOu5HxtWcHzLAFBXFhdc6ng+7ifZiB8QNbYWCYFI3lYrx4mS8y1&#10;7fmLrodQighhn6OCKoQ2l9IXFRn0M9sSR+9sncEQpSuldthHuGlkmiQv0mDNcaHClnYVFZfDr1GQ&#10;7l19fNt2fvc6dnT6GH+6PntX6ulx2CxABBrCPfzf/tQKsnkKf2fiEZC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8cX2nEAAAA3AAAAA8AAAAAAAAAAAAAAAAAmAIAAGRycy9k&#10;b3ducmV2LnhtbFBLBQYAAAAABAAEAPUAAACJAwAAAAA=&#10;" fillcolor="window" strokecolor="#4a7ebb"/>
                        <v:shape id="Cuadro de texto 2" o:spid="_x0000_s1182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ukRMQA&#10;AADcAAAADwAAAGRycy9kb3ducmV2LnhtbESPQWsCMRSE7wX/Q3iCt5qobbWrUUQpeFK0KvT22Dx3&#10;Fzcvyya66783hUKPw8x8w8wWrS3FnWpfONYw6CsQxKkzBWcajt9frxMQPiAbLB2Thgd5WMw7LzNM&#10;jGt4T/dDyESEsE9QQx5ClUjp05ws+r6riKN3cbXFEGWdSVNjE+G2lEOlPqTFguNCjhWtckqvh5vV&#10;cNpefs5vapet7XvVuFZJtp9S6163XU5BBGrDf/ivvTEaJuMR/J6JR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7pETEAAAA3AAAAA8AAAAAAAAAAAAAAAAAmAIAAGRycy9k&#10;b3ducmV2LnhtbFBLBQYAAAAABAAEAPUAAACJAwAAAAA=&#10;" filled="f" stroked="f">
                          <v:textbox>
                            <w:txbxContent>
                              <w:p w14:paraId="16EE514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91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91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83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I8MMMA&#10;AADcAAAADwAAAGRycy9kb3ducmV2LnhtbESPT4vCMBTE7wt+h/AEb5q46KrVKLKy4MnFv+Dt0Tzb&#10;YvNSmqztfvuNIOxxmJnfMItVa0vxoNoXjjUMBwoEcepMwZmG0/GrPwXhA7LB0jFp+CUPq2XnbYGJ&#10;cQ3v6XEImYgQ9glqyEOoEil9mpNFP3AVcfRurrYYoqwzaWpsItyW8l2pD2mx4LiQY0WfOaX3w4/V&#10;cN7drpeR+s42dlw1rlWS7Uxq3eu26zmIQG34D7/aW6NhOhnB80w8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5I8MMMAAADcAAAADwAAAAAAAAAAAAAAAACYAgAAZHJzL2Rv&#10;d25yZXYueG1sUEsFBgAAAAAEAAQA9QAAAIgDAAAAAA==&#10;" filled="f" stroked="f">
                          <v:textbox>
                            <w:txbxContent>
                              <w:p w14:paraId="4FB115C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91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92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84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6Zq8QA&#10;AADcAAAADwAAAGRycy9kb3ducmV2LnhtbESPT4vCMBTE78J+h/AW9rYmK+pqNcqiCJ6U9R94ezTP&#10;tti8lCZr67c3woLHYWZ+w0znrS3FjWpfONbw1VUgiFNnCs40HParzxEIH5ANlo5Jw508zGdvnSkm&#10;xjX8S7ddyESEsE9QQx5ClUjp05ws+q6riKN3cbXFEGWdSVNjE+G2lD2lhtJiwXEhx4oWOaXX3Z/V&#10;cNxczqe+2mZLO6ga1yrJdiy1/nhvfyYgArXhFf5vr42G0fcAnmfiEZC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emavEAAAA3AAAAA8AAAAAAAAAAAAAAAAAmAIAAGRycy9k&#10;b3ducmV2LnhtbFBLBQYAAAAABAAEAPUAAACJAwAAAAA=&#10;" filled="f" stroked="f">
                          <v:textbox>
                            <w:txbxContent>
                              <w:p w14:paraId="579DD00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92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92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85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wH3MQA&#10;AADcAAAADwAAAGRycy9kb3ducmV2LnhtbESPT4vCMBTE7wt+h/AEb2vioq5Wo8iK4Mll/QfeHs2z&#10;LTYvpYm2fnuzsLDHYWZ+w8yXrS3Fg2pfONYw6CsQxKkzBWcajofN+wSED8gGS8ek4UkelovO2xwT&#10;4xr+occ+ZCJC2CeoIQ+hSqT0aU4Wfd9VxNG7utpiiLLOpKmxiXBbyg+lxtJiwXEhx4q+ckpv+7vV&#10;cNpdL+eh+s7WdlQ1rlWS7VRq3eu2qxmIQG34D/+1t0bD5HMMv2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MB9zEAAAA3AAAAA8AAAAAAAAAAAAAAAAAmAIAAGRycy9k&#10;b3ducmV2LnhtbFBLBQYAAAAABAAEAPUAAACJAwAAAAA=&#10;" filled="f" stroked="f">
                          <v:textbox>
                            <w:txbxContent>
                              <w:p w14:paraId="5C42A11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92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92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86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CiR8QA&#10;AADcAAAADwAAAGRycy9kb3ducmV2LnhtbESPT4vCMBTE7wt+h/AEb2vioqtWo8iK4Mll/QfeHs2z&#10;LTYvpYm2fnuzsLDHYWZ+w8yXrS3Fg2pfONYw6CsQxKkzBWcajofN+wSED8gGS8ek4UkelovO2xwT&#10;4xr+occ+ZCJC2CeoIQ+hSqT0aU4Wfd9VxNG7utpiiLLOpKmxiXBbyg+lPqXFguNCjhV95ZTe9ner&#10;4bS7Xs5D9Z2t7ahqXKsk26nUutdtVzMQgdrwH/5rb42GyXgMv2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AokfEAAAA3AAAAA8AAAAAAAAAAAAAAAAAmAIAAGRycy9k&#10;b3ducmV2LnhtbFBLBQYAAAAABAAEAPUAAACJAwAAAAA=&#10;" filled="f" stroked="f">
                          <v:textbox>
                            <w:txbxContent>
                              <w:p w14:paraId="032AD59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92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92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87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82NcAA&#10;AADcAAAADwAAAGRycy9kb3ducmV2LnhtbERPy4rCMBTdC/5DuII7TRRHnWoUUQRXIz5mYHaX5toW&#10;m5vSRNv5+8lCcHk47+W6taV4Uu0LxxpGQwWCOHWm4EzD9bIfzEH4gGywdEwa/sjDetXtLDExruET&#10;Pc8hEzGEfYIa8hCqREqf5mTRD11FHLmbqy2GCOtMmhqbGG5LOVZqKi0WHBtyrGibU3o/P6yG76/b&#10;789EHbOd/aga1yrJ9lNq3e+1mwWIQG14i1/ug9Ewn8W1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t82NcAAAADcAAAADwAAAAAAAAAAAAAAAACYAgAAZHJzL2Rvd25y&#10;ZXYueG1sUEsFBgAAAAAEAAQA9QAAAIUDAAAAAA==&#10;" filled="f" stroked="f">
                          <v:textbox>
                            <w:txbxContent>
                              <w:p w14:paraId="1D4F9F8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92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92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88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OTrsUA&#10;AADcAAAADwAAAGRycy9kb3ducmV2LnhtbESPS2vDMBCE74X8B7GB3BIpIW1jJ0oILYWeWuo8ILfF&#10;Wj+ItTKWGrv/vioEehxm5htmsxtsI27U+dqxhvlMgSDOnam51HA8vE1XIHxANtg4Jg0/5GG3HT1s&#10;MDWu5y+6ZaEUEcI+RQ1VCG0qpc8rsuhnriWOXuE6iyHKrpSmwz7CbSMXSj1JizXHhQpbeqkov2bf&#10;VsPpo7icl+qzfLWPbe8GJdkmUuvJeNivQQQawn/43n43GlbPCfydi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k5OuxQAAANwAAAAPAAAAAAAAAAAAAAAAAJgCAABkcnMv&#10;ZG93bnJldi54bWxQSwUGAAAAAAQABAD1AAAAigMAAAAA&#10;" filled="f" stroked="f">
                          <v:textbox>
                            <w:txbxContent>
                              <w:p w14:paraId="12A6AF1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92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93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89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xKFMIA&#10;AADcAAAADwAAAGRycy9kb3ducmV2LnhtbERPW2vCMBR+H/gfwhH2tiaObdRqFHEIe9pYvYBvh+bY&#10;FpuTkkTb/fvlYbDHj+++XI+2E3fyoXWsYZYpEMSVMy3XGg773VMOIkRkg51j0vBDAdarycMSC+MG&#10;/qZ7GWuRQjgUqKGJsS+kDFVDFkPmeuLEXZy3GBP0tTQehxRuO/ms1Ju02HJqaLCnbUPVtbxZDcfP&#10;y/n0or7qd/vaD25Uku1cav04HTcLEJHG+C/+c38YDXme5qcz6QjI1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fEoUwgAAANwAAAAPAAAAAAAAAAAAAAAAAJgCAABkcnMvZG93&#10;bnJldi54bWxQSwUGAAAAAAQABAD1AAAAhwMAAAAA&#10;" filled="f" stroked="f">
                          <v:textbox>
                            <w:txbxContent>
                              <w:p w14:paraId="1F98020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93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93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190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Dvj8QA&#10;AADcAAAADwAAAGRycy9kb3ducmV2LnhtbESPT2vCQBTE70K/w/IK3nQ3YiVNXUWUQk8V/7TQ2yP7&#10;TEKzb0N2m6Tf3hUEj8PM/IZZrgdbi45aXznWkEwVCOLcmYoLDefT+yQF4QOywdoxafgnD+vV02iJ&#10;mXE9H6g7hkJECPsMNZQhNJmUPi/Jop+6hjh6F9daDFG2hTQt9hFuazlTaiEtVhwXSmxoW1L+e/yz&#10;Gr4+Lz/fc7Uvdval6d2gJNtXqfX4edi8gQg0hEf43v4wGtI0gduZeATk6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w74/EAAAA3AAAAA8AAAAAAAAAAAAAAAAAmAIAAGRycy9k&#10;b3ducmV2LnhtbFBLBQYAAAAABAAEAPUAAACJAwAAAAA=&#10;" filled="f" stroked="f">
                          <v:textbox>
                            <w:txbxContent>
                              <w:p w14:paraId="2592F6B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93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93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1EE01CDC" w14:textId="77777777" w:rsidR="00A87F48" w:rsidRPr="007866A3" w:rsidRDefault="00A87F48" w:rsidP="00401F78">
            <w:pPr>
              <w:rPr>
                <w:ins w:id="935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936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632640" behindDoc="0" locked="0" layoutInCell="1" allowOverlap="1" wp14:anchorId="3817877B" wp14:editId="79B5492E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268" name="Grupo 268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269" name="Rectángulo 269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7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CB6786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93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93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7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B0AB7F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93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94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7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3DA0505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94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94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7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F48EBB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94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94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7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807280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94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94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7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4C42BD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94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94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7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621E4E5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94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95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7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8FC3BB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95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95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7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294350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95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95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3817877B" id="Grupo 268" o:spid="_x0000_s1191" style="position:absolute;margin-left:63.15pt;margin-top:1.1pt;width:351.75pt;height:103.2pt;z-index:251632640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">
                        <v:rect id="Rectángulo 269" o:spid="_x0000_s1192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8y4cQA&#10;AADcAAAADwAAAGRycy9kb3ducmV2LnhtbESPQWvCQBSE7wX/w/KE3uqmoRWbuoZWEIWag6l4fmSf&#10;Sdrs25BdTfLvuwXB4zAz3zDLdDCNuFLnassKnmcRCOLC6ppLBcfvzdMChPPIGhvLpGAkB+lq8rDE&#10;RNueD3TNfSkChF2CCirv20RKV1Rk0M1sSxy8s+0M+iC7UuoO+wA3jYyjaC4N1hwWKmxpXVHxm1+M&#10;Ak/Zlsb+lH3xK2/5Z//yKc9Wqcfp8PEOwtPg7+Fbe6cVxPM3+D8Tj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PMuHEAAAA3AAAAA8AAAAAAAAAAAAAAAAAmAIAAGRycy9k&#10;b3ducmV2LnhtbFBLBQYAAAAABAAEAPUAAACJAwAAAAA=&#10;" fillcolor="white [3212]" strokecolor="#4579b8 [3044]"/>
                        <v:shape id="Cuadro de texto 2" o:spid="_x0000_s1193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MN4c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gYTeL8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3MN4cAAAADcAAAADwAAAAAAAAAAAAAAAACYAgAAZHJzL2Rvd25y&#10;ZXYueG1sUEsFBgAAAAAEAAQA9QAAAIUDAAAAAA==&#10;" filled="f" stroked="f">
                          <v:textbox>
                            <w:txbxContent>
                              <w:p w14:paraId="2CB6786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95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95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94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+oes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C2m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/qHrEAAAA3AAAAA8AAAAAAAAAAAAAAAAAmAIAAGRycy9k&#10;b3ducmV2LnhtbFBLBQYAAAAABAAEAPUAAACJAwAAAAA=&#10;" filled="f" stroked="f">
                          <v:textbox>
                            <w:txbxContent>
                              <w:p w14:paraId="7B0AB7F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95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95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95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02DcUA&#10;AADcAAAADwAAAGRycy9kb3ducmV2LnhtbESPT2vCQBTE74V+h+UVvOlug39q6iaUFsFTRa2Ct0f2&#10;mYRm34bsatJv3y0IPQ4z8xtmlQ+2ETfqfO1Yw/NEgSAunKm51PB1WI9fQPiAbLBxTBp+yEOePT6s&#10;MDWu5x3d9qEUEcI+RQ1VCG0qpS8qsugnriWO3sV1FkOUXSlNh32E20YmSs2lxZrjQoUtvVdUfO+v&#10;VsPx83I+TdW2/LCztneDkmyXUuvR0/D2CiLQEP7D9/bGaEgWC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7TYNxQAAANwAAAAPAAAAAAAAAAAAAAAAAJgCAABkcnMv&#10;ZG93bnJldi54bWxQSwUGAAAAAAQABAD1AAAAigMAAAAA&#10;" filled="f" stroked="f">
                          <v:textbox>
                            <w:txbxContent>
                              <w:p w14:paraId="73DA0505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95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96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96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GTls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MFk8w/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hk5bEAAAA3AAAAA8AAAAAAAAAAAAAAAAAmAIAAGRycy9k&#10;b3ducmV2LnhtbFBLBQYAAAAABAAEAPUAAACJAwAAAAA=&#10;" filled="f" stroked="f">
                          <v:textbox>
                            <w:txbxContent>
                              <w:p w14:paraId="1F48EBB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96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96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97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gL4sQA&#10;AADcAAAADwAAAGRycy9kb3ducmV2LnhtbESPQWvCQBSE74L/YXmCt7qr2NZGVxFF6MnStBa8PbLP&#10;JJh9G7Krif/eFQoeh5n5hlmsOluJKzW+dKxhPFIgiDNnSs41/P7sXmYgfEA2WDkmDTfysFr2ewtM&#10;jGv5m65pyEWEsE9QQxFCnUjps4Is+pGriaN3co3FEGWTS9NgG+G2khOl3qTFkuNCgTVtCsrO6cVq&#10;OOxPx7+p+sq39rVuXack2w+p9XDQrecgAnXhGf5vfxoNk/cp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IC+LEAAAA3AAAAA8AAAAAAAAAAAAAAAAAmAIAAGRycy9k&#10;b3ducmV2LnhtbFBLBQYAAAAABAAEAPUAAACJAwAAAAA=&#10;" filled="f" stroked="f">
                          <v:textbox>
                            <w:txbxContent>
                              <w:p w14:paraId="1807280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96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96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98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SuecQA&#10;AADcAAAADwAAAGRycy9kb3ducmV2LnhtbESPT2vCQBTE74LfYXlCb3W3olbTbESUQk9K/Qe9PbLP&#10;JDT7NmS3Jv32XaHgcZiZ3zDpqre1uFHrK8caXsYKBHHuTMWFhtPx/XkBwgdkg7Vj0vBLHlbZcJBi&#10;YlzHn3Q7hEJECPsENZQhNImUPi/Joh+7hjh6V9daDFG2hTQtdhFuazlRai4tVhwXSmxoU1L+ffix&#10;Gs6769dlqvbF1s6azvVKsl1KrZ9G/foNRKA+PML/7Q+jYfI6g/uZeAR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8ErnnEAAAA3AAAAA8AAAAAAAAAAAAAAAAAmAIAAGRycy9k&#10;b3ducmV2LnhtbFBLBQYAAAAABAAEAPUAAACJAwAAAAA=&#10;" filled="f" stroked="f">
                          <v:textbox>
                            <w:txbxContent>
                              <w:p w14:paraId="54C42BD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96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96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199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YwDsMA&#10;AADcAAAADwAAAGRycy9kb3ducmV2LnhtbESPQWsCMRSE74L/ITzBmyZKtXY1ilgKPSm1teDtsXnu&#10;Lm5elk10139vBMHjMDPfMItVa0txpdoXjjWMhgoEcepMwZmGv9+vwQyED8gGS8ek4UYeVstuZ4GJ&#10;cQ3/0HUfMhEh7BPUkIdQJVL6NCeLfugq4uidXG0xRFln0tTYRLgt5VipqbRYcFzIsaJNTul5f7Ea&#10;DtvT8f9N7bJPO6ka1yrJ9kNq3e+16zmIQG14hZ/tb6Nh/D6F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9YwDsMAAADcAAAADwAAAAAAAAAAAAAAAACYAgAAZHJzL2Rv&#10;d25yZXYueG1sUEsFBgAAAAAEAAQA9QAAAIgDAAAAAA==&#10;" filled="f" stroked="f">
                          <v:textbox>
                            <w:txbxContent>
                              <w:p w14:paraId="0621E4E5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96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96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00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qVlcQA&#10;AADcAAAADwAAAGRycy9kb3ducmV2LnhtbESPT4vCMBTE74LfITzBmybK+merUcRlYU/KuuuCt0fz&#10;bIvNS2mird/eCMIeh5n5DbNct7YUN6p94VjDaKhAEKfOFJxp+P35HMxB+IBssHRMGu7kYb3qdpaY&#10;GNfwN90OIRMRwj5BDXkIVSKlT3Oy6IeuIo7e2dUWQ5R1Jk2NTYTbUo6VmkqLBceFHCva5pReDler&#10;4bg7n/7e1D77sJOqca2SbN+l1v1eu1mACNSG//Cr/WU0jGcz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alZXEAAAA3AAAAA8AAAAAAAAAAAAAAAAAmAIAAGRycy9k&#10;b3ducmV2LnhtbFBLBQYAAAAABAAEAPUAAACJAwAAAAA=&#10;" filled="f" stroked="f">
                          <v:textbox>
                            <w:txbxContent>
                              <w:p w14:paraId="68FC3BB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96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97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01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UB58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gYTeLa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QUB58AAAADcAAAADwAAAAAAAAAAAAAAAACYAgAAZHJzL2Rvd25y&#10;ZXYueG1sUEsFBgAAAAAEAAQA9QAAAIUDAAAAAA==&#10;" filled="f" stroked="f">
                          <v:textbox>
                            <w:txbxContent>
                              <w:p w14:paraId="0294350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97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97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16BFEB5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BB3D35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CBF00E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691768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57CFB1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6BACB8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71F9A4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26F005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76C11C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7F3880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4B5D12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08574286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69FD0B2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C15F11E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9</w:t>
      </w:r>
    </w:p>
    <w:p w14:paraId="40CFC512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7DC80DB7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7EC31EF0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1E86C7F6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3B1FC10" w14:textId="13A8E877" w:rsidR="00A87F48" w:rsidRPr="007866A3" w:rsidRDefault="00A87F48" w:rsidP="00A87F48">
      <w:pPr>
        <w:rPr>
          <w:del w:id="973" w:author="J&amp;J" w:date="2015-05-02T17:40:00Z"/>
          <w:rFonts w:ascii="Arial" w:hAnsi="Arial" w:cs="Arial"/>
          <w:color w:val="000000"/>
          <w:sz w:val="18"/>
          <w:szCs w:val="18"/>
        </w:rPr>
      </w:pPr>
      <w:del w:id="974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60CE69FB" wp14:editId="06A8C562">
              <wp:extent cx="4791075" cy="1866900"/>
              <wp:effectExtent l="0" t="0" r="9525" b="0"/>
              <wp:docPr id="606" name="Imagen 60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28"/>
                      <pic:cNvPicPr>
                        <a:picLocks noChangeAspect="1" noChangeArrowheads="1"/>
                      </pic:cNvPicPr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91075" cy="1866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E1FC788" w14:textId="18D0F710" w:rsidR="00A87F48" w:rsidRPr="007866A3" w:rsidRDefault="00A87F48" w:rsidP="00A87F48">
      <w:pPr>
        <w:rPr>
          <w:del w:id="975" w:author="J&amp;J" w:date="2015-05-02T17:40:00Z"/>
          <w:rFonts w:ascii="Arial" w:hAnsi="Arial" w:cs="Arial"/>
          <w:color w:val="000000"/>
          <w:sz w:val="18"/>
          <w:szCs w:val="18"/>
        </w:rPr>
      </w:pPr>
      <w:del w:id="976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69C4B259" wp14:editId="43330EF0">
              <wp:extent cx="904875" cy="276225"/>
              <wp:effectExtent l="0" t="0" r="9525" b="9525"/>
              <wp:docPr id="605" name="Imagen 60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62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4367E74" w14:textId="77777777" w:rsidR="00A87F48" w:rsidRPr="007866A3" w:rsidRDefault="00A87F48" w:rsidP="00A87F48">
      <w:pPr>
        <w:rPr>
          <w:ins w:id="977" w:author="J&amp;J" w:date="2015-05-02T17:40:00Z"/>
          <w:rFonts w:ascii="Arial" w:hAnsi="Arial" w:cs="Arial"/>
          <w:color w:val="000000"/>
          <w:sz w:val="18"/>
          <w:szCs w:val="18"/>
        </w:rPr>
      </w:pPr>
      <w:ins w:id="978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3AC55F33" wp14:editId="40E1FA2C">
              <wp:extent cx="4787900" cy="1863586"/>
              <wp:effectExtent l="0" t="0" r="0" b="3810"/>
              <wp:docPr id="28" name="Imagen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91883" cy="186513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99DFE03" w14:textId="77777777" w:rsidR="00A87F48" w:rsidRPr="007866A3" w:rsidRDefault="00A87F48" w:rsidP="00A87F48">
      <w:pPr>
        <w:rPr>
          <w:ins w:id="979" w:author="J&amp;J" w:date="2015-05-02T17:40:00Z"/>
          <w:rFonts w:ascii="Arial" w:hAnsi="Arial" w:cs="Arial"/>
          <w:color w:val="000000"/>
          <w:sz w:val="18"/>
          <w:szCs w:val="18"/>
        </w:rPr>
      </w:pPr>
      <w:ins w:id="980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3847513D" wp14:editId="2304502D">
              <wp:extent cx="902252" cy="273050"/>
              <wp:effectExtent l="0" t="0" r="0" b="0"/>
              <wp:docPr id="62" name="Imagen 6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D2672B6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370B7DBE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4EE3C2C1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2B35310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4864457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2DF86193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981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982">
          <w:tblGrid>
            <w:gridCol w:w="1129"/>
            <w:gridCol w:w="5670"/>
            <w:gridCol w:w="2823"/>
          </w:tblGrid>
        </w:tblGridChange>
      </w:tblGrid>
      <w:tr w:rsidR="00A87F48" w:rsidRPr="007866A3" w14:paraId="761D37FE" w14:textId="77777777" w:rsidTr="00401F78">
        <w:tc>
          <w:tcPr>
            <w:tcW w:w="9622" w:type="dxa"/>
            <w:gridSpan w:val="3"/>
            <w:tcPrChange w:id="983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2CC3FF13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695F2D36" w14:textId="77777777" w:rsidTr="00401F78">
        <w:tc>
          <w:tcPr>
            <w:tcW w:w="1129" w:type="dxa"/>
            <w:tcPrChange w:id="984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59F9FF09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985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66B9EE88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986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0600D7B0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7AE86354" w14:textId="77777777" w:rsidTr="00401F78">
        <w:tc>
          <w:tcPr>
            <w:tcW w:w="1129" w:type="dxa"/>
            <w:tcPrChange w:id="987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03566C4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988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2583A1D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989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45E4F06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990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991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1252737182"/>
                <w:placeholder>
                  <w:docPart w:val="F510E1E648C4418294786B21F082E9DA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991"/>
                <w:ins w:id="992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993" w:author="J&amp;J" w:date="2015-05-02T17:40:00Z"/>
              </w:sdtContent>
            </w:sdt>
            <w:customXmlInsRangeEnd w:id="993"/>
          </w:p>
        </w:tc>
      </w:tr>
      <w:tr w:rsidR="00A87F48" w:rsidRPr="007866A3" w14:paraId="51A8DC1B" w14:textId="77777777" w:rsidTr="00401F78">
        <w:tc>
          <w:tcPr>
            <w:tcW w:w="1129" w:type="dxa"/>
            <w:tcPrChange w:id="994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403796A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995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2F9AAE4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996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5C1CA31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997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998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1990774699"/>
                <w:placeholder>
                  <w:docPart w:val="506A4DBA93B84AA3A3618ECB4F5A008A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998"/>
                <w:ins w:id="999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000" w:author="J&amp;J" w:date="2015-05-02T17:40:00Z"/>
              </w:sdtContent>
            </w:sdt>
            <w:customXmlInsRangeEnd w:id="1000"/>
          </w:p>
        </w:tc>
      </w:tr>
      <w:tr w:rsidR="00A87F48" w:rsidRPr="007866A3" w14:paraId="71AD77A8" w14:textId="77777777" w:rsidTr="00401F78">
        <w:tc>
          <w:tcPr>
            <w:tcW w:w="1129" w:type="dxa"/>
            <w:tcPrChange w:id="1001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5610C73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1002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5CB810F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003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1C6F376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004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005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962142411"/>
                <w:placeholder>
                  <w:docPart w:val="F9FAEA616DB04324A4CCC837D43A6459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1005"/>
                <w:ins w:id="1006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007" w:author="J&amp;J" w:date="2015-05-02T17:40:00Z"/>
              </w:sdtContent>
            </w:sdt>
            <w:customXmlInsRangeEnd w:id="1007"/>
          </w:p>
        </w:tc>
      </w:tr>
      <w:tr w:rsidR="00A87F48" w:rsidRPr="005255A8" w14:paraId="7F45C753" w14:textId="77777777" w:rsidTr="00401F78">
        <w:tc>
          <w:tcPr>
            <w:tcW w:w="9622" w:type="dxa"/>
            <w:gridSpan w:val="3"/>
            <w:tcPrChange w:id="1008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26D450EF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3A319FB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CC80BFD" w14:textId="68E19ED1" w:rsidR="00A87F48" w:rsidRPr="000D241A" w:rsidRDefault="00A87F48" w:rsidP="00401F78">
            <w:pPr>
              <w:rPr>
                <w:del w:id="1009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1010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700224" behindDoc="0" locked="0" layoutInCell="1" allowOverlap="1" wp14:anchorId="7B5AC907" wp14:editId="4C8D6ED4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860" name="Grupo 860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861" name="Rectángulo 280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6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20F0C4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01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01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6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65755D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01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01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6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F85D71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01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01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6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C99D5C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01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01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6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4AB7BF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01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02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6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1BF03C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02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02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6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7FFBAD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02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02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6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8B0692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02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02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7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2BEF83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02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02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7B5AC907" id="Grupo 860" o:spid="_x0000_s1202" style="position:absolute;margin-left:63.15pt;margin-top:1.1pt;width:351.75pt;height:103.2pt;z-index:251700224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">
                        <v:rect id="Rectángulo 280" o:spid="_x0000_s1203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dXw8MA&#10;AADcAAAADwAAAGRycy9kb3ducmV2LnhtbESPzW7CMBCE75V4B2uRuBUHDigKGFT+CtcC6nkbb5OI&#10;eJ3YLkneHleq1ONoZr7RrDa9qcWDnK8sK5hNExDEudUVFwpu1+NrCsIHZI21ZVIwkIfNevSywkzb&#10;jj/ocQmFiBD2GSooQ2gyKX1ekkE/tQ1x9L6tMxiidIXUDrsIN7WcJ8lCGqw4LpTY0K6k/H75MQrm&#10;R1ddD9vW7/ZDS1+n4bPt0nelJuP+bQkiUB/+w3/ts1aQLmbweyYeAbl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hdXw8MAAADcAAAADwAAAAAAAAAAAAAAAACYAgAAZHJzL2Rv&#10;d25yZXYueG1sUEsFBgAAAAAEAAQA9QAAAIgDAAAAAA==&#10;" fillcolor="window" strokecolor="#4a7ebb"/>
                        <v:shape id="Cuadro de texto 2" o:spid="_x0000_s1204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6XAsQA&#10;AADcAAAADwAAAGRycy9kb3ducmV2LnhtbESPQWvCQBSE7wX/w/KE3uquYoNGN0EsQk8tTVXw9sg+&#10;k2D2bchuTfrvu4VCj8PMfMNs89G24k69bxxrmM8UCOLSmYYrDcfPw9MKhA/IBlvHpOGbPOTZ5GGL&#10;qXEDf9C9CJWIEPYpaqhD6FIpfVmTRT9zHXH0rq63GKLsK2l6HCLctnKhVCItNhwXauxoX1N5K76s&#10;htPb9XJeqvfqxT53gxuVZLuWWj9Ox90GRKAx/If/2q9GwypZ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7ulwLEAAAA3AAAAA8AAAAAAAAAAAAAAAAAmAIAAGRycy9k&#10;b3ducmV2LnhtbFBLBQYAAAAABAAEAPUAAACJAwAAAAA=&#10;" filled="f" stroked="f">
                          <v:textbox>
                            <w:txbxContent>
                              <w:p w14:paraId="120F0C4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02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03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05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IymcQA&#10;AADcAAAADwAAAGRycy9kb3ducmV2LnhtbESPT4vCMBTE7wt+h/AEb2vi6opWo8iK4Mll/QfeHs2z&#10;LTYvpYm2fnuzsLDHYWZ+w8yXrS3Fg2pfONYw6CsQxKkzBWcajofN+wSED8gGS8ek4UkelovO2xwT&#10;4xr+occ+ZCJC2CeoIQ+hSqT0aU4Wfd9VxNG7utpiiLLOpKmxiXBbyg+lxtJiwXEhx4q+ckpv+7vV&#10;cNpdL+eR+s7W9rNqXKsk26nUutdtVzMQgdrwH/5rb42GyXgIv2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iMpnEAAAA3AAAAA8AAAAAAAAAAAAAAAAAmAIAAGRycy9k&#10;b3ducmV2LnhtbFBLBQYAAAAABAAEAPUAAACJAwAAAAA=&#10;" filled="f" stroked="f">
                          <v:textbox>
                            <w:txbxContent>
                              <w:p w14:paraId="665755D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03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03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06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uq7cQA&#10;AADcAAAADwAAAGRycy9kb3ducmV2LnhtbESPQWvCQBSE70L/w/IKveluiw2augliKfSkGFuht0f2&#10;mYRm34bs1sR/3xUEj8PMfMOs8tG24ky9bxxreJ4pEMSlMw1XGr4OH9MFCB+QDbaOScOFPOTZw2SF&#10;qXED7+lchEpECPsUNdQhdKmUvqzJop+5jjh6J9dbDFH2lTQ9DhFuW/miVCItNhwXauxoU1P5W/xZ&#10;Dd/b089xrnbVu33tBjcqyXYptX56HNdvIAKN4R6+tT+NhkUyh+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Lqu3EAAAA3AAAAA8AAAAAAAAAAAAAAAAAmAIAAGRycy9k&#10;b3ducmV2LnhtbFBLBQYAAAAABAAEAPUAAACJAwAAAAA=&#10;" filled="f" stroked="f">
                          <v:textbox>
                            <w:txbxContent>
                              <w:p w14:paraId="3F85D71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03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03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07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cPdsQA&#10;AADcAAAADwAAAGRycy9kb3ducmV2LnhtbESPQWvCQBSE70L/w/IKveluSw2augliKfSkGFuht0f2&#10;mYRm34bs1qT/3hUEj8PMfMOs8tG24ky9bxxreJ4pEMSlMw1XGr4OH9MFCB+QDbaOScM/ecizh8kK&#10;U+MG3tO5CJWIEPYpaqhD6FIpfVmTRT9zHXH0Tq63GKLsK2l6HCLctvJFqURabDgu1NjRpqbyt/iz&#10;Gr63p5/jq9pV73beDW5Uku1Sav30OK7fQAQawz18a38aDYtkDtcz8QjI7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HD3bEAAAA3AAAAA8AAAAAAAAAAAAAAAAAmAIAAGRycy9k&#10;b3ducmV2LnhtbFBLBQYAAAAABAAEAPUAAACJAwAAAAA=&#10;" filled="f" stroked="f">
                          <v:textbox>
                            <w:txbxContent>
                              <w:p w14:paraId="0C99D5C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03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03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08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WRAcQA&#10;AADcAAAADwAAAGRycy9kb3ducmV2LnhtbESPT2sCMRTE74LfIbyCN00qdbFbsyKWgielagu9PTZv&#10;/9DNy7JJ3fXbG6HgcZiZ3zCr9WAbcaHO1441PM8UCOLcmZpLDefTx3QJwgdkg41j0nAlD+tsPFph&#10;alzPn3Q5hlJECPsUNVQhtKmUPq/Iop+5ljh6hesshii7UpoO+wi3jZwrlUiLNceFClvaVpT/Hv+s&#10;hq998fP9og7lu120vRuUZPsqtZ48DZs3EIGG8Aj/t3dGwzJJ4H4mHgGZ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VkQHEAAAA3AAAAA8AAAAAAAAAAAAAAAAAmAIAAGRycy9k&#10;b3ducmV2LnhtbFBLBQYAAAAABAAEAPUAAACJAwAAAAA=&#10;" filled="f" stroked="f">
                          <v:textbox>
                            <w:txbxContent>
                              <w:p w14:paraId="04AB7BF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03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03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09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k0msQA&#10;AADcAAAADwAAAGRycy9kb3ducmV2LnhtbESPT4vCMBTE7wt+h/AEb2vioq5Wo8iK4Mll/QfeHs2z&#10;LTYvpYm2fnuzsLDHYWZ+w8yXrS3Fg2pfONYw6CsQxKkzBWcajofN+wSED8gGS8ek4UkelovO2xwT&#10;4xr+occ+ZCJC2CeoIQ+hSqT0aU4Wfd9VxNG7utpiiLLOpKmxiXBbyg+lxtJiwXEhx4q+ckpv+7vV&#10;cNpdL+eh+s7WdlQ1rlWS7VRq3eu2qxmIQG34D/+1t0bDZPwJv2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6ZNJrEAAAA3AAAAA8AAAAAAAAAAAAAAAAAmAIAAGRycy9k&#10;b3ducmV2LnhtbFBLBQYAAAAABAAEAPUAAACJAwAAAAA=&#10;" filled="f" stroked="f">
                          <v:textbox>
                            <w:txbxContent>
                              <w:p w14:paraId="41BF03C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03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04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10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ag6MEA&#10;AADcAAAADwAAAGRycy9kb3ducmV2LnhtbERPy2rCQBTdF/yH4QrdNTOKShqdBLEIXSm1D+jukrkm&#10;wcydkJma+PfOQujycN6bYrStuFLvG8caZokCQVw603Cl4etz/5KC8AHZYOuYNNzIQ5FPnjaYGTfw&#10;B11PoRIxhH2GGuoQukxKX9Zk0SeuI47c2fUWQ4R9JU2PQwy3rZwrtZIWG44NNXa0q6m8nP6shu/D&#10;+fdnoY7Vm112gxuVZPsqtX6ejts1iEBj+Bc/3O9GQ7qKa+OZeARkf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8GoOjBAAAA3AAAAA8AAAAAAAAAAAAAAAAAmAIAAGRycy9kb3du&#10;cmV2LnhtbFBLBQYAAAAABAAEAPUAAACGAwAAAAA=&#10;" filled="f" stroked="f">
                          <v:textbox>
                            <w:txbxContent>
                              <w:p w14:paraId="57FFBAD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04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04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11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oFc8MA&#10;AADcAAAADwAAAGRycy9kb3ducmV2LnhtbESPT4vCMBTE74LfITxhb5q4qGg1iqwIe1pZ/4G3R/Ns&#10;i81LaaLtfnsjLHgcZuY3zGLV2lI8qPaFYw3DgQJBnDpTcKbheNj2pyB8QDZYOiYNf+Rhtex2FpgY&#10;1/AvPfYhExHCPkENeQhVIqVPc7LoB64ijt7V1RZDlHUmTY1NhNtSfio1kRYLjgs5VvSVU3rb362G&#10;08/1ch6pXbax46pxrZJsZ1Lrj167noMI1IZ3+L/9bTRMJzN4nYlHQC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EoFc8MAAADcAAAADwAAAAAAAAAAAAAAAACYAgAAZHJzL2Rv&#10;d25yZXYueG1sUEsFBgAAAAAEAAQA9QAAAIgDAAAAAA==&#10;" filled="f" stroked="f">
                          <v:textbox>
                            <w:txbxContent>
                              <w:p w14:paraId="08B0692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04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04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12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k6M8AA&#10;AADcAAAADwAAAGRycy9kb3ducmV2LnhtbERPy4rCMBTdC/5DuII7TRRHnWoUUQRXIz5mYHaX5toW&#10;m5vSRNv5+8lCcHk47+W6taV4Uu0LxxpGQwWCOHWm4EzD9bIfzEH4gGywdEwa/sjDetXtLDExruET&#10;Pc8hEzGEfYIa8hCqREqf5mTRD11FHLmbqy2GCOtMmhqbGG5LOVZqKi0WHBtyrGibU3o/P6yG76/b&#10;789EHbOd/aga1yrJ9lNq3e+1mwWIQG14i1/ug9Ewn8X5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Kk6M8AAAADcAAAADwAAAAAAAAAAAAAAAACYAgAAZHJzL2Rvd25y&#10;ZXYueG1sUEsFBgAAAAAEAAQA9QAAAIUDAAAAAA==&#10;" filled="f" stroked="f">
                          <v:textbox>
                            <w:txbxContent>
                              <w:p w14:paraId="72BEF83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04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04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4180B5B6" w14:textId="77777777" w:rsidR="00A87F48" w:rsidRPr="007866A3" w:rsidRDefault="00A87F48" w:rsidP="00401F78">
            <w:pPr>
              <w:rPr>
                <w:ins w:id="1047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1048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633664" behindDoc="0" locked="0" layoutInCell="1" allowOverlap="1" wp14:anchorId="77849EF8" wp14:editId="35D37B04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279" name="Grupo 279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280" name="Rectángulo 280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0A49C1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04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05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8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08B756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05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05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8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B3E297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05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05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8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0F1B8A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05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05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8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E851AD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05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05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8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E19F9A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05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06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8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1DCDA0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06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06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8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963187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06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06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8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AB063D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06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06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77849EF8" id="Grupo 279" o:spid="_x0000_s1213" style="position:absolute;margin-left:63.15pt;margin-top:1.1pt;width:351.75pt;height:103.2pt;z-index:251633664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">
                        <v:rect id="Rectángulo 280" o:spid="_x0000_s1214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l9hsAA&#10;AADcAAAADwAAAGRycy9kb3ducmV2LnhtbERPTYvCMBC9C/sfwix403RFpVTTsrsgCupBd/E8NGNb&#10;bSalibb+e3MQPD7e9zLrTS3u1LrKsoKvcQSCOLe64kLB/99qFINwHlljbZkUPMhBln4Mlpho2/GB&#10;7kdfiBDCLkEFpfdNIqXLSzLoxrYhDtzZtgZ9gG0hdYtdCDe1nETRXBqsODSU2NBvSfn1eDMKPO3X&#10;9OhO+y3PeM2X3fRHnq1Sw8/+ewHCU+/f4pd7oxVM4jA/nAlHQKZ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Ll9hsAAAADcAAAADwAAAAAAAAAAAAAAAACYAgAAZHJzL2Rvd25y&#10;ZXYueG1sUEsFBgAAAAAEAAQA9QAAAIUDAAAAAA==&#10;" fillcolor="white [3212]" strokecolor="#4579b8 [3044]"/>
                        <v:shape id="Cuadro de texto 2" o:spid="_x0000_s1215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rYXc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3D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rYXcMAAADcAAAADwAAAAAAAAAAAAAAAACYAgAAZHJzL2Rv&#10;d25yZXYueG1sUEsFBgAAAAAEAAQA9QAAAIgDAAAAAA==&#10;" filled="f" stroked="f">
                          <v:textbox>
                            <w:txbxContent>
                              <w:p w14:paraId="10A49C1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06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06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16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hGKsQA&#10;AADcAAAADwAAAGRycy9kb3ducmV2LnhtbESPT4vCMBTE74LfIbwFb5psccWtRhFlYU8r/lnB26N5&#10;tsXmpTRZ2/32RhA8DjPzG2a+7GwlbtT40rGG95ECQZw5U3Ku4Xj4Gk5B+IBssHJMGv7Jw3LR780x&#10;Na7lHd32IRcRwj5FDUUIdSqlzwqy6EeuJo7exTUWQ5RNLk2DbYTbSiZKTaTFkuNCgTWtC8qu+z+r&#10;4ffncj6N1Tbf2I+6dZ2SbD+l1oO3bjUDEagLr/Cz/W00JNMEHmfiEZC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4RirEAAAA3AAAAA8AAAAAAAAAAAAAAAAAmAIAAGRycy9k&#10;b3ducmV2LnhtbFBLBQYAAAAABAAEAPUAAACJAwAAAAA=&#10;" filled="f" stroked="f">
                          <v:textbox>
                            <w:txbxContent>
                              <w:p w14:paraId="008B756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06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07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17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TjscQA&#10;AADcAAAADwAAAGRycy9kb3ducmV2LnhtbESPW4vCMBSE3xf8D+EIvmniZUWrUWSXBZ9cvIJvh+bY&#10;FpuT0mRt999vBGEfh5n5hlmuW1uKB9W+cKxhOFAgiFNnCs40nI5f/RkIH5ANlo5Jwy95WK86b0tM&#10;jGt4T49DyESEsE9QQx5ClUjp05ws+oGriKN3c7XFEGWdSVNjE+G2lCOlptJiwXEhx4o+ckrvhx+r&#10;4by7XS8T9Z192veqca2SbOdS61633SxABGrDf/jV3hoNo9kYnmfiEZ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047HEAAAA3AAAAA8AAAAAAAAAAAAAAAAAmAIAAGRycy9k&#10;b3ducmV2LnhtbFBLBQYAAAAABAAEAPUAAACJAwAAAAA=&#10;" filled="f" stroked="f">
                          <v:textbox>
                            <w:txbxContent>
                              <w:p w14:paraId="2B3E297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07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07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18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17xc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lewe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de8XEAAAA3AAAAA8AAAAAAAAAAAAAAAAAmAIAAGRycy9k&#10;b3ducmV2LnhtbFBLBQYAAAAABAAEAPUAAACJAwAAAAA=&#10;" filled="f" stroked="f">
                          <v:textbox>
                            <w:txbxContent>
                              <w:p w14:paraId="60F1B8A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07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07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19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HeXs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w2KV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R3l7EAAAA3AAAAA8AAAAAAAAAAAAAAAAAmAIAAGRycy9k&#10;b3ducmV2LnhtbFBLBQYAAAAABAAEAPUAAACJAwAAAAA=&#10;" filled="f" stroked="f">
                          <v:textbox>
                            <w:txbxContent>
                              <w:p w14:paraId="4E851AD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07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07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20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NAKcQA&#10;AADcAAAADwAAAGRycy9kb3ducmV2LnhtbESPQWvCQBSE7wX/w/KE3uquYoNGN0EsQk8tTVXw9sg+&#10;k2D2bchuTfrvu4VCj8PMfMNs89G24k69bxxrmM8UCOLSmYYrDcfPw9MKhA/IBlvHpOGbPOTZ5GGL&#10;qXEDf9C9CJWIEPYpaqhD6FIpfVmTRT9zHXH0rq63GKLsK2l6HCLctnKhVCItNhwXauxoX1N5K76s&#10;htPb9XJeqvfqxT53gxuVZLuWWj9Ox90GRKAx/If/2q9Gw2KV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DQCnEAAAA3AAAAA8AAAAAAAAAAAAAAAAAmAIAAGRycy9k&#10;b3ducmV2LnhtbFBLBQYAAAAABAAEAPUAAACJAwAAAAA=&#10;" filled="f" stroked="f">
                          <v:textbox>
                            <w:txbxContent>
                              <w:p w14:paraId="0E19F9A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07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07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21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/lssMA&#10;AADcAAAADwAAAGRycy9kb3ducmV2LnhtbESPT4vCMBTE7wt+h/AEb5ooumo1iuyy4MnFv+Dt0Tzb&#10;YvNSmqztfvuNIOxxmJnfMMt1a0vxoNoXjjUMBwoEcepMwZmG0/GrPwPhA7LB0jFp+CUP61XnbYmJ&#10;cQ3v6XEImYgQ9glqyEOoEil9mpNFP3AVcfRurrYYoqwzaWpsItyWcqTUu7RYcFzIsaKPnNL74cdq&#10;OO9u18tYfWefdlI1rlWS7Vxq3eu2mwWIQG34D7/aW6NhNJvC80w8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U/lssMAAADcAAAADwAAAAAAAAAAAAAAAACYAgAAZHJzL2Rv&#10;d25yZXYueG1sUEsFBgAAAAAEAAQA9QAAAIgDAAAAAA==&#10;" filled="f" stroked="f">
                          <v:textbox>
                            <w:txbxContent>
                              <w:p w14:paraId="21DCDA0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07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08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22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BxwL8A&#10;AADcAAAADwAAAGRycy9kb3ducmV2LnhtbERPy4rCMBTdD/gP4QruxkTRQatRZAbBlTK+wN2lubbF&#10;5qY00da/NwvB5eG858vWluJBtS8caxj0FQji1JmCMw3Hw/p7AsIHZIOlY9LwJA/LRedrjolxDf/T&#10;Yx8yEUPYJ6ghD6FKpPRpThZ931XEkbu62mKIsM6kqbGJ4baUQ6V+pMWCY0OOFf3mlN72d6vhtL1e&#10;ziO1y/7suGpcqyTbqdS6121XMxCB2vARv90bo2E4iWvjmXgE5OI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k0HHAvwAAANwAAAAPAAAAAAAAAAAAAAAAAJgCAABkcnMvZG93bnJl&#10;di54bWxQSwUGAAAAAAQABAD1AAAAhAMAAAAA&#10;" filled="f" stroked="f">
                          <v:textbox>
                            <w:txbxContent>
                              <w:p w14:paraId="5963187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08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08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23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zUW8MA&#10;AADcAAAADwAAAGRycy9kb3ducmV2LnhtbESPQYvCMBSE7wv+h/AEb2uiuItWo4gieFpZVwVvj+bZ&#10;FpuX0kRb/70RhD0OM/MNM1u0thR3qn3hWMOgr0AQp84UnGk4/G0+xyB8QDZYOiYND/KwmHc+ZpgY&#10;1/Av3fchExHCPkENeQhVIqVPc7Lo+64ijt7F1RZDlHUmTY1NhNtSDpX6lhYLjgs5VrTKKb3ub1bD&#10;8edyPo3ULlvbr6pxrZJsJ1LrXrddTkEEasN/+N3eGg3D8QReZ+IR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5zUW8MAAADcAAAADwAAAAAAAAAAAAAAAACYAgAAZHJzL2Rv&#10;d25yZXYueG1sUEsFBgAAAAAEAAQA9QAAAIgDAAAAAA==&#10;" filled="f" stroked="f">
                          <v:textbox>
                            <w:txbxContent>
                              <w:p w14:paraId="2AB063D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08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08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01C7E7E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D193CA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C38861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F7C425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D091F4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201B85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708C6E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6C27C3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E23C86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DCC1EB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AC4142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32FCACF8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22847CA3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FAE4B30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10</w:t>
      </w:r>
    </w:p>
    <w:p w14:paraId="6C873F56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1B95AA59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57B4E595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51D86962" w14:textId="237986D5" w:rsidR="00A87F48" w:rsidRPr="007866A3" w:rsidRDefault="00A87F48" w:rsidP="00A87F48">
      <w:pPr>
        <w:rPr>
          <w:del w:id="1085" w:author="J&amp;J" w:date="2015-05-02T17:40:00Z"/>
          <w:rFonts w:ascii="Arial" w:hAnsi="Arial" w:cs="Arial"/>
          <w:color w:val="000000"/>
          <w:sz w:val="18"/>
          <w:szCs w:val="18"/>
        </w:rPr>
      </w:pPr>
      <w:del w:id="1086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39FAFD50" wp14:editId="5229AA5D">
              <wp:extent cx="4762500" cy="1857375"/>
              <wp:effectExtent l="0" t="0" r="0" b="9525"/>
              <wp:docPr id="604" name="Imagen 60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29"/>
                      <pic:cNvPicPr>
                        <a:picLocks noChangeAspect="1" noChangeArrowheads="1"/>
                      </pic:cNvPicPr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1857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764FAFC9" w14:textId="11929E3B" w:rsidR="00A87F48" w:rsidRPr="007866A3" w:rsidRDefault="00A87F48" w:rsidP="00A87F48">
      <w:pPr>
        <w:rPr>
          <w:del w:id="1087" w:author="J&amp;J" w:date="2015-05-02T17:40:00Z"/>
          <w:rFonts w:ascii="Arial" w:hAnsi="Arial" w:cs="Arial"/>
          <w:color w:val="000000"/>
          <w:sz w:val="18"/>
          <w:szCs w:val="18"/>
        </w:rPr>
      </w:pPr>
      <w:del w:id="1088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6CD4BF00" wp14:editId="77F51E26">
              <wp:extent cx="904875" cy="276225"/>
              <wp:effectExtent l="0" t="0" r="9525" b="9525"/>
              <wp:docPr id="603" name="Imagen 60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63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6A17B464" w14:textId="77777777" w:rsidR="00A87F48" w:rsidRPr="007866A3" w:rsidRDefault="00A87F48" w:rsidP="00A87F48">
      <w:pPr>
        <w:rPr>
          <w:ins w:id="1089" w:author="J&amp;J" w:date="2015-05-02T17:40:00Z"/>
          <w:rFonts w:ascii="Arial" w:hAnsi="Arial" w:cs="Arial"/>
          <w:color w:val="000000"/>
          <w:sz w:val="18"/>
          <w:szCs w:val="18"/>
        </w:rPr>
      </w:pPr>
      <w:ins w:id="1090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0D232A17" wp14:editId="19125B79">
              <wp:extent cx="4763785" cy="1854200"/>
              <wp:effectExtent l="0" t="0" r="0" b="0"/>
              <wp:docPr id="29" name="Imagen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64256" cy="185438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A7062A1" w14:textId="77777777" w:rsidR="00A87F48" w:rsidRPr="007866A3" w:rsidRDefault="00A87F48" w:rsidP="00A87F48">
      <w:pPr>
        <w:rPr>
          <w:ins w:id="1091" w:author="J&amp;J" w:date="2015-05-02T17:40:00Z"/>
          <w:rFonts w:ascii="Arial" w:hAnsi="Arial" w:cs="Arial"/>
          <w:color w:val="000000"/>
          <w:sz w:val="18"/>
          <w:szCs w:val="18"/>
        </w:rPr>
      </w:pPr>
      <w:ins w:id="1092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704BDD63" wp14:editId="29791428">
              <wp:extent cx="902252" cy="273050"/>
              <wp:effectExtent l="0" t="0" r="0" b="0"/>
              <wp:docPr id="63" name="Imagen 6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4848F75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5C805498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423A23E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4B816410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DE8844B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C27F9DB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4A8FA69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1093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1094">
          <w:tblGrid>
            <w:gridCol w:w="1129"/>
            <w:gridCol w:w="5670"/>
            <w:gridCol w:w="2823"/>
          </w:tblGrid>
        </w:tblGridChange>
      </w:tblGrid>
      <w:tr w:rsidR="00A87F48" w:rsidRPr="007866A3" w14:paraId="60309464" w14:textId="77777777" w:rsidTr="00401F78">
        <w:tc>
          <w:tcPr>
            <w:tcW w:w="9622" w:type="dxa"/>
            <w:gridSpan w:val="3"/>
            <w:tcPrChange w:id="1095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219B5C4C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258F83E6" w14:textId="77777777" w:rsidTr="00401F78">
        <w:tc>
          <w:tcPr>
            <w:tcW w:w="1129" w:type="dxa"/>
            <w:tcPrChange w:id="1096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42B9B6CA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1097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69A643E3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1098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2A8759DF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13A12090" w14:textId="77777777" w:rsidTr="00401F78">
        <w:tc>
          <w:tcPr>
            <w:tcW w:w="1129" w:type="dxa"/>
            <w:tcPrChange w:id="1099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0DC3D7C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1100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2D39191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101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0283C17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102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103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495801313"/>
                <w:placeholder>
                  <w:docPart w:val="36FAEB0A81EA42959C45C7E9703DA404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1103"/>
                <w:ins w:id="1104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105" w:author="J&amp;J" w:date="2015-05-02T17:40:00Z"/>
              </w:sdtContent>
            </w:sdt>
            <w:customXmlInsRangeEnd w:id="1105"/>
          </w:p>
        </w:tc>
      </w:tr>
      <w:tr w:rsidR="00A87F48" w:rsidRPr="007866A3" w14:paraId="76127031" w14:textId="77777777" w:rsidTr="00401F78">
        <w:tc>
          <w:tcPr>
            <w:tcW w:w="1129" w:type="dxa"/>
            <w:tcPrChange w:id="1106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276AE83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1107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4B5C584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108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30B3A01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109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110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2002931090"/>
                <w:placeholder>
                  <w:docPart w:val="D7804BBBDBA149649B917B1FCB00F4AD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1110"/>
                <w:ins w:id="1111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112" w:author="J&amp;J" w:date="2015-05-02T17:40:00Z"/>
              </w:sdtContent>
            </w:sdt>
            <w:customXmlInsRangeEnd w:id="1112"/>
          </w:p>
        </w:tc>
      </w:tr>
      <w:tr w:rsidR="00A87F48" w:rsidRPr="007866A3" w14:paraId="2E7D03EF" w14:textId="77777777" w:rsidTr="00401F78">
        <w:tc>
          <w:tcPr>
            <w:tcW w:w="1129" w:type="dxa"/>
            <w:tcPrChange w:id="1113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3C670B1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1114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5820BAB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115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7AA8882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116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117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058202103"/>
                <w:placeholder>
                  <w:docPart w:val="C38FAFFAEF6C427A87C098801EA13AA2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1117"/>
                <w:ins w:id="1118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119" w:author="J&amp;J" w:date="2015-05-02T17:40:00Z"/>
              </w:sdtContent>
            </w:sdt>
            <w:customXmlInsRangeEnd w:id="1119"/>
          </w:p>
        </w:tc>
      </w:tr>
      <w:tr w:rsidR="00A87F48" w:rsidRPr="005255A8" w14:paraId="5534D94E" w14:textId="77777777" w:rsidTr="00401F78">
        <w:tc>
          <w:tcPr>
            <w:tcW w:w="9622" w:type="dxa"/>
            <w:gridSpan w:val="3"/>
            <w:tcPrChange w:id="1120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0D0CBCB9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3CB0B0F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181D091" w14:textId="552F85DC" w:rsidR="00A87F48" w:rsidRPr="000D241A" w:rsidRDefault="00A87F48" w:rsidP="00401F78">
            <w:pPr>
              <w:rPr>
                <w:del w:id="1121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1122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701248" behindDoc="0" locked="0" layoutInCell="1" allowOverlap="1" wp14:anchorId="64DF04B5" wp14:editId="36DCF1A8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849" name="Grupo 849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850" name="Rectángulo 291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5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344A01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12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12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5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ABF151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12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12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5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F98A85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12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12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5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E7EBFB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12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13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5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F8C919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13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13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5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EBB033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13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13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5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777EE6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13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13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5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F02154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13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13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5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DF7042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13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14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64DF04B5" id="Grupo 849" o:spid="_x0000_s1224" style="position:absolute;margin-left:63.15pt;margin-top:1.1pt;width:351.75pt;height:103.2pt;z-index:251701248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">
                        <v:rect id="Rectángulo 291" o:spid="_x0000_s1225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c45cEA&#10;AADcAAAADwAAAGRycy9kb3ducmV2LnhtbERPyW7CMBC9I/EP1iD1Bg5IRVGKQS2U5Vqoep7GQxIR&#10;jxPbJcnf4wNSj09vX216U4s7OV9ZVjCfJSCIc6srLhR8X/bTFIQPyBpry6RgIA+b9Xi0wkzbjr/o&#10;fg6FiCHsM1RQhtBkUvq8JIN+ZhviyF2tMxgidIXUDrsYbmq5SJKlNFhxbCixoW1J+e38ZxQs9q66&#10;fH60frsbWvo9Dj9tlx6Uepn0728gAvXhX/x0n7SC9DXOj2fiEZDr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s3OOXBAAAA3AAAAA8AAAAAAAAAAAAAAAAAmAIAAGRycy9kb3du&#10;cmV2LnhtbFBLBQYAAAAABAAEAPUAAACGAwAAAAA=&#10;" fillcolor="window" strokecolor="#4a7ebb"/>
                        <v:shape id="Cuadro de texto 2" o:spid="_x0000_s1226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DDyM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3T8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FDDyMMAAADcAAAADwAAAAAAAAAAAAAAAACYAgAAZHJzL2Rv&#10;d25yZXYueG1sUEsFBgAAAAAEAAQA9QAAAIgDAAAAAA==&#10;" filled="f" stroked="f">
                          <v:textbox>
                            <w:txbxContent>
                              <w:p w14:paraId="2344A01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14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14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27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Jdv8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wypZ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CXb/EAAAA3AAAAA8AAAAAAAAAAAAAAAAAmAIAAGRycy9k&#10;b3ducmV2LnhtbFBLBQYAAAAABAAEAPUAAACJAwAAAAA=&#10;" filled="f" stroked="f">
                          <v:textbox>
                            <w:txbxContent>
                              <w:p w14:paraId="1ABF151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14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14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28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74JMQA&#10;AADcAAAADwAAAGRycy9kb3ducmV2LnhtbESPT4vCMBTE7wt+h/AEb2viqotWo8iK4Mll/QfeHs2z&#10;LTYvpYm2fnuzsLDHYWZ+w8yXrS3Fg2pfONYw6CsQxKkzBWcajofN+wSED8gGS8ek4UkelovO2xwT&#10;4xr+occ+ZCJC2CeoIQ+hSqT0aU4Wfd9VxNG7utpiiLLOpKmxiXBbyg+lPqXFguNCjhV95ZTe9ner&#10;4bS7Xs4j9Z2t7bhqXKsk26nUutdtVzMQgdrwH/5rb42GyXgIv2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/O+CTEAAAA3AAAAA8AAAAAAAAAAAAAAAAAmAIAAGRycy9k&#10;b3ducmV2LnhtbFBLBQYAAAAABAAEAPUAAACJAwAAAAA=&#10;" filled="f" stroked="f">
                          <v:textbox>
                            <w:txbxContent>
                              <w:p w14:paraId="2F98A85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14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14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29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dgUMMA&#10;AADcAAAADwAAAGRycy9kb3ducmV2LnhtbESPQYvCMBSE78L+h/AWvGmyoqJdo4gieFLUXWFvj+bZ&#10;lm1eShNt/fdGEDwOM/MNM1u0thQ3qn3hWMNXX4EgTp0pONPwc9r0JiB8QDZYOiYNd/KwmH90ZpgY&#10;1/CBbseQiQhhn6CGPIQqkdKnOVn0fVcRR+/iaoshyjqTpsYmwm0pB0qNpcWC40KOFa1ySv+PV6vh&#10;d3f5Ow/VPlvbUdW4Vkm2U6l197NdfoMI1IZ3+NXeGg2T0RCeZ+IR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CdgUMMAAADcAAAADwAAAAAAAAAAAAAAAACYAgAAZHJzL2Rv&#10;d25yZXYueG1sUEsFBgAAAAAEAAQA9QAAAIgDAAAAAA==&#10;" filled="f" stroked="f">
                          <v:textbox>
                            <w:txbxContent>
                              <w:p w14:paraId="0E7EBFB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14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14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30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vFy8QA&#10;AADcAAAADwAAAGRycy9kb3ducmV2LnhtbESPW2sCMRSE3wv+h3AKvtWk0hW7NStiKfikeGmhb4fN&#10;2QvdnCyb1F3/vREEH4eZ+YZZLAfbiDN1vnas4XWiQBDnztRcajgdv17mIHxANtg4Jg0X8rDMRk8L&#10;TI3reU/nQyhFhLBPUUMVQptK6fOKLPqJa4mjV7jOYoiyK6XpsI9w28ipUjNpsea4UGFL64ryv8O/&#10;1fC9LX5/3tSu/LRJ27tBSbbvUuvx87D6ABFoCI/wvb0xGuZJArcz8QjI7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9rxcvEAAAA3AAAAA8AAAAAAAAAAAAAAAAAmAIAAGRycy9k&#10;b3ducmV2LnhtbFBLBQYAAAAABAAEAPUAAACJAwAAAAA=&#10;" filled="f" stroked="f">
                          <v:textbox>
                            <w:txbxContent>
                              <w:p w14:paraId="2F8C919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14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15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31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lbvMQA&#10;AADcAAAADwAAAGRycy9kb3ducmV2LnhtbESPQWvCQBSE70L/w/IKveluSw2augliKfSkGFuht0f2&#10;mYRm34bs1qT/3hUEj8PMfMOs8tG24ky9bxxreJ4pEMSlMw1XGr4OH9MFCB+QDbaOScM/ecizh8kK&#10;U+MG3tO5CJWIEPYpaqhD6FIpfVmTRT9zHXH0Tq63GKLsK2l6HCLctvJFqURabDgu1NjRpqbyt/iz&#10;Gr63p5/jq9pV73beDW5Uku1Sav30OK7fQAQawz18a38aDYt5Atcz8QjI7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5W7zEAAAA3AAAAA8AAAAAAAAAAAAAAAAAmAIAAGRycy9k&#10;b3ducmV2LnhtbFBLBQYAAAAABAAEAPUAAACJAwAAAAA=&#10;" filled="f" stroked="f">
                          <v:textbox>
                            <w:txbxContent>
                              <w:p w14:paraId="3EBB033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15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15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32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X+J8QA&#10;AADcAAAADwAAAGRycy9kb3ducmV2LnhtbESPT4vCMBTE78J+h/AW9rYmK+pqNcqiCJ6U9R94ezTP&#10;tti8lCZr67c3woLHYWZ+w0znrS3FjWpfONbw1VUgiFNnCs40HParzxEIH5ANlo5Jw508zGdvnSkm&#10;xjX8S7ddyESEsE9QQx5ClUjp05ws+q6riKN3cbXFEGWdSVNjE+G2lD2lhtJiwXEhx4oWOaXX3Z/V&#10;cNxczqe+2mZLO6ga1yrJdiy1/nhvfyYgArXhFf5vr42G0eAbnmfiEZC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1/ifEAAAA3AAAAA8AAAAAAAAAAAAAAAAAmAIAAGRycy9k&#10;b3ducmV2LnhtbFBLBQYAAAAABAAEAPUAAACJAwAAAAA=&#10;" filled="f" stroked="f">
                          <v:textbox>
                            <w:txbxContent>
                              <w:p w14:paraId="2777EE6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15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15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33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pqVcEA&#10;AADcAAAADwAAAGRycy9kb3ducmV2LnhtbERPy2rCQBTdF/yH4QrdNTOKljQ6CWIRulJqH9DdJXNN&#10;gpk7ITM18e+dheDycN7rYrStuFDvG8caZokCQVw603Cl4ftr95KC8AHZYOuYNFzJQ5FPntaYGTfw&#10;J12OoRIxhH2GGuoQukxKX9Zk0SeuI47cyfUWQ4R9JU2PQwy3rZwr9SotNhwbauxoW1N5Pv5bDT/7&#10;09/vQh2qd7vsBjcqyfZNav08HTcrEIHG8BDf3R9GQ7qMa+OZeARk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FqalXBAAAA3AAAAA8AAAAAAAAAAAAAAAAAmAIAAGRycy9kb3du&#10;cmV2LnhtbFBLBQYAAAAABAAEAPUAAACGAwAAAAA=&#10;" filled="f" stroked="f">
                          <v:textbox>
                            <w:txbxContent>
                              <w:p w14:paraId="3F02154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15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15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34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bPzsQA&#10;AADcAAAADwAAAGRycy9kb3ducmV2LnhtbESPQWvCQBSE7wX/w/KE3ppdi5YYXYNUhJ5aalXw9sg+&#10;k2D2bciuSfrvu4VCj8PMfMOs89E2oqfO1441zBIFgrhwpuZSw/Fr/5SC8AHZYOOYNHyTh3wzeVhj&#10;ZtzAn9QfQikihH2GGqoQ2kxKX1Rk0SeuJY7e1XUWQ5RdKU2HQ4TbRj4r9SIt1hwXKmzptaLidrhb&#10;Daf36+U8Vx/lzi7awY1Ksl1KrR+n43YFItAY/sN/7TejIV0s4fdMPAJ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4mz87EAAAA3AAAAA8AAAAAAAAAAAAAAAAAmAIAAGRycy9k&#10;b3ducmV2LnhtbFBLBQYAAAAABAAEAPUAAACJAwAAAAA=&#10;" filled="f" stroked="f">
                          <v:textbox>
                            <w:txbxContent>
                              <w:p w14:paraId="4DF7042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15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15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4C2B268A" w14:textId="77777777" w:rsidR="00A87F48" w:rsidRPr="007866A3" w:rsidRDefault="00A87F48" w:rsidP="00401F78">
            <w:pPr>
              <w:rPr>
                <w:ins w:id="1159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1160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634688" behindDoc="0" locked="0" layoutInCell="1" allowOverlap="1" wp14:anchorId="2506F94E" wp14:editId="1796F6B6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290" name="Grupo 290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291" name="Rectángulo 291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9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44F2D3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16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16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9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94D8FC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16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16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9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613555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16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16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9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539DB9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16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16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9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81BBD5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16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17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9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24044F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17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17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9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DE0AA8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17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17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9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6C2940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17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17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0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EB8A91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17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17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2506F94E" id="Grupo 290" o:spid="_x0000_s1235" style="position:absolute;margin-left:63.15pt;margin-top:1.1pt;width:351.75pt;height:103.2pt;z-index:251634688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">
                        <v:rect id="Rectángulo 291" o:spid="_x0000_s1236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xOwMQA&#10;AADcAAAADwAAAGRycy9kb3ducmV2LnhtbESPT2vCQBTE74LfYXmF3nQTaUubugYVigX10FQ8P7LP&#10;JG32bchu8+fbu0LB4zAzv2GW6WBq0VHrKssK4nkEgji3uuJCwen7Y/YKwnlkjbVlUjCSg3Q1nSwx&#10;0bbnL+oyX4gAYZeggtL7JpHS5SUZdHPbEAfvYluDPsi2kLrFPsBNLRdR9CINVhwWSmxoW1L+m/0Z&#10;BZ6OOxr783HPz7zjn8PTRl6sUo8Pw/odhKfB38P/7U+tYPEWw+1MOAJyd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sTsDEAAAA3AAAAA8AAAAAAAAAAAAAAAAAmAIAAGRycy9k&#10;b3ducmV2LnhtbFBLBQYAAAAABAAEAPUAAACJAwAAAAA=&#10;" fillcolor="white [3212]" strokecolor="#4579b8 [3044]"/>
                        <v:shape id="Cuadro de texto 2" o:spid="_x0000_s1237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HQ98QA&#10;AADcAAAADwAAAGRycy9kb3ducmV2LnhtbESPT2vCQBTE7wW/w/KE3ppdQy0a3Yi0CJ4s1bbQ2yP7&#10;8gezb0N2NfHbdwsFj8PM/IZZb0bbiiv1vnGsYZYoEMSFMw1XGj5Pu6cFCB+QDbaOScONPGzyycMa&#10;M+MG/qDrMVQiQthnqKEOocuk9EVNFn3iOuLola63GKLsK2l6HCLctjJV6kVabDgu1NjRa03F+Xix&#10;Gr4O5c/3s3qv3uy8G9yoJNul1PpxOm5XIAKN4R7+b++NhnSZwt+ZeARk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h0PfEAAAA3AAAAA8AAAAAAAAAAAAAAAAAmAIAAGRycy9k&#10;b3ducmV2LnhtbFBLBQYAAAAABAAEAPUAAACJAwAAAAA=&#10;" filled="f" stroked="f">
                          <v:textbox>
                            <w:txbxContent>
                              <w:p w14:paraId="444F2D3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17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18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38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11bMQA&#10;AADcAAAADwAAAGRycy9kb3ducmV2LnhtbESPT4vCMBTE7wt+h/AEb2vinxWtRpFdBE8uuqvg7dE8&#10;22LzUppo67c3wsIeh5n5DbNYtbYUd6p94VjDoK9AEKfOFJxp+P3ZvE9B+IBssHRMGh7kYbXsvC0w&#10;Ma7hPd0PIRMRwj5BDXkIVSKlT3Oy6PuuIo7exdUWQ5R1Jk2NTYTbUg6VmkiLBceFHCv6zCm9Hm5W&#10;w3F3OZ/G6jv7sh9V41ol2c6k1r1uu56DCNSG//Bfe2s0DGcje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tdWzEAAAA3AAAAA8AAAAAAAAAAAAAAAAAmAIAAGRycy9k&#10;b3ducmV2LnhtbFBLBQYAAAAABAAEAPUAAACJAwAAAAA=&#10;" filled="f" stroked="f">
                          <v:textbox>
                            <w:txbxContent>
                              <w:p w14:paraId="594D8FC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18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18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39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TtGM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lZwe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E7RjEAAAA3AAAAA8AAAAAAAAAAAAAAAAAmAIAAGRycy9k&#10;b3ducmV2LnhtbFBLBQYAAAAABAAEAPUAAACJAwAAAAA=&#10;" filled="f" stroked="f">
                          <v:textbox>
                            <w:txbxContent>
                              <w:p w14:paraId="7613555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18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18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40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hIg8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w2Kd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8ISIPEAAAA3AAAAA8AAAAAAAAAAAAAAAAAmAIAAGRycy9k&#10;b3ducmV2LnhtbFBLBQYAAAAABAAEAPUAAACJAwAAAAA=&#10;" filled="f" stroked="f">
                          <v:textbox>
                            <w:txbxContent>
                              <w:p w14:paraId="5539DB9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18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18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41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rW9MQA&#10;AADcAAAADwAAAGRycy9kb3ducmV2LnhtbESPQWvCQBSE70L/w/IKveluxYYa3QSxCD1VjG3B2yP7&#10;TEKzb0N2a9J/3xUEj8PMfMOs89G24kK9bxxreJ4pEMSlMw1XGj6Pu+krCB+QDbaOScMfecizh8ka&#10;U+MGPtClCJWIEPYpaqhD6FIpfVmTRT9zHXH0zq63GKLsK2l6HCLctnKuVCItNhwXauxoW1P5U/xa&#10;DV8f59P3Qu2rN/vSDW5Uku1Sav30OG5WIAKN4R6+td+Nhvkyge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a1vTEAAAA3AAAAA8AAAAAAAAAAAAAAAAAmAIAAGRycy9k&#10;b3ducmV2LnhtbFBLBQYAAAAABAAEAPUAAACJAwAAAAA=&#10;" filled="f" stroked="f">
                          <v:textbox>
                            <w:txbxContent>
                              <w:p w14:paraId="181BBD5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18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18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42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Zzb8MA&#10;AADcAAAADwAAAGRycy9kb3ducmV2LnhtbESPQWsCMRSE7wX/Q3iCt5ooWnU1irQInizaKnh7bJ67&#10;i5uXZRPd9d8bodDjMDPfMItVa0txp9oXjjUM+goEcepMwZmG35/N+xSED8gGS8ek4UEeVsvO2wIT&#10;4xre0/0QMhEh7BPUkIdQJVL6NCeLvu8q4uhdXG0xRFln0tTYRLgt5VCpD2mx4LiQY0WfOaXXw81q&#10;OO4u59NIfWdfdlw1rlWS7Uxq3eu26zmIQG34D/+1t0bDcDaB15l4BO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JZzb8MAAADcAAAADwAAAAAAAAAAAAAAAACYAgAAZHJzL2Rv&#10;d25yZXYueG1sUEsFBgAAAAAEAAQA9QAAAIgDAAAAAA==&#10;" filled="f" stroked="f">
                          <v:textbox>
                            <w:txbxContent>
                              <w:p w14:paraId="124044F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18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19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43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nnHcIA&#10;AADcAAAADwAAAGRycy9kb3ducmV2LnhtbERPz2vCMBS+C/sfwht4s8nEie1My1AGnibWbbDbo3m2&#10;Zc1LaTJb/3tzGOz48f3eFpPtxJUG3zrW8JQoEMSVMy3XGj7Ob4sNCB+QDXaOScONPBT5w2yLmXEj&#10;n+hahlrEEPYZamhC6DMpfdWQRZ+4njhyFzdYDBEOtTQDjjHcdnKp1FpabDk2NNjTrqHqp/y1Gj7f&#10;L99fK3Ws9/a5H92kJNtUaj1/nF5fQASawr/4z30wGpZpXBvPxCMg8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CecdwgAAANwAAAAPAAAAAAAAAAAAAAAAAJgCAABkcnMvZG93&#10;bnJldi54bWxQSwUGAAAAAAQABAD1AAAAhwMAAAAA&#10;" filled="f" stroked="f">
                          <v:textbox>
                            <w:txbxContent>
                              <w:p w14:paraId="3DE0AA8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19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19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44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VChsMA&#10;AADcAAAADwAAAGRycy9kb3ducmV2LnhtbESPT4vCMBTE74LfITxhb5oou2KrUWQXwdMu/gVvj+bZ&#10;FpuX0kRbv/1mYcHjMDO/YRarzlbiQY0vHWsYjxQI4syZknMNx8NmOAPhA7LByjFpeJKH1bLfW2Bq&#10;XMs7euxDLiKEfYoaihDqVEqfFWTRj1xNHL2rayyGKJtcmgbbCLeVnCg1lRZLjgsF1vRZUHbb362G&#10;0/f1cn5XP/mX/ahb1ynJNpFavw269RxEoC68wv/trdEwSRL4OxOP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VChsMAAADcAAAADwAAAAAAAAAAAAAAAACYAgAAZHJzL2Rv&#10;d25yZXYueG1sUEsFBgAAAAAEAAQA9QAAAIgDAAAAAA==&#10;" filled="f" stroked="f">
                          <v:textbox>
                            <w:txbxContent>
                              <w:p w14:paraId="56C2940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19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19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45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RxAcIA&#10;AADc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YqzU9n0hGQy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lHEBwgAAANwAAAAPAAAAAAAAAAAAAAAAAJgCAABkcnMvZG93&#10;bnJldi54bWxQSwUGAAAAAAQABAD1AAAAhwMAAAAA&#10;" filled="f" stroked="f">
                          <v:textbox>
                            <w:txbxContent>
                              <w:p w14:paraId="3EB8A91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19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19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2E724A2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192D78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96487A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0B4F18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8A1A18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BBF873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DB2755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24D2F5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61E5CD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5DDB44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55ABDE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6781659E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A2447E5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CE712CE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11</w:t>
      </w:r>
    </w:p>
    <w:p w14:paraId="17C930EB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1C66772C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21F6979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0C2370ED" w14:textId="25577CEF" w:rsidR="00A87F48" w:rsidRPr="007866A3" w:rsidRDefault="00A87F48" w:rsidP="00A87F48">
      <w:pPr>
        <w:rPr>
          <w:del w:id="1197" w:author="J&amp;J" w:date="2015-05-02T17:40:00Z"/>
          <w:rFonts w:ascii="Arial" w:hAnsi="Arial" w:cs="Arial"/>
          <w:color w:val="000000"/>
          <w:sz w:val="18"/>
          <w:szCs w:val="18"/>
        </w:rPr>
      </w:pPr>
      <w:del w:id="1198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38B05424" wp14:editId="1F8DFE0A">
              <wp:extent cx="4762500" cy="1857375"/>
              <wp:effectExtent l="0" t="0" r="0" b="9525"/>
              <wp:docPr id="602" name="Imagen 60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30"/>
                      <pic:cNvPicPr>
                        <a:picLocks noChangeAspect="1" noChangeArrowheads="1"/>
                      </pic:cNvPicPr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1857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6AFF67C" w14:textId="04FE4CE3" w:rsidR="00A87F48" w:rsidRPr="007866A3" w:rsidRDefault="00A87F48" w:rsidP="00A87F48">
      <w:pPr>
        <w:rPr>
          <w:del w:id="1199" w:author="J&amp;J" w:date="2015-05-02T17:40:00Z"/>
          <w:rFonts w:ascii="Arial" w:hAnsi="Arial" w:cs="Arial"/>
          <w:color w:val="000000"/>
          <w:sz w:val="18"/>
          <w:szCs w:val="18"/>
        </w:rPr>
      </w:pPr>
      <w:del w:id="1200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5F98CDB5" wp14:editId="3734F095">
              <wp:extent cx="904875" cy="276225"/>
              <wp:effectExtent l="0" t="0" r="9525" b="9525"/>
              <wp:docPr id="601" name="Imagen 60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192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678FCA56" w14:textId="77777777" w:rsidR="00A87F48" w:rsidRPr="007866A3" w:rsidRDefault="00A87F48" w:rsidP="00A87F48">
      <w:pPr>
        <w:rPr>
          <w:ins w:id="1201" w:author="J&amp;J" w:date="2015-05-02T17:40:00Z"/>
          <w:rFonts w:ascii="Arial" w:hAnsi="Arial" w:cs="Arial"/>
          <w:color w:val="000000"/>
          <w:sz w:val="18"/>
          <w:szCs w:val="18"/>
        </w:rPr>
      </w:pPr>
      <w:ins w:id="1202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158361A3" wp14:editId="6C45628F">
              <wp:extent cx="4763785" cy="1854200"/>
              <wp:effectExtent l="0" t="0" r="0" b="0"/>
              <wp:docPr id="30" name="Imagen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64878" cy="18546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2523689" w14:textId="77777777" w:rsidR="00A87F48" w:rsidRPr="007866A3" w:rsidRDefault="00A87F48" w:rsidP="00A87F48">
      <w:pPr>
        <w:rPr>
          <w:ins w:id="1203" w:author="J&amp;J" w:date="2015-05-02T17:40:00Z"/>
          <w:rFonts w:ascii="Arial" w:hAnsi="Arial" w:cs="Arial"/>
          <w:color w:val="000000"/>
          <w:sz w:val="18"/>
          <w:szCs w:val="18"/>
        </w:rPr>
      </w:pPr>
      <w:ins w:id="1204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3CE2F891" wp14:editId="6A66ACD0">
              <wp:extent cx="902252" cy="273050"/>
              <wp:effectExtent l="0" t="0" r="0" b="0"/>
              <wp:docPr id="192" name="Imagen 19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702F1D2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703ED24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7CAD4E9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1FAE3415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7910C917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3FF71CB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9BD24BB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1205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1206">
          <w:tblGrid>
            <w:gridCol w:w="1129"/>
            <w:gridCol w:w="5670"/>
            <w:gridCol w:w="2823"/>
          </w:tblGrid>
        </w:tblGridChange>
      </w:tblGrid>
      <w:tr w:rsidR="00A87F48" w:rsidRPr="007866A3" w14:paraId="6D07FD8F" w14:textId="77777777" w:rsidTr="00401F78">
        <w:tc>
          <w:tcPr>
            <w:tcW w:w="9622" w:type="dxa"/>
            <w:gridSpan w:val="3"/>
            <w:tcPrChange w:id="1207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7836E54F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564F5475" w14:textId="77777777" w:rsidTr="00401F78">
        <w:tc>
          <w:tcPr>
            <w:tcW w:w="1129" w:type="dxa"/>
            <w:tcPrChange w:id="1208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66974C82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1209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555F1747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1210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3C0CE8E4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232231AE" w14:textId="77777777" w:rsidTr="00401F78">
        <w:tc>
          <w:tcPr>
            <w:tcW w:w="1129" w:type="dxa"/>
            <w:tcPrChange w:id="1211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3C68005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1212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7CE202C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213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0590E80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214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215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206676303"/>
                <w:placeholder>
                  <w:docPart w:val="E2A147A648D54F5FADC8252A10503622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1215"/>
                <w:ins w:id="1216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217" w:author="J&amp;J" w:date="2015-05-02T17:40:00Z"/>
              </w:sdtContent>
            </w:sdt>
            <w:customXmlInsRangeEnd w:id="1217"/>
          </w:p>
        </w:tc>
      </w:tr>
      <w:tr w:rsidR="00A87F48" w:rsidRPr="007866A3" w14:paraId="60CD7ECF" w14:textId="77777777" w:rsidTr="00401F78">
        <w:tc>
          <w:tcPr>
            <w:tcW w:w="1129" w:type="dxa"/>
            <w:tcPrChange w:id="1218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71D8B19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1219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2121850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220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1DF87C8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221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222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38010557"/>
                <w:placeholder>
                  <w:docPart w:val="023D5FFAFE4D42DA9163252EF54A68E3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1222"/>
                <w:ins w:id="1223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224" w:author="J&amp;J" w:date="2015-05-02T17:40:00Z"/>
              </w:sdtContent>
            </w:sdt>
            <w:customXmlInsRangeEnd w:id="1224"/>
          </w:p>
        </w:tc>
      </w:tr>
      <w:tr w:rsidR="00A87F48" w:rsidRPr="007866A3" w14:paraId="541C6211" w14:textId="77777777" w:rsidTr="00401F78">
        <w:tc>
          <w:tcPr>
            <w:tcW w:w="1129" w:type="dxa"/>
            <w:tcPrChange w:id="1225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4686C78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1226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3BA086D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227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1860C96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228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229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338281902"/>
                <w:placeholder>
                  <w:docPart w:val="14E16D6AD43B4E72BA66192FF9C5950F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1229"/>
                <w:ins w:id="1230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231" w:author="J&amp;J" w:date="2015-05-02T17:40:00Z"/>
              </w:sdtContent>
            </w:sdt>
            <w:customXmlInsRangeEnd w:id="1231"/>
          </w:p>
        </w:tc>
      </w:tr>
      <w:tr w:rsidR="00A87F48" w:rsidRPr="005255A8" w14:paraId="18F98938" w14:textId="77777777" w:rsidTr="00401F78">
        <w:tc>
          <w:tcPr>
            <w:tcW w:w="9622" w:type="dxa"/>
            <w:gridSpan w:val="3"/>
            <w:tcPrChange w:id="1232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5FEB0F99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57C2503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48C8D45" w14:textId="1094B294" w:rsidR="00A87F48" w:rsidRPr="000D241A" w:rsidRDefault="00A87F48" w:rsidP="00401F78">
            <w:pPr>
              <w:rPr>
                <w:del w:id="1233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1234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702272" behindDoc="0" locked="0" layoutInCell="1" allowOverlap="1" wp14:anchorId="5AC474A3" wp14:editId="102C5A66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838" name="Grupo 838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839" name="Rectángulo 302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4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8684C2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23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23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4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43F30A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23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23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4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73ACD3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23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24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4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5DE85C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24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24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4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4BEE6E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24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24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4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AAC196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24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24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4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7588D0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24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24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4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B27B10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24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25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4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CBFC8D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25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25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5AC474A3" id="Grupo 838" o:spid="_x0000_s1246" style="position:absolute;margin-left:63.15pt;margin-top:1.1pt;width:351.75pt;height:103.2pt;z-index:251702272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">
                        <v:rect id="Rectángulo 302" o:spid="_x0000_s1247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J02MQA&#10;AADcAAAADwAAAGRycy9kb3ducmV2LnhtbESPzW7CMBCE75V4B2uRegOnVKpCwKCWlrZXfsR5iZck&#10;Il4ntkuSt68rIfU4mplvNMt1b2pxI+crywqepgkI4tzqigsFx8N2koLwAVljbZkUDORhvRo9LDHT&#10;tuMd3fahEBHCPkMFZQhNJqXPSzLop7Yhjt7FOoMhSldI7bCLcFPLWZK8SIMVx4USG9qUlF/3P0bB&#10;bOuqw8db6zfvQ0vnr+HUdumnUo/j/nUBIlAf/sP39rdWkD7P4e9MPAJ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SdNjEAAAA3AAAAA8AAAAAAAAAAAAAAAAAmAIAAGRycy9k&#10;b3ducmV2LnhtbFBLBQYAAAAABAAEAPUAAACJAwAAAAA=&#10;" fillcolor="window" strokecolor="#4a7ebb"/>
                        <v:shape id="Cuadro de texto 2" o:spid="_x0000_s1248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XwjsEA&#10;AADcAAAADwAAAGRycy9kb3ducmV2LnhtbERPz2vCMBS+D/wfwhO8rYlDR1dNi2wIOylTN9jt0Tzb&#10;YvNSmsx2/705CB4/vt/rYrStuFLvG8ca5okCQVw603Cl4XTcPqcgfEA22DomDf/kocgnT2vMjBv4&#10;i66HUIkYwj5DDXUIXSalL2uy6BPXEUfu7HqLIcK+kqbHIYbbVr4o9SotNhwbauzovabycvizGr53&#10;59+fhdpXH3bZDW5Uku2b1Ho2HTcrEIHG8BDf3Z9GQ7qI8+OZeARk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F8I7BAAAA3AAAAA8AAAAAAAAAAAAAAAAAmAIAAGRycy9kb3du&#10;cmV2LnhtbFBLBQYAAAAABAAEAPUAAACGAwAAAAA=&#10;" filled="f" stroked="f">
                          <v:textbox>
                            <w:txbxContent>
                              <w:p w14:paraId="18684C2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25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25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49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lVFc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3T0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YlVFcMAAADcAAAADwAAAAAAAAAAAAAAAACYAgAAZHJzL2Rv&#10;d25yZXYueG1sUEsFBgAAAAAEAAQA9QAAAIgDAAAAAA==&#10;" filled="f" stroked="f">
                          <v:textbox>
                            <w:txbxContent>
                              <w:p w14:paraId="743F30A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25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25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50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vLYs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1awu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by2LEAAAA3AAAAA8AAAAAAAAAAAAAAAAAmAIAAGRycy9k&#10;b3ducmV2LnhtbFBLBQYAAAAABAAEAPUAAACJAwAAAAA=&#10;" filled="f" stroked="f">
                          <v:textbox>
                            <w:txbxContent>
                              <w:p w14:paraId="373ACD3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25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25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51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du+cQA&#10;AADcAAAADwAAAGRycy9kb3ducmV2LnhtbESPW4vCMBSE34X9D+Es7NuarJdFq1EWRfBJWW/g26E5&#10;tsXmpDRZW/+9ERZ8HGbmG2Y6b20pblT7wrGGr64CQZw6U3Cm4bBffY5A+IBssHRMGu7kYT5760wx&#10;Ma7hX7rtQiYihH2CGvIQqkRKn+Zk0XddRRy9i6sthijrTJoamwi3pewp9S0tFhwXcqxokVN63f1Z&#10;DcfN5XwaqG22tMOqca2SbMdS64/39mcCIlAbXuH/9tpoGA368DwTj4C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XbvnEAAAA3AAAAA8AAAAAAAAAAAAAAAAAmAIAAGRycy9k&#10;b3ducmV2LnhtbFBLBQYAAAAABAAEAPUAAACJAwAAAAA=&#10;" filled="f" stroked="f">
                          <v:textbox>
                            <w:txbxContent>
                              <w:p w14:paraId="65DE85C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25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26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52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72jcQA&#10;AADcAAAADwAAAGRycy9kb3ducmV2LnhtbESPT2vCQBTE7wW/w/IKvdXdSixp6kbEUvCkVG2ht0f2&#10;5Q/Nvg3ZrYnf3hUEj8PM/IZZLEfbihP1vnGs4WWqQBAXzjRcaTgePp9TED4gG2wdk4YzeVjmk4cF&#10;ZsYN/EWnfahEhLDPUEMdQpdJ6YuaLPqp64ijV7reYoiyr6TpcYhw28qZUq/SYsNxocaO1jUVf/t/&#10;q+F7W/7+JGpXfdh5N7hRSbZvUuunx3H1DiLQGO7hW3tjNKRJAtcz8QjI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X+9o3EAAAA3AAAAA8AAAAAAAAAAAAAAAAAmAIAAGRycy9k&#10;b3ducmV2LnhtbFBLBQYAAAAABAAEAPUAAACJAwAAAAA=&#10;" filled="f" stroked="f">
                          <v:textbox>
                            <w:txbxContent>
                              <w:p w14:paraId="24BEE6E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26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26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53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JTFsMA&#10;AADcAAAADwAAAGRycy9kb3ducmV2LnhtbESPQYvCMBSE78L+h/AWvGmyoqJdo4gieFLUXWFvj+bZ&#10;lm1eShNt/fdGEDwOM/MNM1u0thQ3qn3hWMNXX4EgTp0pONPwc9r0JiB8QDZYOiYNd/KwmH90ZpgY&#10;1/CBbseQiQhhn6CGPIQqkdKnOVn0fVcRR+/iaoshyjqTpsYmwm0pB0qNpcWC40KOFa1ySv+PV6vh&#10;d3f5Ow/VPlvbUdW4Vkm2U6l197NdfoMI1IZ3+NXeGg2T4QieZ+IR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rJTFsMAAADcAAAADwAAAAAAAAAAAAAAAACYAgAAZHJzL2Rv&#10;d25yZXYueG1sUEsFBgAAAAAEAAQA9QAAAIgDAAAAAA==&#10;" filled="f" stroked="f">
                          <v:textbox>
                            <w:txbxContent>
                              <w:p w14:paraId="4AAC196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26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26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54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DNYcQA&#10;AADcAAAADwAAAGRycy9kb3ducmV2LnhtbESPQWvCQBSE70L/w/IKveluiw2augliKfSkGFuht0f2&#10;mYRm34bs1sR/3xUEj8PMfMOs8tG24ky9bxxreJ4pEMSlMw1XGr4OH9MFCB+QDbaOScOFPOTZw2SF&#10;qXED7+lchEpECPsUNdQhdKmUvqzJop+5jjh6J9dbDFH2lTQ9DhFuW/miVCItNhwXauxoU1P5W/xZ&#10;Dd/b089xrnbVu33tBjcqyXYptX56HNdvIAKN4R6+tT+NhsU8ge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pgzWHEAAAA3AAAAA8AAAAAAAAAAAAAAAAAmAIAAGRycy9k&#10;b3ducmV2LnhtbFBLBQYAAAAABAAEAPUAAACJAwAAAAA=&#10;" filled="f" stroked="f">
                          <v:textbox>
                            <w:txbxContent>
                              <w:p w14:paraId="47588D0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26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26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55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xo+sMA&#10;AADcAAAADwAAAGRycy9kb3ducmV2LnhtbESPT4vCMBTE7wt+h/AEb5q46KrVKLKy4MnFv+Dt0Tzb&#10;YvNSmqztfvuNIOxxmJnfMItVa0vxoNoXjjUMBwoEcepMwZmG0/GrPwXhA7LB0jFp+CUPq2XnbYGJ&#10;cQ3v6XEImYgQ9glqyEOoEil9mpNFP3AVcfRurrYYoqwzaWpsItyW8l2pD2mx4LiQY0WfOaX3w4/V&#10;cN7drpeR+s42dlw1rlWS7Uxq3eu26zmIQG34D7/aW6NhOprA80w8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Sxo+sMAAADcAAAADwAAAAAAAAAAAAAAAACYAgAAZHJzL2Rv&#10;d25yZXYueG1sUEsFBgAAAAAEAAQA9QAAAIgDAAAAAA==&#10;" filled="f" stroked="f">
                          <v:textbox>
                            <w:txbxContent>
                              <w:p w14:paraId="2B27B10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26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26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56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P8iMEA&#10;AADcAAAADwAAAGRycy9kb3ducmV2LnhtbERPz2vCMBS+D/wfwhO8rYlDR1dNi2wIOylTN9jt0Tzb&#10;YvNSmsx2/705CB4/vt/rYrStuFLvG8ca5okCQVw603Cl4XTcPqcgfEA22DomDf/kocgnT2vMjBv4&#10;i66HUIkYwj5DDXUIXSalL2uy6BPXEUfu7HqLIcK+kqbHIYbbVr4o9SotNhwbauzovabycvizGr53&#10;59+fhdpXH3bZDW5Uku2b1Ho2HTcrEIHG8BDf3Z9GQ7qIa+OZeARk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Sz/IjBAAAA3AAAAA8AAAAAAAAAAAAAAAAAmAIAAGRycy9kb3du&#10;cmV2LnhtbFBLBQYAAAAABAAEAPUAAACGAwAAAAA=&#10;" filled="f" stroked="f">
                          <v:textbox>
                            <w:txbxContent>
                              <w:p w14:paraId="2CBFC8D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26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27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2F1485DB" w14:textId="77777777" w:rsidR="00A87F48" w:rsidRPr="007866A3" w:rsidRDefault="00A87F48" w:rsidP="00401F78">
            <w:pPr>
              <w:rPr>
                <w:ins w:id="1271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1272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635712" behindDoc="0" locked="0" layoutInCell="1" allowOverlap="1" wp14:anchorId="0000951D" wp14:editId="31651C14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301" name="Grupo 301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302" name="Rectángulo 302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DF1A83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27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27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0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6DF2EA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27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27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0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44AD81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27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27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0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0053CA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27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28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0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2F3CFA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28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28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0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B822C0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28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28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0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4FFF9E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28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28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1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D36349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28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28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1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902ACF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28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29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0000951D" id="Grupo 301" o:spid="_x0000_s1257" style="position:absolute;margin-left:63.15pt;margin-top:1.1pt;width:351.75pt;height:103.2pt;z-index:251635712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">
                        <v:rect id="Rectángulo 302" o:spid="_x0000_s1258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VKrcQA&#10;AADcAAAADwAAAGRycy9kb3ducmV2LnhtbESPT2vCQBTE7wW/w/IEb3VjbKWkboItiAXrQS09P7Iv&#10;fzT7NmRXE7+9Wyh4HGbmN8wyG0wjrtS52rKC2TQCQZxbXXOp4Oe4fn4D4TyyxsYyKbiRgywdPS0x&#10;0bbnPV0PvhQBwi5BBZX3bSKlyysy6Ka2JQ5eYTuDPsiulLrDPsBNI+MoWkiDNYeFClv6rCg/Hy5G&#10;gafdhm79727Lr7zh0/fLhyysUpPxsHoH4Wnwj/B/+0srmEcx/J0JR0C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VSq3EAAAA3AAAAA8AAAAAAAAAAAAAAAAAmAIAAGRycy9k&#10;b3ducmV2LnhtbFBLBQYAAAAABAAEAPUAAACJAwAAAAA=&#10;" fillcolor="white [3212]" strokecolor="#4579b8 [3044]"/>
                        <v:shape id="Cuadro de texto 2" o:spid="_x0000_s1259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bvds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G73bEAAAA3AAAAA8AAAAAAAAAAAAAAAAAmAIAAGRycy9k&#10;b3ducmV2LnhtbFBLBQYAAAAABAAEAPUAAACJAwAAAAA=&#10;" filled="f" stroked="f">
                          <v:textbox>
                            <w:txbxContent>
                              <w:p w14:paraId="2DF1A83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29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29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60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93AsQA&#10;AADcAAAADwAAAGRycy9kb3ducmV2LnhtbESPT2vCQBTE74LfYXlCb3XXakWjq0il0JPF+Ae8PbLP&#10;JJh9G7Jbk377rlDwOMzMb5jlurOVuFPjS8caRkMFgjhzpuRcw/Hw+ToD4QOywcoxafglD+tVv7fE&#10;xLiW93RPQy4ihH2CGooQ6kRKnxVk0Q9dTRy9q2sshiibXJoG2wi3lXxTaiotlhwXCqzpo6Dslv5Y&#10;Dafd9XKeqO98a9/r1nVKsp1LrV8G3WYBIlAXnuH/9pfRMFYTeJy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6vdwLEAAAA3AAAAA8AAAAAAAAAAAAAAAAAmAIAAGRycy9k&#10;b3ducmV2LnhtbFBLBQYAAAAABAAEAPUAAACJAwAAAAA=&#10;" filled="f" stroked="f">
                          <v:textbox>
                            <w:txbxContent>
                              <w:p w14:paraId="66DF2EA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29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29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61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PSmcMA&#10;AADc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Jmo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ePSmcMAAADcAAAADwAAAAAAAAAAAAAAAACYAgAAZHJzL2Rv&#10;d25yZXYueG1sUEsFBgAAAAAEAAQA9QAAAIgDAAAAAA==&#10;" filled="f" stroked="f">
                          <v:textbox>
                            <w:txbxContent>
                              <w:p w14:paraId="644AD81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29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29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62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FM7sMA&#10;AADc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moG9zPxCM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FM7sMAAADcAAAADwAAAAAAAAAAAAAAAACYAgAAZHJzL2Rv&#10;d25yZXYueG1sUEsFBgAAAAAEAAQA9QAAAIgDAAAAAA==&#10;" filled="f" stroked="f">
                          <v:textbox>
                            <w:txbxContent>
                              <w:p w14:paraId="60053CA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29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29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63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3pdcQA&#10;AADcAAAADwAAAGRycy9kb3ducmV2LnhtbESPW2sCMRSE3wv+h3CEvmmibb2sRhFLwaeKV/DtsDnu&#10;Lm5Olk3qrv++KQh9HGbmG2a+bG0p7lT7wrGGQV+BIE6dKTjTcDx89SYgfEA2WDomDQ/ysFx0XuaY&#10;GNfwju77kIkIYZ+ghjyEKpHSpzlZ9H1XEUfv6mqLIco6k6bGJsJtKYdKjaTFguNCjhWtc0pv+x+r&#10;4fR9vZzf1Tb7tB9V41ol2U6l1q/ddjUDEagN/+Fne2M0vKkx/J2JR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96XXEAAAA3AAAAA8AAAAAAAAAAAAAAAAAmAIAAGRycy9k&#10;b3ducmV2LnhtbFBLBQYAAAAABAAEAPUAAACJAwAAAAA=&#10;" filled="f" stroked="f">
                          <v:textbox>
                            <w:txbxContent>
                              <w:p w14:paraId="02F3CFA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29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30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64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J9B8IA&#10;AADc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YqrU1n0hGQy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4n0HwgAAANwAAAAPAAAAAAAAAAAAAAAAAJgCAABkcnMvZG93&#10;bnJldi54bWxQSwUGAAAAAAQABAD1AAAAhwMAAAAA&#10;" filled="f" stroked="f">
                          <v:textbox>
                            <w:txbxContent>
                              <w:p w14:paraId="3B822C0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30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30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65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            <v:textbox>
                            <w:txbxContent>
                              <w:p w14:paraId="34FFF9E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30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30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66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3n3MIA&#10;AADcAAAADwAAAGRycy9kb3ducmV2LnhtbERPz2vCMBS+D/wfwhO8rYlzk1mNRSaCpw27TfD2aJ5t&#10;sXkpTWy7/345DHb8+H5vstE2oqfO1441zBMFgrhwpuZSw9fn4fEVhA/IBhvHpOGHPGTbycMGU+MG&#10;PlGfh1LEEPYpaqhCaFMpfVGRRZ+4ljhyV9dZDBF2pTQdDjHcNvJJqaW0WHNsqLClt4qKW363Gr7f&#10;r5fzs/oo9/alHdyoJNuV1Ho2HXdrEIHG8C/+cx+NhsU8zo9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TefcwgAAANwAAAAPAAAAAAAAAAAAAAAAAJgCAABkcnMvZG93&#10;bnJldi54bWxQSwUGAAAAAAQABAD1AAAAhwMAAAAA&#10;" filled="f" stroked="f">
                          <v:textbox>
                            <w:txbxContent>
                              <w:p w14:paraId="3D36349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30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30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67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FCR8QA&#10;AADcAAAADwAAAGRycy9kb3ducmV2LnhtbESPQWvCQBSE74X+h+UVequ7sSpt6iaIInhS1LbQ2yP7&#10;TEKzb0N2NfHfu0Khx2FmvmHm+WAbcaHO1441JCMFgrhwpuZSw+dx/fIGwgdkg41j0nAlD3n2+DDH&#10;1Lie93Q5hFJECPsUNVQhtKmUvqjIoh+5ljh6J9dZDFF2pTQd9hFuGzlWaiYt1hwXKmxpWVHxezhb&#10;DV/b08/3RO3KlZ22vRuUZPsutX5+GhYfIAIN4T/8194YDa9JAvcz8QjI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BQkfEAAAA3AAAAA8AAAAAAAAAAAAAAAAAmAIAAGRycy9k&#10;b3ducmV2LnhtbFBLBQYAAAAABAAEAPUAAACJAwAAAAA=&#10;" filled="f" stroked="f">
                          <v:textbox>
                            <w:txbxContent>
                              <w:p w14:paraId="7902ACF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30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30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415FEAB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7BC454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CB968C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FF4E9B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1B7DCE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5A1D98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D2269C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C3FF1E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C30B84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41AA24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CD0953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3811F732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24450871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7619146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12</w:t>
      </w:r>
    </w:p>
    <w:p w14:paraId="450EE313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672A3607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59679A7C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769E6F1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719DD91" w14:textId="4B45E1D0" w:rsidR="00A87F48" w:rsidRPr="007866A3" w:rsidRDefault="00A87F48" w:rsidP="00A87F48">
      <w:pPr>
        <w:rPr>
          <w:del w:id="1309" w:author="J&amp;J" w:date="2015-05-02T17:40:00Z"/>
          <w:rFonts w:ascii="Arial" w:hAnsi="Arial" w:cs="Arial"/>
          <w:color w:val="000000"/>
          <w:sz w:val="18"/>
          <w:szCs w:val="18"/>
        </w:rPr>
      </w:pPr>
      <w:del w:id="1310" w:author="J&amp;J" w:date="2015-05-02T17:40:00Z">
        <w:r w:rsidRPr="000D241A">
          <w:rPr>
            <w:rFonts w:ascii="Times New Roman" w:hAnsi="Times New Roman"/>
            <w:noProof/>
            <w:color w:val="000000"/>
            <w:lang w:val="es-CO" w:eastAsia="es-CO"/>
          </w:rPr>
          <w:drawing>
            <wp:inline distT="0" distB="0" distL="0" distR="0" wp14:anchorId="0418706D" wp14:editId="64311D82">
              <wp:extent cx="4705350" cy="1828800"/>
              <wp:effectExtent l="0" t="0" r="0" b="0"/>
              <wp:docPr id="600" name="Imagen 60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40"/>
                      <pic:cNvPicPr>
                        <a:picLocks noChangeAspect="1" noChangeArrowheads="1"/>
                      </pic:cNvPicPr>
                    </pic:nvPicPr>
                    <pic:blipFill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0535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7655CD54" w14:textId="7D42B6DB" w:rsidR="00A87F48" w:rsidRPr="007866A3" w:rsidRDefault="00A87F48" w:rsidP="00A87F48">
      <w:pPr>
        <w:rPr>
          <w:del w:id="1311" w:author="J&amp;J" w:date="2015-05-02T17:40:00Z"/>
          <w:rFonts w:ascii="Arial" w:hAnsi="Arial" w:cs="Arial"/>
          <w:color w:val="000000"/>
          <w:sz w:val="18"/>
          <w:szCs w:val="18"/>
        </w:rPr>
      </w:pPr>
      <w:del w:id="1312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389DA6A4" wp14:editId="2271A7E5">
              <wp:extent cx="904875" cy="276225"/>
              <wp:effectExtent l="0" t="0" r="9525" b="9525"/>
              <wp:docPr id="599" name="Imagen 59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193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54B2FE8F" w14:textId="77777777" w:rsidR="00A87F48" w:rsidRPr="007866A3" w:rsidRDefault="00A87F48" w:rsidP="00A87F48">
      <w:pPr>
        <w:rPr>
          <w:ins w:id="1313" w:author="J&amp;J" w:date="2015-05-02T17:40:00Z"/>
          <w:rFonts w:ascii="Arial" w:hAnsi="Arial" w:cs="Arial"/>
          <w:color w:val="000000"/>
          <w:sz w:val="18"/>
          <w:szCs w:val="18"/>
        </w:rPr>
      </w:pPr>
      <w:ins w:id="1314" w:author="J&amp;J" w:date="2015-05-02T17:40:00Z">
        <w:r w:rsidRPr="00284C5A">
          <w:rPr>
            <w:rFonts w:ascii="Times New Roman" w:hAnsi="Times New Roman" w:cs="Times New Roman"/>
            <w:noProof/>
            <w:color w:val="000000"/>
            <w:lang w:val="es-CO" w:eastAsia="es-CO"/>
          </w:rPr>
          <w:drawing>
            <wp:inline distT="0" distB="0" distL="0" distR="0" wp14:anchorId="0EF2FAFE" wp14:editId="1A93ADBB">
              <wp:extent cx="4708108" cy="1828800"/>
              <wp:effectExtent l="0" t="0" r="0" b="0"/>
              <wp:docPr id="40" name="Imagen 4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10844" cy="182986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1DC9547" w14:textId="77777777" w:rsidR="00A87F48" w:rsidRPr="007866A3" w:rsidRDefault="00A87F48" w:rsidP="00A87F48">
      <w:pPr>
        <w:rPr>
          <w:ins w:id="1315" w:author="J&amp;J" w:date="2015-05-02T17:40:00Z"/>
          <w:rFonts w:ascii="Arial" w:hAnsi="Arial" w:cs="Arial"/>
          <w:color w:val="000000"/>
          <w:sz w:val="18"/>
          <w:szCs w:val="18"/>
        </w:rPr>
      </w:pPr>
      <w:ins w:id="1316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2E7C8F0A" wp14:editId="7B883DA2">
              <wp:extent cx="902252" cy="273050"/>
              <wp:effectExtent l="0" t="0" r="0" b="0"/>
              <wp:docPr id="193" name="Imagen 19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657C31F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5FE55FB1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7D94E48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54114B4B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6825423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0E29F07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1317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1318">
          <w:tblGrid>
            <w:gridCol w:w="1129"/>
            <w:gridCol w:w="5670"/>
            <w:gridCol w:w="2823"/>
          </w:tblGrid>
        </w:tblGridChange>
      </w:tblGrid>
      <w:tr w:rsidR="00A87F48" w:rsidRPr="007866A3" w14:paraId="605BF4C2" w14:textId="77777777" w:rsidTr="00401F78">
        <w:tc>
          <w:tcPr>
            <w:tcW w:w="9622" w:type="dxa"/>
            <w:gridSpan w:val="3"/>
            <w:tcPrChange w:id="1319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50FBA0FD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7C9A7735" w14:textId="77777777" w:rsidTr="00401F78">
        <w:tc>
          <w:tcPr>
            <w:tcW w:w="1129" w:type="dxa"/>
            <w:tcPrChange w:id="1320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42C99111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1321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49CF03CE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1322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25D1CC61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06652E2D" w14:textId="77777777" w:rsidTr="00401F78">
        <w:tc>
          <w:tcPr>
            <w:tcW w:w="1129" w:type="dxa"/>
            <w:tcPrChange w:id="1323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4CDC218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1324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33FEA92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325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4BAB519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326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327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1796905266"/>
                <w:placeholder>
                  <w:docPart w:val="34FD8D120E9A40BDAD5F77D4E4ADF19B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1327"/>
                <w:ins w:id="1328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329" w:author="J&amp;J" w:date="2015-05-02T17:40:00Z"/>
              </w:sdtContent>
            </w:sdt>
            <w:customXmlInsRangeEnd w:id="1329"/>
          </w:p>
        </w:tc>
      </w:tr>
      <w:tr w:rsidR="00A87F48" w:rsidRPr="007866A3" w14:paraId="3D5EEF42" w14:textId="77777777" w:rsidTr="00401F78">
        <w:tc>
          <w:tcPr>
            <w:tcW w:w="1129" w:type="dxa"/>
            <w:tcPrChange w:id="1330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72A9298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1331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5EABB85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332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7CCC1C1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333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334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987595208"/>
                <w:placeholder>
                  <w:docPart w:val="42560A8319254C2293D98A3BECDBDCA1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1334"/>
                <w:ins w:id="1335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336" w:author="J&amp;J" w:date="2015-05-02T17:40:00Z"/>
              </w:sdtContent>
            </w:sdt>
            <w:customXmlInsRangeEnd w:id="1336"/>
          </w:p>
        </w:tc>
      </w:tr>
      <w:tr w:rsidR="00A87F48" w:rsidRPr="007866A3" w14:paraId="306F1A98" w14:textId="77777777" w:rsidTr="00401F78">
        <w:tc>
          <w:tcPr>
            <w:tcW w:w="1129" w:type="dxa"/>
            <w:tcPrChange w:id="1337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7E0D7A5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1338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661B1A6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339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38D076E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340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341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015805999"/>
                <w:placeholder>
                  <w:docPart w:val="43EA703D9AAD44D9A469CB95A4929A1F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1341"/>
                <w:ins w:id="1342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343" w:author="J&amp;J" w:date="2015-05-02T17:40:00Z"/>
              </w:sdtContent>
            </w:sdt>
            <w:customXmlInsRangeEnd w:id="1343"/>
          </w:p>
        </w:tc>
      </w:tr>
      <w:tr w:rsidR="00A87F48" w:rsidRPr="005255A8" w14:paraId="3483ED1A" w14:textId="77777777" w:rsidTr="00401F78">
        <w:tc>
          <w:tcPr>
            <w:tcW w:w="9622" w:type="dxa"/>
            <w:gridSpan w:val="3"/>
            <w:tcPrChange w:id="1344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315C1169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3414BAF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A557D0F" w14:textId="651C9B78" w:rsidR="00A87F48" w:rsidRPr="000D241A" w:rsidRDefault="00A87F48" w:rsidP="00401F78">
            <w:pPr>
              <w:rPr>
                <w:del w:id="1345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1346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703296" behindDoc="0" locked="0" layoutInCell="1" allowOverlap="1" wp14:anchorId="3DBB65BC" wp14:editId="19080E63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827" name="Grupo 827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828" name="Rectángulo 313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2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489A64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34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34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3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FBC72B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34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35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3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B88D10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35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35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3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AC80CD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35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35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3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7A1E515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35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35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3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8DE20F5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35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35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3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CA3380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35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36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3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CA993B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36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36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3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09513F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36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36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3DBB65BC" id="Grupo 827" o:spid="_x0000_s1268" style="position:absolute;margin-left:63.15pt;margin-top:1.1pt;width:351.75pt;height:103.2pt;z-index:251703296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">
                        <v:rect id="Rectángulo 313" o:spid="_x0000_s1269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dHnsAA&#10;AADcAAAADwAAAGRycy9kb3ducmV2LnhtbERPyW7CMBC9I/UfrKnEDZzmgKIUg1paliuLep7G0yRq&#10;PE5sQ5K/xwckjk9vX64H04gbOV9bVvA2T0AQF1bXXCq4nLezDIQPyBoby6RgJA/r1ctkibm2PR/p&#10;dgqliCHsc1RQhdDmUvqiIoN+blviyP1ZZzBE6EqpHfYx3DQyTZKFNFhzbKiwpU1Fxf/pahSkW1ef&#10;vz87v/kaO/rdjz9dn+2Umr4OH+8gAg3hKX64D1pBlsa18Uw8AnJ1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UdHnsAAAADcAAAADwAAAAAAAAAAAAAAAACYAgAAZHJzL2Rvd25y&#10;ZXYueG1sUEsFBgAAAAAEAAQA9QAAAIUDAAAAAA==&#10;" fillcolor="window" strokecolor="#4a7ebb"/>
                        <v:shape id="Cuadro de texto 2" o:spid="_x0000_s1270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C8s8MA&#10;AADcAAAADwAAAGRycy9kb3ducmV2LnhtbESPQYvCMBSE7wv+h/AEb2uiuItWo4gieFpZVwVvj+bZ&#10;FpuX0kRb/70RhD0OM/MNM1u0thR3qn3hWMOgr0AQp84UnGk4/G0+xyB8QDZYOiYND/KwmHc+ZpgY&#10;1/Av3fchExHCPkENeQhVIqVPc7Lo+64ijt7F1RZDlHUmTY1NhNtSDpX6lhYLjgs5VrTKKb3ub1bD&#10;8edyPo3ULlvbr6pxrZJsJ1LrXrddTkEEasN/+N3eGg3j4QReZ+IR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iC8s8MAAADcAAAADwAAAAAAAAAAAAAAAACYAgAAZHJzL2Rv&#10;d25yZXYueG1sUEsFBgAAAAAEAAQA9QAAAIgDAAAAAA==&#10;" filled="f" stroked="f">
                          <v:textbox>
                            <w:txbxContent>
                              <w:p w14:paraId="5489A64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36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36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71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OD88AA&#10;AADcAAAADwAAAGRycy9kb3ducmV2LnhtbERPy4rCMBTdC/5DuII7TdRRnGoUUQRXIz5mYHaX5toW&#10;m5vSRNv5+8lCcHk47+W6taV4Uu0LxxpGQwWCOHWm4EzD9bIfzEH4gGywdEwa/sjDetXtLDExruET&#10;Pc8hEzGEfYIa8hCqREqf5mTRD11FHLmbqy2GCOtMmhqbGG5LOVZqJi0WHBtyrGibU3o/P6yG76/b&#10;78+HOmY7O60a1yrJ9lNq3e+1mwWIQG14i1/ug9Ewn8T5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sOD88AAAADcAAAADwAAAAAAAAAAAAAAAACYAgAAZHJzL2Rvd25y&#10;ZXYueG1sUEsFBgAAAAAEAAQA9QAAAIUDAAAAAA==&#10;" filled="f" stroked="f">
                          <v:textbox>
                            <w:txbxContent>
                              <w:p w14:paraId="3FBC72B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36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36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72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8maMUA&#10;AADcAAAADwAAAGRycy9kb3ducmV2LnhtbESPS2vDMBCE74X8B7GB3BIpSVsSx0oILYWeWuo8ILfF&#10;Wj+ItTKWGrv/vioEehxm5hsm3Q22ETfqfO1Yw3ymQBDnztRcajge3qYrED4gG2wck4Yf8rDbjh5S&#10;TIzr+YtuWShFhLBPUEMVQptI6fOKLPqZa4mjV7jOYoiyK6XpsI9w28iFUs/SYs1xocKWXirKr9m3&#10;1XD6KC7nR/VZvtqntneDkmzXUuvJeNhvQAQawn/43n43GlbLOfydi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jyZoxQAAANwAAAAPAAAAAAAAAAAAAAAAAJgCAABkcnMv&#10;ZG93bnJldi54bWxQSwUGAAAAAAQABAD1AAAAigMAAAAA&#10;" filled="f" stroked="f">
                          <v:textbox>
                            <w:txbxContent>
                              <w:p w14:paraId="3B88D10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36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37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73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24H8QA&#10;AADcAAAADwAAAGRycy9kb3ducmV2LnhtbESPW4vCMBSE3xf8D+EIvmniZUWrUWSXBZ9cvIJvh+bY&#10;FpuT0mRt999vBGEfh5n5hlmuW1uKB9W+cKxhOFAgiFNnCs40nI5f/RkIH5ANlo5Jwy95WK86b0tM&#10;jGt4T49DyESEsE9QQx5ClUjp05ws+oGriKN3c7XFEGWdSVNjE+G2lCOlptJiwXEhx4o+ckrvhx+r&#10;4by7XS8T9Z192veqca2SbOdS61633SxABGrDf/jV3hoNs/EInmfiEZ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1duB/EAAAA3AAAAA8AAAAAAAAAAAAAAAAAmAIAAGRycy9k&#10;b3ducmV2LnhtbFBLBQYAAAAABAAEAPUAAACJAwAAAAA=&#10;" filled="f" stroked="f">
                          <v:textbox>
                            <w:txbxContent>
                              <w:p w14:paraId="0AC80CD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37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37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74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EdhMMA&#10;AADcAAAADwAAAGRycy9kb3ducmV2LnhtbESPT4vCMBTE7wt+h/AEb5q4uqLVKLKy4MnFv+Dt0Tzb&#10;YvNSmqztfvuNIOxxmJnfMItVa0vxoNoXjjUMBwoEcepMwZmG0/GrPwXhA7LB0jFp+CUPq2XnbYGJ&#10;cQ3v6XEImYgQ9glqyEOoEil9mpNFP3AVcfRurrYYoqwzaWpsItyW8l2pibRYcFzIsaLPnNL74cdq&#10;OO9u18tYfWcb+1E1rlWS7Uxq3eu26zmIQG34D7/aW6NhOhrB80w8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hEdhMMAAADcAAAADwAAAAAAAAAAAAAAAACYAgAAZHJzL2Rv&#10;d25yZXYueG1sUEsFBgAAAAAEAAQA9QAAAIgDAAAAAA==&#10;" filled="f" stroked="f">
                          <v:textbox>
                            <w:txbxContent>
                              <w:p w14:paraId="37A1E515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37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37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75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iF8MQA&#10;AADcAAAADwAAAGRycy9kb3ducmV2LnhtbESPW4vCMBSE34X9D+Es7NuarJdFq1EWRfBJWW/g26E5&#10;tsXmpDRZW/+9ERZ8HGbmG2Y6b20pblT7wrGGr64CQZw6U3Cm4bBffY5A+IBssHRMGu7kYT5760wx&#10;Ma7hX7rtQiYihH2CGvIQqkRKn+Zk0XddRRy9i6sthijrTJoamwi3pewp9S0tFhwXcqxokVN63f1Z&#10;DcfN5XwaqG22tMOqca2SbMdS64/39mcCIlAbXuH/9tpoGPUH8DwTj4C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34hfDEAAAA3AAAAA8AAAAAAAAAAAAAAAAAmAIAAGRycy9k&#10;b3ducmV2LnhtbFBLBQYAAAAABAAEAPUAAACJAwAAAAA=&#10;" filled="f" stroked="f">
                          <v:textbox>
                            <w:txbxContent>
                              <w:p w14:paraId="58DE20F5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37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37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76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Qga8QA&#10;AADcAAAADwAAAGRycy9kb3ducmV2LnhtbESPT4vCMBTE7wt+h/AEb2viqotWo8iK4Mll/QfeHs2z&#10;LTYvpYm2fnuzsLDHYWZ+w8yXrS3Fg2pfONYw6CsQxKkzBWcajofN+wSED8gGS8ek4UkelovO2xwT&#10;4xr+occ+ZCJC2CeoIQ+hSqT0aU4Wfd9VxNG7utpiiLLOpKmxiXBbyg+lPqXFguNCjhV95ZTe9ner&#10;4bS7Xs4j9Z2t7bhqXKsk26nUutdtVzMQgdrwH/5rb42GyXAMv2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0IGvEAAAA3AAAAA8AAAAAAAAAAAAAAAAAmAIAAGRycy9k&#10;b3ducmV2LnhtbFBLBQYAAAAABAAEAPUAAACJAwAAAAA=&#10;" filled="f" stroked="f">
                          <v:textbox>
                            <w:txbxContent>
                              <w:p w14:paraId="5CA3380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37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37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77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a+HMQA&#10;AADcAAAADwAAAGRycy9kb3ducmV2LnhtbESPT4vCMBTE7wt+h/AEb2vi6opWo8iK4Mll/QfeHs2z&#10;LTYvpYm2fnuzsLDHYWZ+w8yXrS3Fg2pfONYw6CsQxKkzBWcajofN+wSED8gGS8ek4UkelovO2xwT&#10;4xr+occ+ZCJC2CeoIQ+hSqT0aU4Wfd9VxNG7utpiiLLOpKmxiXBbyg+lxtJiwXEhx4q+ckpv+7vV&#10;cNpdL+eR+s7W9rNqXKsk26nUutdtVzMQgdrwH/5rb42GyXAMv2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mvhzEAAAA3AAAAA8AAAAAAAAAAAAAAAAAmAIAAGRycy9k&#10;b3ducmV2LnhtbFBLBQYAAAAABAAEAPUAAACJAwAAAAA=&#10;" filled="f" stroked="f">
                          <v:textbox>
                            <w:txbxContent>
                              <w:p w14:paraId="7CA993B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37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38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78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obh8QA&#10;AADcAAAADwAAAGRycy9kb3ducmV2LnhtbESPQWsCMRSE7wX/Q3iCt5qobbWrUUQpeFK0KvT22Dx3&#10;Fzcvyya66783hUKPw8x8w8wWrS3FnWpfONYw6CsQxKkzBWcajt9frxMQPiAbLB2Thgd5WMw7LzNM&#10;jGt4T/dDyESEsE9QQx5ClUjp05ws+r6riKN3cbXFEGWdSVNjE+G2lEOlPqTFguNCjhWtckqvh5vV&#10;cNpefs5vapet7XvVuFZJtp9S6163XU5BBGrDf/ivvTEaJqMx/J6JR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0qG4fEAAAA3AAAAA8AAAAAAAAAAAAAAAAAmAIAAGRycy9k&#10;b3ducmV2LnhtbFBLBQYAAAAABAAEAPUAAACJAwAAAAA=&#10;" filled="f" stroked="f">
                          <v:textbox>
                            <w:txbxContent>
                              <w:p w14:paraId="109513F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38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38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5CAB6E6E" w14:textId="77777777" w:rsidR="00A87F48" w:rsidRPr="007866A3" w:rsidRDefault="00A87F48" w:rsidP="00401F78">
            <w:pPr>
              <w:rPr>
                <w:ins w:id="1383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1384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636736" behindDoc="0" locked="0" layoutInCell="1" allowOverlap="1" wp14:anchorId="34B1693D" wp14:editId="151F0688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312" name="Grupo 312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313" name="Rectángulo 313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1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994FD8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38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38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1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C5E299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38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38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1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CB3451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38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39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1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A1CBB3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39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39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1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20AA3F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39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39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1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0C2353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39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39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2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272989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39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39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2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2AF950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39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40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2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562E0B5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40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40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34B1693D" id="Grupo 312" o:spid="_x0000_s1279" style="position:absolute;margin-left:63.15pt;margin-top:1.1pt;width:351.75pt;height:103.2pt;z-index:251636736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">
                        <v:rect id="Rectángulo 313" o:spid="_x0000_s1280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B568QA&#10;AADcAAAADwAAAGRycy9kb3ducmV2LnhtbESPS2vDMBCE74X8B7GF3hrZeZTiRjFJoSSQ5lA35LxY&#10;G9uttTKW6se/jwqBHIeZ+YZZpYOpRUetqywriKcRCOLc6ooLBafvj+dXEM4ja6wtk4KRHKTrycMK&#10;E217/qIu84UIEHYJKii9bxIpXV6SQTe1DXHwLrY16INsC6lb7APc1HIWRS/SYMVhocSG3kvKf7M/&#10;o8DTcUdjfz4eeMk7/vlcbOXFKvX0OGzeQHga/D18a++1gnk8h/8z4QjI9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AeevEAAAA3AAAAA8AAAAAAAAAAAAAAAAAmAIAAGRycy9k&#10;b3ducmV2LnhtbFBLBQYAAAAABAAEAPUAAACJAwAAAAA=&#10;" fillcolor="white [3212]" strokecolor="#4579b8 [3044]"/>
                        <v:shape id="Cuadro de texto 2" o:spid="_x0000_s1281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bh38QA&#10;AADcAAAADwAAAGRycy9kb3ducmV2LnhtbESPQWvCQBSE74L/YXkFb7qrVbGpq4il0JNiWgu9PbLP&#10;JDT7NmRXE/+9Kwgeh5n5hlmuO1uJCzW+dKxhPFIgiDNnSs41/Hx/DhcgfEA2WDkmDVfysF71e0tM&#10;jGv5QJc05CJC2CeooQihTqT0WUEW/cjVxNE7ucZiiLLJpWmwjXBbyYlSc2mx5LhQYE3bgrL/9Gw1&#10;HHenv9+p2ucfdla3rlOS7ZvUevDSbd5BBOrCM/xofxkNr+Mp3M/EI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24d/EAAAA3AAAAA8AAAAAAAAAAAAAAAAAmAIAAGRycy9k&#10;b3ducmV2LnhtbFBLBQYAAAAABAAEAPUAAACJAwAAAAA=&#10;" filled="f" stroked="f">
                          <v:textbox>
                            <w:txbxContent>
                              <w:p w14:paraId="3994FD8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40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40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82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pERMQA&#10;AADcAAAADwAAAGRycy9kb3ducmV2LnhtbESPQWvCQBSE74L/YXmCt7qr1WJjNiKWQk+W2lrw9sg+&#10;k2D2bciuJv57t1DwOMzMN0y67m0trtT6yrGG6USBIM6dqbjQ8PP9/rQE4QOywdoxabiRh3U2HKSY&#10;GNfxF133oRARwj5BDWUITSKlz0uy6CeuIY7eybUWQ5RtIU2LXYTbWs6UepEWK44LJTa0LSk/7y9W&#10;w2F3Ov7O1WfxZhdN53ol2b5KrcejfrMCEagPj/B/+8NoeJ4u4O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6RETEAAAA3AAAAA8AAAAAAAAAAAAAAAAAmAIAAGRycy9k&#10;b3ducmV2LnhtbFBLBQYAAAAABAAEAPUAAACJAwAAAAA=&#10;" filled="f" stroked="f">
                          <v:textbox>
                            <w:txbxContent>
                              <w:p w14:paraId="7C5E299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40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40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83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jaM8QA&#10;AADcAAAADwAAAGRycy9kb3ducmV2LnhtbESPQWvCQBSE74L/YXmCN93VWrExGxFLoSdLbS14e2Sf&#10;STD7NmRXE/+9Wyj0OMzMN0y66W0tbtT6yrGG2VSBIM6dqbjQ8P31NlmB8AHZYO2YNNzJwyYbDlJM&#10;jOv4k26HUIgIYZ+ghjKEJpHS5yVZ9FPXEEfv7FqLIcq2kKbFLsJtLedKLaXFiuNCiQ3tSsovh6vV&#10;cNyfTz8L9VG82uemc72SbF+k1uNRv12DCNSH//Bf+91oeJot4fdMPAIy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o2jPEAAAA3AAAAA8AAAAAAAAAAAAAAAAAmAIAAGRycy9k&#10;b3ducmV2LnhtbFBLBQYAAAAABAAEAPUAAACJAwAAAAA=&#10;" filled="f" stroked="f">
                          <v:textbox>
                            <w:txbxContent>
                              <w:p w14:paraId="0CB3451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40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40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84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R/qMQA&#10;AADcAAAADwAAAGRycy9kb3ducmV2LnhtbESPS2vDMBCE74H+B7GF3hIpaV51rYTSEuippXlBbou1&#10;fhBrZSw1dv99FQjkOMzMN0y67m0tLtT6yrGG8UiBIM6cqbjQsN9thksQPiAbrB2Thj/ysF49DFJM&#10;jOv4hy7bUIgIYZ+ghjKEJpHSZyVZ9CPXEEcvd63FEGVbSNNiF+G2lhOl5tJixXGhxIbeS8rO21+r&#10;4fCVn45T9V182FnTuV5Jti9S66fH/u0VRKA+3MO39qfR8DxewP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kf6jEAAAA3AAAAA8AAAAAAAAAAAAAAAAAmAIAAGRycy9k&#10;b3ducmV2LnhtbFBLBQYAAAAABAAEAPUAAACJAwAAAAA=&#10;" filled="f" stroked="f">
                          <v:textbox>
                            <w:txbxContent>
                              <w:p w14:paraId="4A1CBB3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40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41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85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vr2sIA&#10;AADcAAAADwAAAGRycy9kb3ducmV2LnhtbERPz2vCMBS+D/wfwhO8rYlzk1mNRSaCpw27TfD2aJ5t&#10;sXkpTWy7/345DHb8+H5vstE2oqfO1441zBMFgrhwpuZSw9fn4fEVhA/IBhvHpOGHPGTbycMGU+MG&#10;PlGfh1LEEPYpaqhCaFMpfVGRRZ+4ljhyV9dZDBF2pTQdDjHcNvJJqaW0WHNsqLClt4qKW363Gr7f&#10;r5fzs/oo9/alHdyoJNuV1Ho2HXdrEIHG8C/+cx+NhsU8ro1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O+vawgAAANwAAAAPAAAAAAAAAAAAAAAAAJgCAABkcnMvZG93&#10;bnJldi54bWxQSwUGAAAAAAQABAD1AAAAhwMAAAAA&#10;" filled="f" stroked="f">
                          <v:textbox>
                            <w:txbxContent>
                              <w:p w14:paraId="620AA3F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41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41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86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dOQcUA&#10;AADcAAAADwAAAGRycy9kb3ducmV2LnhtbESPT2sCMRTE74LfITzBmyZqLbrdKNJS6KnSVQu9PTZv&#10;/9DNy7JJ3e23bwqCx2FmfsOk+8E24kqdrx1rWMwVCOLcmZpLDefT62wDwgdkg41j0vBLHva78SjF&#10;xLieP+iahVJECPsENVQhtImUPq/Iop+7ljh6hesshii7UpoO+wi3jVwq9Sgt1hwXKmzpuaL8O/ux&#10;Gi7vxdfngzqWL3bd9m5Qku1Waj2dDIcnEIGGcA/f2m9Gw2qxhf8z8QjI3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d05BxQAAANwAAAAPAAAAAAAAAAAAAAAAAJgCAABkcnMv&#10;ZG93bnJldi54bWxQSwUGAAAAAAQABAD1AAAAigMAAAAA&#10;" filled="f" stroked="f">
                          <v:textbox>
                            <w:txbxContent>
                              <w:p w14:paraId="30C2353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41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41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87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EtYcAA&#10;AADcAAAADwAAAGRycy9kb3ducmV2LnhtbERPTYvCMBC9C/6HMIK3NVF3Za1GEUXwpOjuCt6GZmyL&#10;zaQ00Xb/vTkIHh/ve75sbSkeVPvCsYbhQIEgTp0pONPw+7P9+AbhA7LB0jFp+CcPy0W3M8fEuIaP&#10;9DiFTMQQ9glqyEOoEil9mpNFP3AVceSurrYYIqwzaWpsYrgt5UipibRYcGzIsaJ1TuntdLca/vbX&#10;y/lTHbKN/aoa1yrJdiq17vfa1QxEoDa8xS/3zmgYj+L8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iEtYcAAAADcAAAADwAAAAAAAAAAAAAAAACYAgAAZHJzL2Rvd25y&#10;ZXYueG1sUEsFBgAAAAAEAAQA9QAAAIUDAAAAAA==&#10;" filled="f" stroked="f">
                          <v:textbox>
                            <w:txbxContent>
                              <w:p w14:paraId="3272989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41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41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88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2I+s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M+m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tiPrEAAAA3AAAAA8AAAAAAAAAAAAAAAAAmAIAAGRycy9k&#10;b3ducmV2LnhtbFBLBQYAAAAABAAEAPUAAACJAwAAAAA=&#10;" filled="f" stroked="f">
                          <v:textbox>
                            <w:txbxContent>
                              <w:p w14:paraId="52AF950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41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41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289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8WjcUA&#10;AADcAAAADwAAAGRycy9kb3ducmV2LnhtbESPT2vCQBTE74V+h+UVvOlu4x9q6iaUFsFTRa2Ct0f2&#10;mYRm34bsatJv3y0IPQ4z8xtmlQ+2ETfqfO1Yw/NEgSAunKm51PB1WI9fQPiAbLBxTBp+yEOePT6s&#10;MDWu5x3d9qEUEcI+RQ1VCG0qpS8qsugnriWO3sV1FkOUXSlNh32E20YmSi2kxZrjQoUtvVdUfO+v&#10;VsPx83I+zdS2/LDztneDkmyXUuvR0/D2CiLQEP7D9/bGaJgmC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vxaNxQAAANwAAAAPAAAAAAAAAAAAAAAAAJgCAABkcnMv&#10;ZG93bnJldi54bWxQSwUGAAAAAAQABAD1AAAAigMAAAAA&#10;" filled="f" stroked="f">
                          <v:textbox>
                            <w:txbxContent>
                              <w:p w14:paraId="3562E0B5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41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42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37B864D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800DDF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44F915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B86825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242A94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265F88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CFCB2D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5665B8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2D2B11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7E1D2F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D68474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442BC4A7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5E241C13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2A55E3D7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13</w:t>
      </w:r>
    </w:p>
    <w:p w14:paraId="3C1267E7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2928D69F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1EBE531A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0686CEE9" w14:textId="0C0A39A3" w:rsidR="00A87F48" w:rsidRPr="007866A3" w:rsidRDefault="00A87F48" w:rsidP="00A87F48">
      <w:pPr>
        <w:rPr>
          <w:del w:id="1421" w:author="J&amp;J" w:date="2015-05-02T17:40:00Z"/>
          <w:rFonts w:ascii="Arial" w:hAnsi="Arial" w:cs="Arial"/>
          <w:color w:val="000000"/>
          <w:sz w:val="18"/>
          <w:szCs w:val="18"/>
        </w:rPr>
      </w:pPr>
      <w:del w:id="1422" w:author="J&amp;J" w:date="2015-05-02T17:40:00Z">
        <w:r w:rsidRPr="000D241A">
          <w:rPr>
            <w:rFonts w:ascii="Times New Roman" w:hAnsi="Times New Roman"/>
            <w:noProof/>
            <w:color w:val="000000"/>
            <w:lang w:val="es-CO" w:eastAsia="es-CO"/>
          </w:rPr>
          <w:drawing>
            <wp:inline distT="0" distB="0" distL="0" distR="0" wp14:anchorId="130EBF64" wp14:editId="053637E0">
              <wp:extent cx="4752975" cy="1847850"/>
              <wp:effectExtent l="0" t="0" r="9525" b="0"/>
              <wp:docPr id="598" name="Imagen 59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42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52975" cy="1847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7CBC788A" w14:textId="6CBC3698" w:rsidR="00A87F48" w:rsidRPr="007866A3" w:rsidRDefault="00A87F48" w:rsidP="00A87F48">
      <w:pPr>
        <w:rPr>
          <w:del w:id="1423" w:author="J&amp;J" w:date="2015-05-02T17:40:00Z"/>
          <w:rFonts w:ascii="Arial" w:hAnsi="Arial" w:cs="Arial"/>
          <w:color w:val="000000"/>
          <w:sz w:val="18"/>
          <w:szCs w:val="18"/>
        </w:rPr>
      </w:pPr>
      <w:del w:id="1424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37D122B1" wp14:editId="3A6C6DC7">
              <wp:extent cx="904875" cy="276225"/>
              <wp:effectExtent l="0" t="0" r="9525" b="9525"/>
              <wp:docPr id="597" name="Imagen 59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194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6569334D" w14:textId="77777777" w:rsidR="00A87F48" w:rsidRPr="007866A3" w:rsidRDefault="00A87F48" w:rsidP="00A87F48">
      <w:pPr>
        <w:rPr>
          <w:ins w:id="1425" w:author="J&amp;J" w:date="2015-05-02T17:40:00Z"/>
          <w:rFonts w:ascii="Arial" w:hAnsi="Arial" w:cs="Arial"/>
          <w:color w:val="000000"/>
          <w:sz w:val="18"/>
          <w:szCs w:val="18"/>
        </w:rPr>
      </w:pPr>
      <w:ins w:id="1426" w:author="J&amp;J" w:date="2015-05-02T17:40:00Z">
        <w:r w:rsidRPr="00284C5A">
          <w:rPr>
            <w:rFonts w:ascii="Times New Roman" w:hAnsi="Times New Roman" w:cs="Times New Roman"/>
            <w:noProof/>
            <w:color w:val="000000"/>
            <w:lang w:val="es-CO" w:eastAsia="es-CO"/>
          </w:rPr>
          <w:drawing>
            <wp:inline distT="0" distB="0" distL="0" distR="0" wp14:anchorId="624A39D0" wp14:editId="5498D96C">
              <wp:extent cx="4745707" cy="1843405"/>
              <wp:effectExtent l="0" t="0" r="0" b="4445"/>
              <wp:docPr id="42" name="Imagen 4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47735" cy="184419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FE203D7" w14:textId="77777777" w:rsidR="00A87F48" w:rsidRPr="007866A3" w:rsidRDefault="00A87F48" w:rsidP="00A87F48">
      <w:pPr>
        <w:rPr>
          <w:ins w:id="1427" w:author="J&amp;J" w:date="2015-05-02T17:40:00Z"/>
          <w:rFonts w:ascii="Arial" w:hAnsi="Arial" w:cs="Arial"/>
          <w:color w:val="000000"/>
          <w:sz w:val="18"/>
          <w:szCs w:val="18"/>
        </w:rPr>
      </w:pPr>
      <w:ins w:id="1428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06D9DD8D" wp14:editId="6F15317A">
              <wp:extent cx="902252" cy="273050"/>
              <wp:effectExtent l="0" t="0" r="0" b="0"/>
              <wp:docPr id="194" name="Imagen 19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CBA1409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99FA1AB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3C09F576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651A8FA0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704CC35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E1AFA5A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C031428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1429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1430">
          <w:tblGrid>
            <w:gridCol w:w="1129"/>
            <w:gridCol w:w="5670"/>
            <w:gridCol w:w="2823"/>
          </w:tblGrid>
        </w:tblGridChange>
      </w:tblGrid>
      <w:tr w:rsidR="00A87F48" w:rsidRPr="007866A3" w14:paraId="59A3032E" w14:textId="77777777" w:rsidTr="00401F78">
        <w:tc>
          <w:tcPr>
            <w:tcW w:w="9622" w:type="dxa"/>
            <w:gridSpan w:val="3"/>
            <w:tcPrChange w:id="1431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6D29049E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617E73D0" w14:textId="77777777" w:rsidTr="00401F78">
        <w:tc>
          <w:tcPr>
            <w:tcW w:w="1129" w:type="dxa"/>
            <w:tcPrChange w:id="1432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5DBDD732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1433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56F5910C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1434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25CA6B2D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6E421147" w14:textId="77777777" w:rsidTr="00401F78">
        <w:tc>
          <w:tcPr>
            <w:tcW w:w="1129" w:type="dxa"/>
            <w:tcPrChange w:id="1435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4B2DE3E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1436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3A8DF47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437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72E8F66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438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439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1125382008"/>
                <w:placeholder>
                  <w:docPart w:val="3CE481B285BA47699B528F35D506C141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1439"/>
                <w:ins w:id="1440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441" w:author="J&amp;J" w:date="2015-05-02T17:40:00Z"/>
              </w:sdtContent>
            </w:sdt>
            <w:customXmlInsRangeEnd w:id="1441"/>
          </w:p>
        </w:tc>
      </w:tr>
      <w:tr w:rsidR="00A87F48" w:rsidRPr="007866A3" w14:paraId="5F61BEF3" w14:textId="77777777" w:rsidTr="00401F78">
        <w:tc>
          <w:tcPr>
            <w:tcW w:w="1129" w:type="dxa"/>
            <w:tcPrChange w:id="1442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779DC9C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1443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7B53A4C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444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52E6128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445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446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2110735399"/>
                <w:placeholder>
                  <w:docPart w:val="38BAE7848FB64E9282D73E4589B82ACF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1446"/>
                <w:ins w:id="1447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448" w:author="J&amp;J" w:date="2015-05-02T17:40:00Z"/>
              </w:sdtContent>
            </w:sdt>
            <w:customXmlInsRangeEnd w:id="1448"/>
          </w:p>
        </w:tc>
      </w:tr>
      <w:tr w:rsidR="00A87F48" w:rsidRPr="007866A3" w14:paraId="581C0522" w14:textId="77777777" w:rsidTr="00401F78">
        <w:tc>
          <w:tcPr>
            <w:tcW w:w="1129" w:type="dxa"/>
            <w:tcPrChange w:id="1449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43E75E6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1450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1E1E2F8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451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0711FCC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452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453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633566397"/>
                <w:placeholder>
                  <w:docPart w:val="6DDC5B18EC8C49D08AABAFFC5FD959DC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1453"/>
                <w:ins w:id="1454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455" w:author="J&amp;J" w:date="2015-05-02T17:40:00Z"/>
              </w:sdtContent>
            </w:sdt>
            <w:customXmlInsRangeEnd w:id="1455"/>
          </w:p>
        </w:tc>
      </w:tr>
      <w:tr w:rsidR="00A87F48" w:rsidRPr="005255A8" w14:paraId="4F881A3B" w14:textId="77777777" w:rsidTr="00401F78">
        <w:tc>
          <w:tcPr>
            <w:tcW w:w="9622" w:type="dxa"/>
            <w:gridSpan w:val="3"/>
            <w:tcPrChange w:id="1456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45FDE030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378E6E6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E2F0F08" w14:textId="5A5DEA6D" w:rsidR="00A87F48" w:rsidRPr="000D241A" w:rsidRDefault="00A87F48" w:rsidP="00401F78">
            <w:pPr>
              <w:rPr>
                <w:del w:id="1457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1458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704320" behindDoc="0" locked="0" layoutInCell="1" allowOverlap="1" wp14:anchorId="593AB2F0" wp14:editId="4AD14C03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816" name="Grupo 816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817" name="Rectángulo 324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1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22C035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45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46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1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D89BA5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46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46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2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7BE4DE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46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46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2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ABEAC5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46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46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2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FE7871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46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46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2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0372BD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46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47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2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F99BBE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47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47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2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7C9B2C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47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47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2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FDC68C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47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47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593AB2F0" id="Grupo 816" o:spid="_x0000_s1290" style="position:absolute;margin-left:63.15pt;margin-top:1.1pt;width:351.75pt;height:103.2pt;z-index:251704320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">
                        <v:rect id="Rectángulo 324" o:spid="_x0000_s1291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QZUcMA&#10;AADcAAAADwAAAGRycy9kb3ducmV2LnhtbESPwW7CMBBE75X4B2uReisOHEoUMKhAabkWEOdtvE2i&#10;xuvEdkny9xipEsfRzLzRLNe9qcWVnK8sK5hOEhDEudUVFwrOp/1LCsIHZI21ZVIwkIf1avS0xEzb&#10;jr/oegyFiBD2GSooQ2gyKX1ekkE/sQ1x9H6sMxiidIXUDrsIN7WcJcmrNFhxXCixoW1J+e/xzyiY&#10;7V11et+0frsbWvr+HC5tl34o9Tzu3xYgAvXhEf5vH7SCdDqH+5l4BOTq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rQZUcMAAADcAAAADwAAAAAAAAAAAAAAAACYAgAAZHJzL2Rv&#10;d25yZXYueG1sUEsFBgAAAAAEAAQA9QAAAIgDAAAAAA==&#10;" fillcolor="window" strokecolor="#4a7ebb"/>
                        <v:shape id="Cuadro de texto 2" o:spid="_x0000_s1292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DTlcAA&#10;AADcAAAADwAAAGRycy9kb3ducmV2LnhtbERPy4rCMBTdC/MP4Q6400RR0Y5RhpEBV4r1Ae4uzbUt&#10;09yUJmPr35uF4PJw3st1Zytxp8aXjjWMhgoEceZMybmG0/F3MAfhA7LByjFpeJCH9eqjt8TEuJYP&#10;dE9DLmII+wQ1FCHUiZQ+K8iiH7qaOHI311gMETa5NA22MdxWcqzUTFosOTYUWNNPQdlf+m81nHe3&#10;62Wi9vnGTuvWdUqyXUit+5/d9xeIQF14i1/urdEwH8W18Uw8An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wDTlcAAAADcAAAADwAAAAAAAAAAAAAAAACYAgAAZHJzL2Rvd25y&#10;ZXYueG1sUEsFBgAAAAAEAAQA9QAAAIUDAAAAAA==&#10;" filled="f" stroked="f">
                          <v:textbox>
                            <w:txbxContent>
                              <w:p w14:paraId="422C035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47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47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93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x2DsMA&#10;AADcAAAADwAAAGRycy9kb3ducmV2LnhtbESPQYvCMBSE74L/ITzBmyaKinaNIsrCnhR1V/D2aJ5t&#10;2ealNFnb/fdGEDwOM/MNs1y3thR3qn3hWMNoqEAQp84UnGn4Pn8O5iB8QDZYOiYN/+Rhvep2lpgY&#10;1/CR7qeQiQhhn6CGPIQqkdKnOVn0Q1cRR+/maoshyjqTpsYmwm0px0rNpMWC40KOFW1zSn9Pf1bD&#10;z/52vUzUIdvZadW4Vkm2C6l1v9duPkAEasM7/Gp/GQ3z0QKeZ+IR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Ex2DsMAAADcAAAADwAAAAAAAAAAAAAAAACYAgAAZHJzL2Rv&#10;d25yZXYueG1sUEsFBgAAAAAEAAQA9QAAAIgDAAAAAA==&#10;" filled="f" stroked="f">
                          <v:textbox>
                            <w:txbxContent>
                              <w:p w14:paraId="2D89BA5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47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48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94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oVLr8A&#10;AADcAAAADwAAAGRycy9kb3ducmV2LnhtbERPy4rCMBTdD/gP4QruxkTRQatRZAbBlTK+wN2lubbF&#10;5qY00da/NwvB5eG858vWluJBtS8caxj0FQji1JmCMw3Hw/p7AsIHZIOlY9LwJA/LRedrjolxDf/T&#10;Yx8yEUPYJ6ghD6FKpPRpThZ931XEkbu62mKIsM6kqbGJ4baUQ6V+pMWCY0OOFf3mlN72d6vhtL1e&#10;ziO1y/7suGpcqyTbqdS6121XMxCB2vARv90bo2EyjPPjmXgE5OI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GhUuvwAAANwAAAAPAAAAAAAAAAAAAAAAAJgCAABkcnMvZG93bnJl&#10;di54bWxQSwUGAAAAAAQABAD1AAAAhAMAAAAA&#10;" filled="f" stroked="f">
                          <v:textbox>
                            <w:txbxContent>
                              <w:p w14:paraId="17BE4DE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48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48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95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awtc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3T4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FawtcMAAADcAAAADwAAAAAAAAAAAAAAAACYAgAAZHJzL2Rv&#10;d25yZXYueG1sUEsFBgAAAAAEAAQA9QAAAIgDAAAAAA==&#10;" filled="f" stroked="f">
                          <v:textbox>
                            <w:txbxContent>
                              <w:p w14:paraId="7ABEAC5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48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48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96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QuwsQA&#10;AADcAAAADwAAAGRycy9kb3ducmV2LnhtbESPT4vCMBTE74LfIbwFb5psccWtRhFlYU8r/lnB26N5&#10;tsXmpTRZ2/32RhA8DjPzG2a+7GwlbtT40rGG95ECQZw5U3Ku4Xj4Gk5B+IBssHJMGv7Jw3LR780x&#10;Na7lHd32IRcRwj5FDUUIdSqlzwqy6EeuJo7exTUWQ5RNLk2DbYTbSiZKTaTFkuNCgTWtC8qu+z+r&#10;4ffncj6N1Tbf2I+6dZ2SbD+l1oO3bjUDEagLr/Cz/W00TJMEHmfiEZC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ELsLEAAAA3AAAAA8AAAAAAAAAAAAAAAAAmAIAAGRycy9k&#10;b3ducmV2LnhtbFBLBQYAAAAABAAEAPUAAACJAwAAAAA=&#10;" filled="f" stroked="f">
                          <v:textbox>
                            <w:txbxContent>
                              <w:p w14:paraId="7FE7871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48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48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97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iLWcQA&#10;AADcAAAADwAAAGRycy9kb3ducmV2LnhtbESPW4vCMBSE3xf8D+EIvmniZUWrUWSXBZ9cvIJvh+bY&#10;FpuT0mRt999vBGEfh5n5hlmuW1uKB9W+cKxhOFAgiFNnCs40nI5f/RkIH5ANlo5Jwy95WK86b0tM&#10;jGt4T49DyESEsE9QQx5ClUjp05ws+oGriKN3c7XFEGWdSVNjE+G2lCOlptJiwXEhx4o+ckrvhx+r&#10;4by7XS8T9Z192veqca2SbOdS61633SxABGrDf/jV3hoNs9EYnmfiEZ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Ii1nEAAAA3AAAAA8AAAAAAAAAAAAAAAAAmAIAAGRycy9k&#10;b3ducmV2LnhtbFBLBQYAAAAABAAEAPUAAACJAwAAAAA=&#10;" filled="f" stroked="f">
                          <v:textbox>
                            <w:txbxContent>
                              <w:p w14:paraId="70372BD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48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48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98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ETLc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1cwe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ghEy3EAAAA3AAAAA8AAAAAAAAAAAAAAAAAmAIAAGRycy9k&#10;b3ducmV2LnhtbFBLBQYAAAAABAAEAPUAAACJAwAAAAA=&#10;" filled="f" stroked="f">
                          <v:textbox>
                            <w:txbxContent>
                              <w:p w14:paraId="0F99BBE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48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49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299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22ts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w2qR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ttrbEAAAA3AAAAA8AAAAAAAAAAAAAAAAAmAIAAGRycy9k&#10;b3ducmV2LnhtbFBLBQYAAAAABAAEAPUAAACJAwAAAAA=&#10;" filled="f" stroked="f">
                          <v:textbox>
                            <w:txbxContent>
                              <w:p w14:paraId="17C9B2C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49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49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00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8owcQA&#10;AADcAAAADwAAAGRycy9kb3ducmV2LnhtbESPQWvCQBSE7wX/w/KE3uquYoNGN0EsQk8tTVXw9sg+&#10;k2D2bchuTfrvu4VCj8PMfMNs89G24k69bxxrmM8UCOLSmYYrDcfPw9MKhA/IBlvHpOGbPOTZ5GGL&#10;qXEDf9C9CJWIEPYpaqhD6FIpfVmTRT9zHXH0rq63GKLsK2l6HCLctnKhVCItNhwXauxoX1N5K76s&#10;htPb9XJeqvfqxT53gxuVZLuWWj9Ox90GRKAx/If/2q9Gw2qR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/KMHEAAAA3AAAAA8AAAAAAAAAAAAAAAAAmAIAAGRycy9k&#10;b3ducmV2LnhtbFBLBQYAAAAABAAEAPUAAACJAwAAAAA=&#10;" filled="f" stroked="f">
                          <v:textbox>
                            <w:txbxContent>
                              <w:p w14:paraId="2FDC68C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49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49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1E609208" w14:textId="77777777" w:rsidR="00A87F48" w:rsidRPr="007866A3" w:rsidRDefault="00A87F48" w:rsidP="00401F78">
            <w:pPr>
              <w:rPr>
                <w:ins w:id="1495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1496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637760" behindDoc="0" locked="0" layoutInCell="1" allowOverlap="1" wp14:anchorId="1B180B8F" wp14:editId="048038B5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323" name="Grupo 323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324" name="Rectángulo 324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2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167707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49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49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2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D1E779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49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50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2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CEAB67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50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50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2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7D3C3C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50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50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2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E741A8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50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50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3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95119C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50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50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3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E34C37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50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51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3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2A6702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51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51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3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34D2B95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51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51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1B180B8F" id="Grupo 323" o:spid="_x0000_s1301" style="position:absolute;margin-left:63.15pt;margin-top:1.1pt;width:351.75pt;height:103.2pt;z-index:251637760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">
                        <v:rect id="Rectángulo 324" o:spid="_x0000_s1302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UrIsIA&#10;AADcAAAADwAAAGRycy9kb3ducmV2LnhtbESPS4vCQBCE74L/YWjBm058ItFRdGFxYfXgA89Npk2i&#10;mZ6QmTXx3+8Igseiqr6iFqvGFOJBlcstKxj0IxDEidU5pwrOp+/eDITzyBoLy6TgSQ5Wy3ZrgbG2&#10;NR/ocfSpCBB2MSrIvC9jKV2SkUHXtyVx8K62MuiDrFKpK6wD3BRyGEVTaTDnsJBhSV8ZJffjn1Hg&#10;ab+lZ33Z//KEt3zbjTfyapXqdpr1HISnxn/C7/aPVjAajuF1JhwBuf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BSsiwgAAANwAAAAPAAAAAAAAAAAAAAAAAJgCAABkcnMvZG93&#10;bnJldi54bWxQSwUGAAAAAAQABAD1AAAAhwMAAAAA&#10;" fillcolor="white [3212]" strokecolor="#4579b8 [3044]"/>
                        <v:shape id="Cuadro de texto 2" o:spid="_x0000_s1303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aO+cMA&#10;AADcAAAADwAAAGRycy9kb3ducmV2LnhtbESPQWsCMRSE74L/ITzBmyZaLXY1ilgKPSm1teDtsXnu&#10;Lm5elk10139vBMHjMDPfMItVa0txpdoXjjWMhgoEcepMwZmGv9+vwQyED8gGS8ek4UYeVstuZ4GJ&#10;cQ3/0HUfMhEh7BPUkIdQJVL6NCeLfugq4uidXG0xRFln0tTYRLgt5Vipd2mx4LiQY0WbnNLz/mI1&#10;HLan4/9E7bJPO60a1yrJ9kNq3e+16zmIQG14hZ/tb6PhbTyF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laO+cMAAADcAAAADwAAAAAAAAAAAAAAAACYAgAAZHJzL2Rv&#10;d25yZXYueG1sUEsFBgAAAAAEAAQA9QAAAIgDAAAAAA==&#10;" filled="f" stroked="f">
                          <v:textbox>
                            <w:txbxContent>
                              <w:p w14:paraId="7167707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51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51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04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QQjsMA&#10;AADcAAAADwAAAGRycy9kb3ducmV2LnhtbESPQWsCMRSE74L/ITzBmyZaFbsaRSyFnpTaWvD22Dx3&#10;Fzcvyya66783gtDjMDPfMMt1a0txo9oXjjWMhgoEcepMwZmG35/PwRyED8gGS8ek4U4e1qtuZ4mJ&#10;cQ1/0+0QMhEh7BPUkIdQJVL6NCeLfugq4uidXW0xRFln0tTYRLgt5VipmbRYcFzIsaJtTunlcLUa&#10;jrvz6W+i9tmHnVaNa5Vk+y617vfazQJEoDb8h1/tL6PhbTyD55l4B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oQQjsMAAADcAAAADwAAAAAAAAAAAAAAAACYAgAAZHJzL2Rv&#10;d25yZXYueG1sUEsFBgAAAAAEAAQA9QAAAIgDAAAAAA==&#10;" filled="f" stroked="f">
                          <v:textbox>
                            <w:txbxContent>
                              <w:p w14:paraId="0D1E779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51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51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05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i1Fc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8DxZwP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ItRXEAAAA3AAAAA8AAAAAAAAAAAAAAAAAmAIAAGRycy9k&#10;b3ducmV2LnhtbFBLBQYAAAAABAAEAPUAAACJAwAAAAA=&#10;" filled="f" stroked="f">
                          <v:textbox>
                            <w:txbxContent>
                              <w:p w14:paraId="4CEAB67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51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52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06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chZ8AA&#10;AADcAAAADwAAAGRycy9kb3ducmV2LnhtbERPTYvCMBC9C/6HMIK3NVF3Za1GEUXwpOjuCt6GZmyL&#10;zaQ00Xb/vTkIHh/ve75sbSkeVPvCsYbhQIEgTp0pONPw+7P9+AbhA7LB0jFp+CcPy0W3M8fEuIaP&#10;9DiFTMQQ9glqyEOoEil9mpNFP3AVceSurrYYIqwzaWpsYrgt5UipibRYcGzIsaJ1TuntdLca/vbX&#10;y/lTHbKN/aoa1yrJdiq17vfa1QxEoDa8xS/3zmgYj+La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FchZ8AAAADcAAAADwAAAAAAAAAAAAAAAACYAgAAZHJzL2Rvd25y&#10;ZXYueG1sUEsFBgAAAAAEAAQA9QAAAIUDAAAAAA==&#10;" filled="f" stroked="f">
                          <v:textbox>
                            <w:txbxContent>
                              <w:p w14:paraId="17D3C3C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52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52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07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uE/MQA&#10;AADcAAAADwAAAGRycy9kb3ducmV2LnhtbESPT4vCMBTE7wt+h/AEb2vinxWtRpFdBE8uuqvg7dE8&#10;22LzUppo67c3wsIeh5n5DbNYtbYUd6p94VjDoK9AEKfOFJxp+P3ZvE9B+IBssHRMGh7kYbXsvC0w&#10;Ma7hPd0PIRMRwj5BDXkIVSKlT3Oy6PuuIo7exdUWQ5R1Jk2NTYTbUg6VmkiLBceFHCv6zCm9Hm5W&#10;w3F3OZ/G6jv7sh9V41ol2c6k1r1uu56DCNSG//Bfe2s0jIYze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bhPzEAAAA3AAAAA8AAAAAAAAAAAAAAAAAmAIAAGRycy9k&#10;b3ducmV2LnhtbFBLBQYAAAAABAAEAPUAAACJAwAAAAA=&#10;" filled="f" stroked="f">
                          <v:textbox>
                            <w:txbxContent>
                              <w:p w14:paraId="5E741A8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52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52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08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i7vMAA&#10;AADcAAAADwAAAGRycy9kb3ducmV2LnhtbERPy4rCMBTdC/MP4Q7MThPHB9oxyqAIrhSfMLtLc22L&#10;zU1pMrb+vVkILg/nPVu0thR3qn3hWEO/p0AQp84UnGk4HdfdCQgfkA2WjknDgzws5h+dGSbGNbyn&#10;+yFkIoawT1BDHkKVSOnTnCz6nquII3d1tcUQYZ1JU2MTw20pv5UaS4sFx4YcK1rmlN4O/1bDeXv9&#10;uwzVLlvZUdW4Vkm2U6n112f7+wMiUBve4pd7YzQMBnF+PBOPgJ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/i7vMAAAADcAAAADwAAAAAAAAAAAAAAAACYAgAAZHJzL2Rvd25y&#10;ZXYueG1sUEsFBgAAAAAEAAQA9QAAAIUDAAAAAA==&#10;" filled="f" stroked="f">
                          <v:textbox>
                            <w:txbxContent>
                              <w:p w14:paraId="395119C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52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52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09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QeJ8QA&#10;AADcAAAADwAAAGRycy9kb3ducmV2LnhtbESPT2vCQBTE74LfYXkFb7qrVtHUVUQp9FQx/oHeHtln&#10;Epp9G7Jbk377bkHwOMzMb5jVprOVuFPjS8caxiMFgjhzpuRcw/n0PlyA8AHZYOWYNPySh82631th&#10;YlzLR7qnIRcRwj5BDUUIdSKlzwqy6EeuJo7ezTUWQ5RNLk2DbYTbSk6UmkuLJceFAmvaFZR9pz9W&#10;w+Xz9nV9VYd8b2d16zol2S6l1oOXbvsGIlAXnuFH+8NomE7H8H8mHgG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0HifEAAAA3AAAAA8AAAAAAAAAAAAAAAAAmAIAAGRycy9k&#10;b3ducmV2LnhtbFBLBQYAAAAABAAEAPUAAACJAwAAAAA=&#10;" filled="f" stroked="f">
                          <v:textbox>
                            <w:txbxContent>
                              <w:p w14:paraId="4E34C37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52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52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10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aAUMQA&#10;AADcAAAADwAAAGRycy9kb3ducmV2LnhtbESPQWvCQBSE74L/YXmCt7qrtsVGVxFF6MnStBa8PbLP&#10;JJh9G7Krif/eFQoeh5n5hlmsOluJKzW+dKxhPFIgiDNnSs41/P7sXmYgfEA2WDkmDTfysFr2ewtM&#10;jGv5m65pyEWEsE9QQxFCnUjps4Is+pGriaN3co3FEGWTS9NgG+G2khOl3qXFkuNCgTVtCsrO6cVq&#10;OOxPx79X9ZVv7Vvduk5Jth9S6+GgW89BBOrCM/zf/jQaptM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mgFDEAAAA3AAAAA8AAAAAAAAAAAAAAAAAmAIAAGRycy9k&#10;b3ducmV2LnhtbFBLBQYAAAAABAAEAPUAAACJAwAAAAA=&#10;" filled="f" stroked="f">
                          <v:textbox>
                            <w:txbxContent>
                              <w:p w14:paraId="02A6702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52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53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11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oly8QA&#10;AADcAAAADwAAAGRycy9kb3ducmV2LnhtbESPQWvCQBSE74X+h+UVvOluG5WaugmlIniqqFXw9sg+&#10;k9Ds25BdTfrvuwWhx2FmvmGW+WAbcaPO1441PE8UCOLCmZpLDV+H9fgVhA/IBhvHpOGHPOTZ48MS&#10;U+N63tFtH0oRIexT1FCF0KZS+qIii37iWuLoXVxnMUTZldJ02Ee4beSLUnNpsea4UGFLHxUV3/ur&#10;1XD8vJxPU7UtV3bW9m5Qku1Caj16Gt7fQAQawn/43t4YDUmSwN+ZeARk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8qJcvEAAAA3AAAAA8AAAAAAAAAAAAAAAAAmAIAAGRycy9k&#10;b3ducmV2LnhtbFBLBQYAAAAABAAEAPUAAACJAwAAAAA=&#10;" filled="f" stroked="f">
                          <v:textbox>
                            <w:txbxContent>
                              <w:p w14:paraId="434D2B95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53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53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79CEF49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389AA0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34CCDD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481C89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1F9ED2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C0BBAE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90DD93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3527CF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E90670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4CDF8F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CD62CF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3363381B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06C2227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F66EA70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14</w:t>
      </w:r>
    </w:p>
    <w:p w14:paraId="3A3CB457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45DF30E4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1E637904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69264E4A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7D9663CA" w14:textId="5A979C88" w:rsidR="00A87F48" w:rsidRPr="007866A3" w:rsidRDefault="00A87F48" w:rsidP="00A87F48">
      <w:pPr>
        <w:rPr>
          <w:del w:id="1533" w:author="J&amp;J" w:date="2015-05-02T17:40:00Z"/>
          <w:rFonts w:ascii="Arial" w:hAnsi="Arial" w:cs="Arial"/>
          <w:color w:val="000000"/>
          <w:sz w:val="18"/>
          <w:szCs w:val="18"/>
        </w:rPr>
      </w:pPr>
      <w:del w:id="1534" w:author="J&amp;J" w:date="2015-05-02T17:40:00Z">
        <w:r w:rsidRPr="000D241A">
          <w:rPr>
            <w:rFonts w:ascii="Times New Roman" w:hAnsi="Times New Roman"/>
            <w:noProof/>
            <w:color w:val="000000"/>
            <w:lang w:val="es-CO" w:eastAsia="es-CO"/>
          </w:rPr>
          <w:drawing>
            <wp:inline distT="0" distB="0" distL="0" distR="0" wp14:anchorId="6D2C9F17" wp14:editId="7DC71C5A">
              <wp:extent cx="4762500" cy="1847850"/>
              <wp:effectExtent l="0" t="0" r="0" b="0"/>
              <wp:docPr id="596" name="Imagen 59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43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1847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0D7F46B4" w14:textId="410DA654" w:rsidR="00A87F48" w:rsidRPr="007866A3" w:rsidRDefault="00A87F48" w:rsidP="00A87F48">
      <w:pPr>
        <w:rPr>
          <w:del w:id="1535" w:author="J&amp;J" w:date="2015-05-02T17:40:00Z"/>
          <w:rFonts w:ascii="Arial" w:hAnsi="Arial" w:cs="Arial"/>
          <w:color w:val="000000"/>
          <w:sz w:val="18"/>
          <w:szCs w:val="18"/>
        </w:rPr>
      </w:pPr>
      <w:del w:id="1536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63E0176F" wp14:editId="44F3338E">
              <wp:extent cx="904875" cy="276225"/>
              <wp:effectExtent l="0" t="0" r="9525" b="9525"/>
              <wp:docPr id="595" name="Imagen 59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195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66C826DA" w14:textId="77777777" w:rsidR="00A87F48" w:rsidRPr="007866A3" w:rsidRDefault="00A87F48" w:rsidP="00A87F48">
      <w:pPr>
        <w:rPr>
          <w:ins w:id="1537" w:author="J&amp;J" w:date="2015-05-02T17:40:00Z"/>
          <w:rFonts w:ascii="Arial" w:hAnsi="Arial" w:cs="Arial"/>
          <w:color w:val="000000"/>
          <w:sz w:val="18"/>
          <w:szCs w:val="18"/>
        </w:rPr>
      </w:pPr>
      <w:ins w:id="1538" w:author="J&amp;J" w:date="2015-05-02T17:40:00Z">
        <w:r w:rsidRPr="00284C5A">
          <w:rPr>
            <w:rFonts w:ascii="Times New Roman" w:hAnsi="Times New Roman" w:cs="Times New Roman"/>
            <w:noProof/>
            <w:color w:val="000000"/>
            <w:lang w:val="es-CO" w:eastAsia="es-CO"/>
          </w:rPr>
          <w:drawing>
            <wp:inline distT="0" distB="0" distL="0" distR="0" wp14:anchorId="460C1D5E" wp14:editId="59CF8008">
              <wp:extent cx="4762055" cy="1849755"/>
              <wp:effectExtent l="0" t="0" r="635" b="0"/>
              <wp:docPr id="43" name="Imagen 4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62732" cy="185001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78773A1" w14:textId="77777777" w:rsidR="00A87F48" w:rsidRPr="007866A3" w:rsidRDefault="00A87F48" w:rsidP="00A87F48">
      <w:pPr>
        <w:rPr>
          <w:ins w:id="1539" w:author="J&amp;J" w:date="2015-05-02T17:40:00Z"/>
          <w:rFonts w:ascii="Arial" w:hAnsi="Arial" w:cs="Arial"/>
          <w:color w:val="000000"/>
          <w:sz w:val="18"/>
          <w:szCs w:val="18"/>
        </w:rPr>
      </w:pPr>
      <w:ins w:id="1540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086F876E" wp14:editId="39AB363E">
              <wp:extent cx="902252" cy="273050"/>
              <wp:effectExtent l="0" t="0" r="0" b="0"/>
              <wp:docPr id="195" name="Imagen 19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26BB9B0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49BF5261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4BC82AFB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5925AD8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58020A4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F70F750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1541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1542">
          <w:tblGrid>
            <w:gridCol w:w="1129"/>
            <w:gridCol w:w="5670"/>
            <w:gridCol w:w="2823"/>
          </w:tblGrid>
        </w:tblGridChange>
      </w:tblGrid>
      <w:tr w:rsidR="00A87F48" w:rsidRPr="007866A3" w14:paraId="53310F37" w14:textId="77777777" w:rsidTr="00401F78">
        <w:tc>
          <w:tcPr>
            <w:tcW w:w="9622" w:type="dxa"/>
            <w:gridSpan w:val="3"/>
            <w:tcPrChange w:id="1543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5BCC99B1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5712B17F" w14:textId="77777777" w:rsidTr="00401F78">
        <w:tc>
          <w:tcPr>
            <w:tcW w:w="1129" w:type="dxa"/>
            <w:tcPrChange w:id="1544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1C218ABF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1545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4DD48C17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1546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6E0F2BDD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45C418EA" w14:textId="77777777" w:rsidTr="00401F78">
        <w:tc>
          <w:tcPr>
            <w:tcW w:w="1129" w:type="dxa"/>
            <w:tcPrChange w:id="1547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03304AD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1548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6EB44E6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549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162FE07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550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551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1059238819"/>
                <w:placeholder>
                  <w:docPart w:val="D4B9CD0FB9B24699BD379A11E6DB8ED8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1551"/>
                <w:ins w:id="1552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553" w:author="J&amp;J" w:date="2015-05-02T17:40:00Z"/>
              </w:sdtContent>
            </w:sdt>
            <w:customXmlInsRangeEnd w:id="1553"/>
          </w:p>
        </w:tc>
      </w:tr>
      <w:tr w:rsidR="00A87F48" w:rsidRPr="007866A3" w14:paraId="080CBB98" w14:textId="77777777" w:rsidTr="00401F78">
        <w:tc>
          <w:tcPr>
            <w:tcW w:w="1129" w:type="dxa"/>
            <w:tcPrChange w:id="1554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0EFCAC5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1555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0E6D401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556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1040265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557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558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779421717"/>
                <w:placeholder>
                  <w:docPart w:val="F2A3697A596F4E6B86A912ED004A3087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1558"/>
                <w:ins w:id="1559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560" w:author="J&amp;J" w:date="2015-05-02T17:40:00Z"/>
              </w:sdtContent>
            </w:sdt>
            <w:customXmlInsRangeEnd w:id="1560"/>
          </w:p>
        </w:tc>
      </w:tr>
      <w:tr w:rsidR="00A87F48" w:rsidRPr="007866A3" w14:paraId="75342962" w14:textId="77777777" w:rsidTr="00401F78">
        <w:tc>
          <w:tcPr>
            <w:tcW w:w="1129" w:type="dxa"/>
            <w:tcPrChange w:id="1561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6B8568B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1562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780F450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563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7CD7932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564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565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755015835"/>
                <w:placeholder>
                  <w:docPart w:val="2BD746F69AF04D5FB31B07D8F100D24D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1565"/>
                <w:ins w:id="1566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567" w:author="J&amp;J" w:date="2015-05-02T17:40:00Z"/>
              </w:sdtContent>
            </w:sdt>
            <w:customXmlInsRangeEnd w:id="1567"/>
          </w:p>
        </w:tc>
      </w:tr>
      <w:tr w:rsidR="00A87F48" w:rsidRPr="005255A8" w14:paraId="69D4DCC7" w14:textId="77777777" w:rsidTr="00401F78">
        <w:tc>
          <w:tcPr>
            <w:tcW w:w="9622" w:type="dxa"/>
            <w:gridSpan w:val="3"/>
            <w:tcPrChange w:id="1568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6D24910E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2EDDBB0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B5DAA08" w14:textId="58EAA052" w:rsidR="00A87F48" w:rsidRPr="000D241A" w:rsidRDefault="00A87F48" w:rsidP="00401F78">
            <w:pPr>
              <w:rPr>
                <w:del w:id="1569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1570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705344" behindDoc="0" locked="0" layoutInCell="1" allowOverlap="1" wp14:anchorId="3BEF92A1" wp14:editId="5DB08BA8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805" name="Grupo 805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806" name="Rectángulo 335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0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5ACE7D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57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57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0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546465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57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57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0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4057CC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57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57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1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18FC95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57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57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1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42BBE3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57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58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1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D2BF80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58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58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1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AD6EE0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58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58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1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277238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58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58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1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F9B558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58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58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3BEF92A1" id="Grupo 805" o:spid="_x0000_s1312" style="position:absolute;margin-left:63.15pt;margin-top:1.1pt;width:351.75pt;height:103.2pt;z-index:251705344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">
                        <v:rect id="Rectángulo 335" o:spid="_x0000_s1313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EqF8MA&#10;AADcAAAADwAAAGRycy9kb3ducmV2LnhtbESPzW7CMBCE70i8g7VI3MApBxSlGNTSAr3yo5638TaJ&#10;Gq8T25Dk7WskJI6jmflGs9r0phY3cr6yrOBlnoAgzq2uuFBwOe9mKQgfkDXWlknBQB426/FohZm2&#10;HR/pdgqFiBD2GSooQ2gyKX1ekkE/tw1x9H6tMxiidIXUDrsIN7VcJMlSGqw4LpTY0Lak/O90NQoW&#10;O1edP99bv/0YWvo5DN9tl+6Vmk76t1cQgfrwDD/aX1pBmizhfiYeAbn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CEqF8MAAADcAAAADwAAAAAAAAAAAAAAAACYAgAAZHJzL2Rv&#10;d25yZXYueG1sUEsFBgAAAAAEAAQA9QAAAIgDAAAAAA==&#10;" fillcolor="window" strokecolor="#4a7ebb"/>
                        <v:shape id="Cuadro de texto 2" o:spid="_x0000_s1314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bROsUA&#10;AADcAAAADwAAAGRycy9kb3ducmV2LnhtbESPS2vDMBCE74X+B7GF3BIpIW0S10oICYWeWuI8oLfF&#10;Wj+ItTKWGrv/vioEehxm5hsm3Qy2ETfqfO1Yw3SiQBDnztRcajgd38ZLED4gG2wck4Yf8rBZPz6k&#10;mBjX84FuWShFhLBPUEMVQptI6fOKLPqJa4mjV7jOYoiyK6XpsI9w28iZUi/SYs1xocKWdhXl1+zb&#10;ajh/FF+Xufos9/a57d2gJNuV1Hr0NGxfQQQawn/43n43GpZqA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RtE6xQAAANwAAAAPAAAAAAAAAAAAAAAAAJgCAABkcnMv&#10;ZG93bnJldi54bWxQSwUGAAAAAAQABAD1AAAAigMAAAAA&#10;" filled="f" stroked="f">
                          <v:textbox>
                            <w:txbxContent>
                              <w:p w14:paraId="35ACE7D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58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59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15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lFSMEA&#10;AADcAAAADwAAAGRycy9kb3ducmV2LnhtbERPW2vCMBR+H/gfwhH2tiaObdRqFHEIPm3MG/h2aI5p&#10;sTkpTbT13y8Pgz1+fPf5cnCNuFMXas8aJpkCQVx6U7PVcNhvXnIQISIbbDyThgcFWC5GT3MsjO/5&#10;h+67aEUK4VCghirGtpAylBU5DJlviRN38Z3DmGBnpemwT+Guka9KfUiHNaeGCltaV1Redzen4fh1&#10;OZ/e1Lf9dO9t7wcl2U2l1s/jYTUDEWmI/+I/99ZoyFVam86kIyA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LZRUjBAAAA3AAAAA8AAAAAAAAAAAAAAAAAmAIAAGRycy9kb3du&#10;cmV2LnhtbFBLBQYAAAAABAAEAPUAAACGAwAAAAA=&#10;" filled="f" stroked="f">
                          <v:textbox>
                            <w:txbxContent>
                              <w:p w14:paraId="4546465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59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59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16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Xg08IA&#10;AADcAAAADwAAAGRycy9kb3ducmV2LnhtbESPT4vCMBTE7wt+h/CEva2JsitajSKKsKcV/4K3R/Ns&#10;i81LaaLtfnsjCB6HmfkNM523thR3qn3hWEO/p0AQp84UnGk47NdfIxA+IBssHZOGf/Iwn3U+ppgY&#10;1/CW7ruQiQhhn6CGPIQqkdKnOVn0PVcRR+/iaoshyjqTpsYmwm0pB0oNpcWC40KOFS1zSq+7m9Vw&#10;/LucT99qk63sT9W4Vkm2Y6n1Z7ddTEAEasM7/Gr/Gg0jNYbnmXgE5O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leDTwgAAANwAAAAPAAAAAAAAAAAAAAAAAJgCAABkcnMvZG93&#10;bnJldi54bWxQSwUGAAAAAAQABAD1AAAAhwMAAAAA&#10;" filled="f" stroked="f">
                          <v:textbox>
                            <w:txbxContent>
                              <w:p w14:paraId="34057CC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59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59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17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bfk8AA&#10;AADcAAAADwAAAGRycy9kb3ducmV2LnhtbERPy4rCMBTdC/MP4Q6400RR0Y5RhpEBV4r1Ae4uzbUt&#10;09yUJmPr35uF4PJw3st1Zytxp8aXjjWMhgoEceZMybmG0/F3MAfhA7LByjFpeJCH9eqjt8TEuJYP&#10;dE9DLmII+wQ1FCHUiZQ+K8iiH7qaOHI311gMETa5NA22MdxWcqzUTFosOTYUWNNPQdlf+m81nHe3&#10;62Wi9vnGTuvWdUqyXUit+5/d9xeIQF14i1/urdEwH8X58Uw8An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Xbfk8AAAADcAAAADwAAAAAAAAAAAAAAAACYAgAAZHJzL2Rvd25y&#10;ZXYueG1sUEsFBgAAAAAEAAQA9QAAAIUDAAAAAA==&#10;" filled="f" stroked="f">
                          <v:textbox>
                            <w:txbxContent>
                              <w:p w14:paraId="518FC95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59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59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18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p6CMQA&#10;AADcAAAADwAAAGRycy9kb3ducmV2LnhtbESPW2sCMRSE34X+h3AKvmmyYsVuzYoohT5VvLTQt8Pm&#10;7IVuTpZN6m7/vREEH4eZ+YZZrQfbiAt1vnasIZkqEMS5MzWXGs6n98kShA/IBhvHpOGfPKyzp9EK&#10;U+N6PtDlGEoRIexT1FCF0KZS+rwii37qWuLoFa6zGKLsSmk67CPcNnKm1EJarDkuVNjStqL89/hn&#10;NXx9Fj/fc7Uvd/al7d2gJNtXqfX4edi8gQg0hEf43v4wGpZJArcz8QjI7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6egjEAAAA3AAAAA8AAAAAAAAAAAAAAAAAmAIAAGRycy9k&#10;b3ducmV2LnhtbFBLBQYAAAAABAAEAPUAAACJAwAAAAA=&#10;" filled="f" stroked="f">
                          <v:textbox>
                            <w:txbxContent>
                              <w:p w14:paraId="142BBE3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59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59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19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jkf8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3TwR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jkf8MAAADcAAAADwAAAAAAAAAAAAAAAACYAgAAZHJzL2Rv&#10;d25yZXYueG1sUEsFBgAAAAAEAAQA9QAAAIgDAAAAAA==&#10;" filled="f" stroked="f">
                          <v:textbox>
                            <w:txbxContent>
                              <w:p w14:paraId="6D2BF80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59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60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20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RB5MUA&#10;AADcAAAADwAAAGRycy9kb3ducmV2LnhtbESPS2vDMBCE74X8B7GB3BIpSVsSx0oILYWeWuo8ILfF&#10;Wj+ItTKWGrv/vioEehxm5hsm3Q22ETfqfO1Yw3ymQBDnztRcajge3qYrED4gG2wck4Yf8rDbjh5S&#10;TIzr+YtuWShFhLBPUEMVQptI6fOKLPqZa4mjV7jOYoiyK6XpsI9w28iFUs/SYs1xocKWXirKr9m3&#10;1XD6KC7nR/VZvtqntneDkmzXUuvJeNhvQAQawn/43n43GlbzJfydi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pEHkxQAAANwAAAAPAAAAAAAAAAAAAAAAAJgCAABkcnMv&#10;ZG93bnJldi54bWxQSwUGAAAAAAQABAD1AAAAigMAAAAA&#10;" filled="f" stroked="f">
                          <v:textbox>
                            <w:txbxContent>
                              <w:p w14:paraId="4AD6EE0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60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60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21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3ZkM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3TwQi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k3ZkMMAAADcAAAADwAAAAAAAAAAAAAAAACYAgAAZHJzL2Rv&#10;d25yZXYueG1sUEsFBgAAAAAEAAQA9QAAAIgDAAAAAA==&#10;" filled="f" stroked="f">
                          <v:textbox>
                            <w:txbxContent>
                              <w:p w14:paraId="3277238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60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60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22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F8C8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3TwRi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QF8C8MAAADcAAAADwAAAAAAAAAAAAAAAACYAgAAZHJzL2Rv&#10;d25yZXYueG1sUEsFBgAAAAAEAAQA9QAAAIgDAAAAAA==&#10;" filled="f" stroked="f">
                          <v:textbox>
                            <w:txbxContent>
                              <w:p w14:paraId="1F9B558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60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60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2350B340" w14:textId="77777777" w:rsidR="00A87F48" w:rsidRPr="007866A3" w:rsidRDefault="00A87F48" w:rsidP="00401F78">
            <w:pPr>
              <w:rPr>
                <w:ins w:id="1607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1608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638784" behindDoc="0" locked="0" layoutInCell="1" allowOverlap="1" wp14:anchorId="784CB399" wp14:editId="3192F4EF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334" name="Grupo 334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335" name="Rectángulo 335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3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3B8466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60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61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3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6CCAC8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61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61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3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F064A9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61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61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3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6C977C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61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61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4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3DA415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61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61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4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C0BA1A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61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62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4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70EA9E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62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62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4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D56994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62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62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4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14A8F4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62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62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784CB399" id="Grupo 334" o:spid="_x0000_s1323" style="position:absolute;margin-left:63.15pt;margin-top:1.1pt;width:351.75pt;height:103.2pt;z-index:251638784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">
                        <v:rect id="Rectángulo 335" o:spid="_x0000_s1324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AYZMQA&#10;AADcAAAADwAAAGRycy9kb3ducmV2LnhtbESPQWvCQBSE74L/YXlCb7ppo1JS19AWioWag6l4fmSf&#10;Sdrs25DdmuTfuwXB4zAz3zCbdDCNuFDnassKHhcRCOLC6ppLBcfvj/kzCOeRNTaWScFIDtLtdLLB&#10;RNueD3TJfSkChF2CCirv20RKV1Rk0C1sSxy8s+0M+iC7UuoO+wA3jXyKorU0WHNYqLCl94qK3/zP&#10;KPCU7WjsT9kXr3jHP/vlmzxbpR5mw+sLCE+Dv4dv7U+tII5X8H8mHAG5v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2QGGTEAAAA3AAAAA8AAAAAAAAAAAAAAAAAmAIAAGRycy9k&#10;b3ducmV2LnhtbFBLBQYAAAAABAAEAPUAAACJAwAAAAA=&#10;" fillcolor="white [3212]" strokecolor="#4579b8 [3044]"/>
                        <v:shape id="Cuadro de texto 2" o:spid="_x0000_s1325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2GU8QA&#10;AADcAAAADwAAAGRycy9kb3ducmV2LnhtbESPQWvCQBSE74L/YXlCb7pbtWLTbESUQk8W01ro7ZF9&#10;JqHZtyG7NfHfu4WCx2FmvmHSzWAbcaHO1441PM4UCOLCmZpLDZ8fr9M1CB+QDTaOScOVPGyy8SjF&#10;xLiej3TJQykihH2CGqoQ2kRKX1Rk0c9cSxy9s+sshii7UpoO+wi3jZwrtZIWa44LFba0q6j4yX+t&#10;htPh/P21VO/l3j61vRuUZPsstX6YDNsXEIGGcA//t9+MhsViBX9n4hGQ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9dhlPEAAAA3AAAAA8AAAAAAAAAAAAAAAAAmAIAAGRycy9k&#10;b3ducmV2LnhtbFBLBQYAAAAABAAEAPUAAACJAwAAAAA=&#10;" filled="f" stroked="f">
                          <v:textbox>
                            <w:txbxContent>
                              <w:p w14:paraId="13B8466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62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62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26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EjyMQA&#10;AADcAAAADwAAAGRycy9kb3ducmV2LnhtbESPT2sCMRTE74LfIbxCb5pUW7Vbo0il4MlS/4G3x+a5&#10;u7h5WTbRXb+9KQgeh5n5DTOdt7YUV6p94VjDW1+BIE6dKTjTsNv+9CYgfEA2WDomDTfyMJ91O1NM&#10;jGv4j66bkIkIYZ+ghjyEKpHSpzlZ9H1XEUfv5GqLIco6k6bGJsJtKQdKjaTFguNCjhV955SeNxer&#10;Yb8+HQ/v6jdb2o+qca2SbD+l1q8v7eILRKA2PMOP9spoGA7H8H8mHgE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RI8jEAAAA3AAAAA8AAAAAAAAAAAAAAAAAmAIAAGRycy9k&#10;b3ducmV2LnhtbFBLBQYAAAAABAAEAPUAAACJAwAAAAA=&#10;" filled="f" stroked="f">
                          <v:textbox>
                            <w:txbxContent>
                              <w:p w14:paraId="46CCAC8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62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63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27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63usAA&#10;AADcAAAADwAAAGRycy9kb3ducmV2LnhtbERPy4rCMBTdC/MP4Q7MThPHB9oxyqAIrhSfMLtLc22L&#10;zU1pMrb+vVkILg/nPVu0thR3qn3hWEO/p0AQp84UnGk4HdfdCQgfkA2WjknDgzws5h+dGSbGNbyn&#10;+yFkIoawT1BDHkKVSOnTnCz6nquII3d1tcUQYZ1JU2MTw20pv5UaS4sFx4YcK1rmlN4O/1bDeXv9&#10;uwzVLlvZUdW4Vkm2U6n112f7+wMiUBve4pd7YzQMBnFtPBOPgJ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Y63usAAAADcAAAADwAAAAAAAAAAAAAAAACYAgAAZHJzL2Rvd25y&#10;ZXYueG1sUEsFBgAAAAAEAAQA9QAAAIUDAAAAAA==&#10;" filled="f" stroked="f">
                          <v:textbox>
                            <w:txbxContent>
                              <w:p w14:paraId="6F064A9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63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63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28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ISIcUA&#10;AADcAAAADwAAAGRycy9kb3ducmV2LnhtbESPT2vCQBTE7wW/w/KE3nTXaoumboK0CJ4s9U+ht0f2&#10;mYRm34bsauK3dwWhx2FmfsMss97W4kKtrxxrmIwVCOLcmYoLDYf9ejQH4QOywdoxabiShywdPC0x&#10;Ma7jb7rsQiEihH2CGsoQmkRKn5dk0Y9dQxy9k2sthijbQpoWuwi3tXxR6k1arDgulNjQR0n53+5s&#10;NRy3p9+fmfoqPu1r07leSbYLqfXzsF+9gwjUh//wo70xGqbTBdzPxCM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whIhxQAAANwAAAAPAAAAAAAAAAAAAAAAAJgCAABkcnMv&#10;ZG93bnJldi54bWxQSwUGAAAAAAQABAD1AAAAigMAAAAA&#10;" filled="f" stroked="f">
                          <v:textbox>
                            <w:txbxContent>
                              <w:p w14:paraId="56C977C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63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63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29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7IwcAA&#10;AADcAAAADwAAAGRycy9kb3ducmV2LnhtbERPy4rCMBTdC/5DuII7TXwyVqOIMjArRWdGcHdprm2x&#10;uSlNxnb+3iwEl4fzXm1aW4oH1b5wrGE0VCCIU2cKzjT8fH8OPkD4gGywdEwa/snDZt3trDAxruET&#10;Pc4hEzGEfYIa8hCqREqf5mTRD11FHLmbqy2GCOtMmhqbGG5LOVZqLi0WHBtyrGiXU3o//1kNv4fb&#10;9TJVx2xvZ1XjWiXZLqTW/V67XYII1Ia3+OX+Mhom0zg/nolHQK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/7IwcAAAADcAAAADwAAAAAAAAAAAAAAAACYAgAAZHJzL2Rvd25y&#10;ZXYueG1sUEsFBgAAAAAEAAQA9QAAAIUDAAAAAA==&#10;" filled="f" stroked="f">
                          <v:textbox>
                            <w:txbxContent>
                              <w:p w14:paraId="13DA415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63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63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30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JtWsQA&#10;AADcAAAADwAAAGRycy9kb3ducmV2LnhtbESPQWvCQBSE74L/YXkFb7qrVbGpq4il0JNiWgu9PbLP&#10;JDT7NmRXE/+9Kwgeh5n5hlmuO1uJCzW+dKxhPFIgiDNnSs41/Hx/DhcgfEA2WDkmDVfysF71e0tM&#10;jGv5QJc05CJC2CeooQihTqT0WUEW/cjVxNE7ucZiiLLJpWmwjXBbyYlSc2mx5LhQYE3bgrL/9Gw1&#10;HHenv9+p2ucfdla3rlOS7ZvUevDSbd5BBOrCM/xofxkNr9Mx3M/EI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ybVrEAAAA3AAAAA8AAAAAAAAAAAAAAAAAmAIAAGRycy9k&#10;b3ducmV2LnhtbFBLBQYAAAAABAAEAPUAAACJAwAAAAA=&#10;" filled="f" stroked="f">
                          <v:textbox>
                            <w:txbxContent>
                              <w:p w14:paraId="1C0BA1A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63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63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31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DzLcUA&#10;AADcAAAADwAAAGRycy9kb3ducmV2LnhtbESPS2vDMBCE74H8B7GB3hqpeZTEtRxCQqGnhOYFvS3W&#10;xja1VsZSY/ffV4FCjsPMfMOkq97W4katrxxreBkrEMS5MxUXGk7H9+cFCB+QDdaOScMveVhlw0GK&#10;iXEdf9LtEAoRIewT1FCG0CRS+rwki37sGuLoXV1rMUTZFtK02EW4reVEqVdpseK4UGJDm5Ly78OP&#10;1XDeXb8uM7UvtnbedK5Xku1Sav006tdvIAL14RH+b38YDdPZBO5n4hGQ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YPMtxQAAANwAAAAPAAAAAAAAAAAAAAAAAJgCAABkcnMv&#10;ZG93bnJldi54bWxQSwUGAAAAAAQABAD1AAAAigMAAAAA&#10;" filled="f" stroked="f">
                          <v:textbox>
                            <w:txbxContent>
                              <w:p w14:paraId="470EA9E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63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64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32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xWtsQA&#10;AADcAAAADwAAAGRycy9kb3ducmV2LnhtbESPT2vCQBTE7wW/w/KE3nTXPxUbXUUUwVOLaS14e2Sf&#10;STD7NmS3Jn57tyD0OMzMb5jlurOVuFHjS8caRkMFgjhzpuRcw/fXfjAH4QOywcoxabiTh/Wq97LE&#10;xLiWj3RLQy4ihH2CGooQ6kRKnxVk0Q9dTRy9i2sshiibXJoG2wi3lRwrNZMWS44LBda0LSi7pr9W&#10;w+njcv6Zqs98Z9/q1nVKsn2XWr/2u80CRKAu/Ief7YPRMJlO4O9MPAJ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sVrbEAAAA3AAAAA8AAAAAAAAAAAAAAAAAmAIAAGRycy9k&#10;b3ducmV2LnhtbFBLBQYAAAAABAAEAPUAAACJAwAAAAA=&#10;" filled="f" stroked="f">
                          <v:textbox>
                            <w:txbxContent>
                              <w:p w14:paraId="3D56994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64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64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33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XOwsQA&#10;AADcAAAADwAAAGRycy9kb3ducmV2LnhtbESPT2vCQBTE7wW/w/IEb7prTcVGV5GK4MninxZ6e2Sf&#10;STD7NmRXk377riD0OMzMb5jFqrOVuFPjS8caxiMFgjhzpuRcw/m0Hc5A+IBssHJMGn7Jw2rZe1lg&#10;alzLB7ofQy4ihH2KGooQ6lRKnxVk0Y9cTRy9i2sshiibXJoG2wi3lXxVaiotlhwXCqzpo6DserxZ&#10;DV/7y893oj7zjX2rW9cpyfZdaj3od+s5iEBd+A8/2zujYZIk8DgTj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FzsLEAAAA3AAAAA8AAAAAAAAAAAAAAAAAmAIAAGRycy9k&#10;b3ducmV2LnhtbFBLBQYAAAAABAAEAPUAAACJAwAAAAA=&#10;" filled="f" stroked="f">
                          <v:textbox>
                            <w:txbxContent>
                              <w:p w14:paraId="114A8F4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64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64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69F9568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D7915F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94C82E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747313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137B52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12DF03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A652D4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68782D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7B26D5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31934D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90BEEC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2626A1E0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31CD136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7392DF5A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15</w:t>
      </w:r>
    </w:p>
    <w:p w14:paraId="648F7E9F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6FF98E93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53DF7E0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3FF3EB94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BA15659" w14:textId="7CB4B355" w:rsidR="00A87F48" w:rsidRPr="007866A3" w:rsidRDefault="00A87F48" w:rsidP="00A87F48">
      <w:pPr>
        <w:rPr>
          <w:del w:id="1645" w:author="J&amp;J" w:date="2015-05-02T17:40:00Z"/>
          <w:rFonts w:ascii="Arial" w:hAnsi="Arial" w:cs="Arial"/>
          <w:color w:val="000000"/>
          <w:sz w:val="18"/>
          <w:szCs w:val="18"/>
        </w:rPr>
      </w:pPr>
      <w:del w:id="1646" w:author="J&amp;J" w:date="2015-05-02T17:40:00Z">
        <w:r w:rsidRPr="000D241A">
          <w:rPr>
            <w:rFonts w:ascii="Times New Roman" w:hAnsi="Times New Roman"/>
            <w:noProof/>
            <w:color w:val="000000"/>
            <w:lang w:val="es-CO" w:eastAsia="es-CO"/>
          </w:rPr>
          <w:drawing>
            <wp:inline distT="0" distB="0" distL="0" distR="0" wp14:anchorId="26EFF4B0" wp14:editId="36447E79">
              <wp:extent cx="4724400" cy="1838325"/>
              <wp:effectExtent l="0" t="0" r="0" b="9525"/>
              <wp:docPr id="594" name="Imagen 59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44"/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24400" cy="1838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77A560B" w14:textId="25769CBF" w:rsidR="00A87F48" w:rsidRPr="007866A3" w:rsidRDefault="00A87F48" w:rsidP="00A87F48">
      <w:pPr>
        <w:rPr>
          <w:del w:id="1647" w:author="J&amp;J" w:date="2015-05-02T17:40:00Z"/>
          <w:rFonts w:ascii="Arial" w:hAnsi="Arial" w:cs="Arial"/>
          <w:color w:val="000000"/>
          <w:sz w:val="18"/>
          <w:szCs w:val="18"/>
        </w:rPr>
      </w:pPr>
      <w:del w:id="1648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5E8AC4F9" wp14:editId="7A4ADFBF">
              <wp:extent cx="904875" cy="276225"/>
              <wp:effectExtent l="0" t="0" r="9525" b="9525"/>
              <wp:docPr id="593" name="Imagen 59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196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B43C94D" w14:textId="77777777" w:rsidR="00A87F48" w:rsidRPr="007866A3" w:rsidRDefault="00A87F48" w:rsidP="00A87F48">
      <w:pPr>
        <w:rPr>
          <w:ins w:id="1649" w:author="J&amp;J" w:date="2015-05-02T17:40:00Z"/>
          <w:rFonts w:ascii="Arial" w:hAnsi="Arial" w:cs="Arial"/>
          <w:color w:val="000000"/>
          <w:sz w:val="18"/>
          <w:szCs w:val="18"/>
        </w:rPr>
      </w:pPr>
      <w:ins w:id="1650" w:author="J&amp;J" w:date="2015-05-02T17:40:00Z">
        <w:r w:rsidRPr="00284C5A">
          <w:rPr>
            <w:rFonts w:ascii="Times New Roman" w:hAnsi="Times New Roman" w:cs="Times New Roman"/>
            <w:noProof/>
            <w:color w:val="000000"/>
            <w:lang w:val="es-CO" w:eastAsia="es-CO"/>
          </w:rPr>
          <w:drawing>
            <wp:inline distT="0" distB="0" distL="0" distR="0" wp14:anchorId="6DCB5481" wp14:editId="2C75D758">
              <wp:extent cx="4729360" cy="1837055"/>
              <wp:effectExtent l="0" t="0" r="0" b="0"/>
              <wp:docPr id="44" name="Imagen 4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32130" cy="183813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28E58A1" w14:textId="77777777" w:rsidR="00A87F48" w:rsidRPr="007866A3" w:rsidRDefault="00A87F48" w:rsidP="00A87F48">
      <w:pPr>
        <w:rPr>
          <w:ins w:id="1651" w:author="J&amp;J" w:date="2015-05-02T17:40:00Z"/>
          <w:rFonts w:ascii="Arial" w:hAnsi="Arial" w:cs="Arial"/>
          <w:color w:val="000000"/>
          <w:sz w:val="18"/>
          <w:szCs w:val="18"/>
        </w:rPr>
      </w:pPr>
      <w:ins w:id="1652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3FD315D3" wp14:editId="1FF904BD">
              <wp:extent cx="902252" cy="273050"/>
              <wp:effectExtent l="0" t="0" r="0" b="0"/>
              <wp:docPr id="196" name="Imagen 19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9EAE12C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62CD0FCD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6FE41BDD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D0DD8C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74349DA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2B750311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1653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1654">
          <w:tblGrid>
            <w:gridCol w:w="1129"/>
            <w:gridCol w:w="5670"/>
            <w:gridCol w:w="2823"/>
          </w:tblGrid>
        </w:tblGridChange>
      </w:tblGrid>
      <w:tr w:rsidR="00A87F48" w:rsidRPr="007866A3" w14:paraId="77449B1B" w14:textId="77777777" w:rsidTr="00401F78">
        <w:tc>
          <w:tcPr>
            <w:tcW w:w="9622" w:type="dxa"/>
            <w:gridSpan w:val="3"/>
            <w:tcPrChange w:id="1655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430378F8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1CD1EEA7" w14:textId="77777777" w:rsidTr="00401F78">
        <w:tc>
          <w:tcPr>
            <w:tcW w:w="1129" w:type="dxa"/>
            <w:tcPrChange w:id="1656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1DFF52EC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1657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671CE1CD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1658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5A0F6CE8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69F05E1C" w14:textId="77777777" w:rsidTr="00401F78">
        <w:tc>
          <w:tcPr>
            <w:tcW w:w="1129" w:type="dxa"/>
            <w:tcPrChange w:id="1659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3CBD458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1660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4420084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661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1BE98DC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662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663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407567332"/>
                <w:placeholder>
                  <w:docPart w:val="073C274CB0044C57BDF3A7C2B622A756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1663"/>
                <w:ins w:id="1664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665" w:author="J&amp;J" w:date="2015-05-02T17:40:00Z"/>
              </w:sdtContent>
            </w:sdt>
            <w:customXmlInsRangeEnd w:id="1665"/>
          </w:p>
        </w:tc>
      </w:tr>
      <w:tr w:rsidR="00A87F48" w:rsidRPr="007866A3" w14:paraId="47440E86" w14:textId="77777777" w:rsidTr="00401F78">
        <w:tc>
          <w:tcPr>
            <w:tcW w:w="1129" w:type="dxa"/>
            <w:tcPrChange w:id="1666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4557441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1667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3FDB2F9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668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56BDB7E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669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670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681860169"/>
                <w:placeholder>
                  <w:docPart w:val="084BA20E31054FEE984B3AEC39583A1D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1670"/>
                <w:ins w:id="1671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672" w:author="J&amp;J" w:date="2015-05-02T17:40:00Z"/>
              </w:sdtContent>
            </w:sdt>
            <w:customXmlInsRangeEnd w:id="1672"/>
          </w:p>
        </w:tc>
      </w:tr>
      <w:tr w:rsidR="00A87F48" w:rsidRPr="007866A3" w14:paraId="18C7FF20" w14:textId="77777777" w:rsidTr="00401F78">
        <w:tc>
          <w:tcPr>
            <w:tcW w:w="1129" w:type="dxa"/>
            <w:tcPrChange w:id="1673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18EE181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1674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011E723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675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08113FC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676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677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1218503330"/>
                <w:placeholder>
                  <w:docPart w:val="9A5627546DD84525ABBE7886EA25CC4D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1677"/>
                <w:ins w:id="1678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679" w:author="J&amp;J" w:date="2015-05-02T17:40:00Z"/>
              </w:sdtContent>
            </w:sdt>
            <w:customXmlInsRangeEnd w:id="1679"/>
          </w:p>
        </w:tc>
      </w:tr>
      <w:tr w:rsidR="00A87F48" w:rsidRPr="005255A8" w14:paraId="7DBFA5E2" w14:textId="77777777" w:rsidTr="00401F78">
        <w:tc>
          <w:tcPr>
            <w:tcW w:w="9622" w:type="dxa"/>
            <w:gridSpan w:val="3"/>
            <w:tcPrChange w:id="1680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4B932117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666942D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F36EFCD" w14:textId="7CB6BB45" w:rsidR="00A87F48" w:rsidRPr="000D241A" w:rsidRDefault="00A87F48" w:rsidP="00401F78">
            <w:pPr>
              <w:rPr>
                <w:del w:id="1681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1682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706368" behindDoc="0" locked="0" layoutInCell="1" allowOverlap="1" wp14:anchorId="70D90479" wp14:editId="188335E1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794" name="Grupo 794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795" name="Rectángulo 346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9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52CE13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68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68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9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5C8547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68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68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9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15D4B7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68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68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9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326210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68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69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0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8CEC85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69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69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0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FE96D0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69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69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0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90980A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69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69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0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C9AA82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69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69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80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432575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69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70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70D90479" id="Grupo 794" o:spid="_x0000_s1334" style="position:absolute;margin-left:63.15pt;margin-top:1.1pt;width:351.75pt;height:103.2pt;z-index:251706368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">
                        <v:rect id="Rectángulo 346" o:spid="_x0000_s1335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21scQA&#10;AADcAAAADwAAAGRycy9kb3ducmV2LnhtbESPzW7CMBCE75V4B2uReitOkdpCikFAy8+1gDgv8TaJ&#10;Gq8T2yXJ22OkSj2OZuYbzWzRmUpcyfnSsoLnUQKCOLO65FzB6bh5moDwAVljZZkU9ORhMR88zDDV&#10;tuUvuh5CLiKEfYoKihDqVEqfFWTQj2xNHL1v6wyGKF0utcM2wk0lx0nyKg2WHBcKrGldUPZz+DUK&#10;xhtXHj9XjV9/9A1ddv25aSdbpR6H3fIdRKAu/If/2nut4G36Avcz8QjI+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NtbHEAAAA3AAAAA8AAAAAAAAAAAAAAAAAmAIAAGRycy9k&#10;b3ducmV2LnhtbFBLBQYAAAAABAAEAPUAAACJAwAAAAA=&#10;" fillcolor="window" strokecolor="#4a7ebb"/>
                        <v:shape id="Cuadro de texto 2" o:spid="_x0000_s1336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R1cMQA&#10;AADcAAAADwAAAGRycy9kb3ducmV2LnhtbESPT2vCQBTE74LfYXmCN91V6r/UVcRS6KliWgu9PbLP&#10;JDT7NmRXE799VxA8DjPzG2a97WwlrtT40rGGyViBIM6cKTnX8P31PlqC8AHZYOWYNNzIw3bT760x&#10;Ma7lI13TkIsIYZ+ghiKEOpHSZwVZ9GNXE0fv7BqLIcoml6bBNsJtJadKzaXFkuNCgTXtC8r+0ovV&#10;cPo8//68qEP+Zmd16zol2a6k1sNBt3sFEagLz/Cj/WE0LFZzuJ+JR0B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0dXDEAAAA3AAAAA8AAAAAAAAAAAAAAAAAmAIAAGRycy9k&#10;b3ducmV2LnhtbFBLBQYAAAAABAAEAPUAAACJAwAAAAA=&#10;" filled="f" stroked="f">
                          <v:textbox>
                            <w:txbxContent>
                              <w:p w14:paraId="252CE13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70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70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37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jQ68QA&#10;AADcAAAADwAAAGRycy9kb3ducmV2LnhtbESPT2vCQBTE74LfYXmCN91V6r/UVcRS6KliWgu9PbLP&#10;JDT7NmRXE799VxA8DjPzG2a97WwlrtT40rGGyViBIM6cKTnX8P31PlqC8AHZYOWYNNzIw3bT760x&#10;Ma7lI13TkIsIYZ+ghiKEOpHSZwVZ9GNXE0fv7BqLIcoml6bBNsJtJadKzaXFkuNCgTXtC8r+0ovV&#10;cPo8//68qEP+Zmd16zol2a6k1sNBt3sFEagLz/Cj/WE0LFYLuJ+JR0B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340OvEAAAA3AAAAA8AAAAAAAAAAAAAAAAAmAIAAGRycy9k&#10;b3ducmV2LnhtbFBLBQYAAAAABAAEAPUAAACJAwAAAAA=&#10;" filled="f" stroked="f">
                          <v:textbox>
                            <w:txbxContent>
                              <w:p w14:paraId="45C8547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70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70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38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dEmcAA&#10;AADcAAAADwAAAGRycy9kb3ducmV2LnhtbERPy4rCMBTdC/5DuII7TRRHx2oUUQRXIz5mYHaX5toW&#10;m5vSRNv5+8lCcHk47+W6taV4Uu0LxxpGQwWCOHWm4EzD9bIffILwAdlg6Zg0/JGH9arbWWJiXMMn&#10;ep5DJmII+wQ15CFUiZQ+zcmiH7qKOHI3V1sMEdaZNDU2MdyWcqzUVFosODbkWNE2p/R+flgN31+3&#10;35+JOmY7+1E1rlWS7Vxq3e+1mwWIQG14i1/ug9Ewm8e1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GdEmcAAAADcAAAADwAAAAAAAAAAAAAAAACYAgAAZHJzL2Rvd25y&#10;ZXYueG1sUEsFBgAAAAAEAAQA9QAAAIUDAAAAAA==&#10;" filled="f" stroked="f">
                          <v:textbox>
                            <w:txbxContent>
                              <w:p w14:paraId="315D4B7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70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70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39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vhAsQA&#10;AADcAAAADwAAAGRycy9kb3ducmV2LnhtbESPT2sCMRTE7wW/Q3hCbzVpqdpdN0pRBE8VtQreHpu3&#10;f+jmZdlEd/vtm0Khx2FmfsNkq8E24k6drx1reJ4oEMS5MzWXGj5P26c3ED4gG2wck4Zv8rBajh4y&#10;TI3r+UD3YyhFhLBPUUMVQptK6fOKLPqJa4mjV7jOYoiyK6XpsI9w28gXpWbSYs1xocKW1hXlX8eb&#10;1XD+KK6XV7UvN3ba9m5Qkm0itX4cD+8LEIGG8B/+a++MhnmSwO+ZeAT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r4QLEAAAA3AAAAA8AAAAAAAAAAAAAAAAAmAIAAGRycy9k&#10;b3ducmV2LnhtbFBLBQYAAAAABAAEAPUAAACJAwAAAAA=&#10;" filled="f" stroked="f">
                          <v:textbox>
                            <w:txbxContent>
                              <w:p w14:paraId="6326210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70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70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40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9JTsEA&#10;AADcAAAADwAAAGRycy9kb3ducmV2LnhtbERPW2vCMBR+H/gfwhH2tiaObdRqFHEIPm3MG/h2aI5p&#10;sTkpTbT13y8Pgz1+fPf5cnCNuFMXas8aJpkCQVx6U7PVcNhvXnIQISIbbDyThgcFWC5GT3MsjO/5&#10;h+67aEUK4VCghirGtpAylBU5DJlviRN38Z3DmGBnpemwT+Guka9KfUiHNaeGCltaV1Redzen4fh1&#10;OZ/e1Lf9dO9t7wcl2U2l1s/jYTUDEWmI/+I/99ZoyFWan86kIyA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yvSU7BAAAA3AAAAA8AAAAAAAAAAAAAAAAAmAIAAGRycy9kb3du&#10;cmV2LnhtbFBLBQYAAAAABAAEAPUAAACGAwAAAAA=&#10;" filled="f" stroked="f">
                          <v:textbox>
                            <w:txbxContent>
                              <w:p w14:paraId="48CEC85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70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71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41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Ps1cQA&#10;AADcAAAADwAAAGRycy9kb3ducmV2LnhtbESPzWrDMBCE74W8g9hAb7WU0AbXjWxKQ6Gnhvw0kNti&#10;bWxTa2UsNXbfPgoEchxm5htmWYy2FWfqfeNYwyxRIIhLZxquNOx3n08pCB+QDbaOScM/eSjyycMS&#10;M+MG3tB5GyoRIewz1FCH0GVS+rImiz5xHXH0Tq63GKLsK2l6HCLctnKu1EJabDgu1NjRR03l7/bP&#10;avj5Ph0Pz2pdrexLN7hRSbavUuvH6fj+BiLQGO7hW/vLaEjVDK5n4hGQ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j7NXEAAAA3AAAAA8AAAAAAAAAAAAAAAAAmAIAAGRycy9k&#10;b3ducmV2LnhtbFBLBQYAAAAABAAEAPUAAACJAwAAAAA=&#10;" filled="f" stroked="f">
                          <v:textbox>
                            <w:txbxContent>
                              <w:p w14:paraId="3FE96D0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71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71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42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FyosQA&#10;AADcAAAADwAAAGRycy9kb3ducmV2LnhtbESPzWrDMBCE74W8g9hAb7WU0BbHiWxCS6CnluYPclus&#10;jW1irYylxO7bV4VCjsPMfMOsitG24ka9bxxrmCUKBHHpTMOVhv1u85SC8AHZYOuYNPyQhyKfPKww&#10;M27gb7ptQyUihH2GGuoQukxKX9Zk0SeuI47e2fUWQ5R9JU2PQ4TbVs6VepUWG44LNXb0VlN52V6t&#10;hsPn+XR8Vl/Vu33pBjcqyXYhtX6cjusliEBjuIf/2x9GQ6rm8HcmHgG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xcqLEAAAA3AAAAA8AAAAAAAAAAAAAAAAAmAIAAGRycy9k&#10;b3ducmV2LnhtbFBLBQYAAAAABAAEAPUAAACJAwAAAAA=&#10;" filled="f" stroked="f">
                          <v:textbox>
                            <w:txbxContent>
                              <w:p w14:paraId="790980A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71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71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43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3XOcUA&#10;AADcAAAADwAAAGRycy9kb3ducmV2LnhtbESPS2vDMBCE74X+B7GF3BIpSRsS10oICYWeWuI8oLfF&#10;Wj+ItTKWGrv/vioEehxm5hsm3Qy2ETfqfO1Yw3SiQBDnztRcajgd38ZLED4gG2wck4Yf8rBZPz6k&#10;mBjX84FuWShFhLBPUEMVQptI6fOKLPqJa4mjV7jOYoiyK6XpsI9w28iZUgtpsea4UGFLu4rya/Zt&#10;NZw/iq/Ls/os9/al7d2gJNuV1Hr0NGxfQQQawn/43n43GpZqDn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fdc5xQAAANwAAAAPAAAAAAAAAAAAAAAAAJgCAABkcnMv&#10;ZG93bnJldi54bWxQSwUGAAAAAAQABAD1AAAAigMAAAAA&#10;" filled="f" stroked="f">
                          <v:textbox>
                            <w:txbxContent>
                              <w:p w14:paraId="7C9AA82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71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71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44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RPTcQA&#10;AADcAAAADwAAAGRycy9kb3ducmV2LnhtbESPzWrDMBCE74W8g9hAbrWUkhbHiWxCS6CnluYPclus&#10;jW1irYylxu7bV4VCjsPMfMOsi9G24ka9bxxrmCcKBHHpTMOVhsN++5iC8AHZYOuYNPyQhyKfPKwx&#10;M27gL7rtQiUihH2GGuoQukxKX9Zk0SeuI47exfUWQ5R9JU2PQ4TbVj4p9SItNhwXauzotabyuvu2&#10;Go4fl/NpoT6rN/vcDW5Uku1Saj2bjpsViEBjuIf/2+9GQ6oW8HcmHgG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UT03EAAAA3AAAAA8AAAAAAAAAAAAAAAAAmAIAAGRycy9k&#10;b3ducmV2LnhtbFBLBQYAAAAABAAEAPUAAACJAwAAAAA=&#10;" filled="f" stroked="f">
                          <v:textbox>
                            <w:txbxContent>
                              <w:p w14:paraId="5432575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71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71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299A6B4F" w14:textId="77777777" w:rsidR="00A87F48" w:rsidRPr="007866A3" w:rsidRDefault="00A87F48" w:rsidP="00401F78">
            <w:pPr>
              <w:rPr>
                <w:ins w:id="1719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1720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639808" behindDoc="0" locked="0" layoutInCell="1" allowOverlap="1" wp14:anchorId="2F378C45" wp14:editId="010D0318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345" name="Grupo 345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346" name="Rectángulo 346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18F0F0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72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72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4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373969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72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72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4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1EFFFC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72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72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5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0A4BD75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72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72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5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89FE28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72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73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5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7911F3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73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73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5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A839C1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73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73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5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015B3A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73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73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5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8C6B17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73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73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2F378C45" id="Grupo 345" o:spid="_x0000_s1345" style="position:absolute;margin-left:63.15pt;margin-top:1.1pt;width:351.75pt;height:103.2pt;z-index:251639808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">
                        <v:rect id="Rectángulo 346" o:spid="_x0000_s1346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T1bsQA&#10;AADcAAAADwAAAGRycy9kb3ducmV2LnhtbESPQWvCQBSE70L/w/IKvZlNrQ0lukotlAjVg7F4fmSf&#10;Sdrs25Bdk/jvu0LB4zAz3zDL9Wga0VPnassKnqMYBHFhdc2lgu/j5/QNhPPIGhvLpOBKDtarh8kS&#10;U20HPlCf+1IECLsUFVTet6mUrqjIoItsSxy8s+0M+iC7UuoOhwA3jZzFcSIN1hwWKmzpo6LiN78Y&#10;BZ72GV2H0/6LXznjn918I89WqafH8X0BwtPo7+H/9lYreJkncDsTj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E9W7EAAAA3AAAAA8AAAAAAAAAAAAAAAAAmAIAAGRycy9k&#10;b3ducmV2LnhtbFBLBQYAAAAABAAEAPUAAACJAwAAAAA=&#10;" fillcolor="white [3212]" strokecolor="#4579b8 [3044]"/>
                        <v:shape id="Cuadro de texto 2" o:spid="_x0000_s1347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dQtcQA&#10;AADcAAAADwAAAGRycy9kb3ducmV2LnhtbESPT2sCMRTE74LfIbyCN03aWrVbo5SK0JPiX/D22Dx3&#10;Fzcvyya6229vCoLHYWZ+w0znrS3FjWpfONbwOlAgiFNnCs407HfL/gSED8gGS8ek4Y88zGfdzhQT&#10;4xre0G0bMhEh7BPUkIdQJVL6NCeLfuAq4uidXW0xRFln0tTYRLgt5ZtSI2mx4LiQY0U/OaWX7dVq&#10;OKzOp+NQrbOF/aga1yrJ9lNq3Xtpv79ABGrDM/xo/xoN78Mx/J+JR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XULXEAAAA3AAAAA8AAAAAAAAAAAAAAAAAmAIAAGRycy9k&#10;b3ducmV2LnhtbFBLBQYAAAAABAAEAPUAAACJAwAAAAA=&#10;" filled="f" stroked="f">
                          <v:textbox>
                            <w:txbxContent>
                              <w:p w14:paraId="418F0F0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73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74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48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jEx8AA&#10;AADcAAAADwAAAGRycy9kb3ducmV2LnhtbERPy4rCMBTdC/5DuII7TXwyVqOIMjArRWdGcHdprm2x&#10;uSlNxnb+3iwEl4fzXm1aW4oH1b5wrGE0VCCIU2cKzjT8fH8OPkD4gGywdEwa/snDZt3trDAxruET&#10;Pc4hEzGEfYIa8hCqREqf5mTRD11FHLmbqy2GCOtMmhqbGG5LOVZqLi0WHBtyrGiXU3o//1kNv4fb&#10;9TJVx2xvZ1XjWiXZLqTW/V67XYII1Ia3+OX+Mhom07g2nolHQK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YjEx8AAAADcAAAADwAAAAAAAAAAAAAAAACYAgAAZHJzL2Rvd25y&#10;ZXYueG1sUEsFBgAAAAAEAAQA9QAAAIUDAAAAAA==&#10;" filled="f" stroked="f">
                          <v:textbox>
                            <w:txbxContent>
                              <w:p w14:paraId="6373969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74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74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49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RhXMQA&#10;AADcAAAADwAAAGRycy9kb3ducmV2LnhtbESPT4vCMBTE7wt+h/AEb5r4ZxetRhFF8LTLuqvg7dE8&#10;22LzUppo67c3C8Ieh5n5DbNYtbYUd6p94VjDcKBAEKfOFJxp+P3Z9acgfEA2WDomDQ/ysFp23haY&#10;GNfwN90PIRMRwj5BDXkIVSKlT3Oy6AeuIo7exdUWQ5R1Jk2NTYTbUo6U+pAWC44LOVa0ySm9Hm5W&#10;w/Hzcj5N1Fe2te9V41ol2c6k1r1uu56DCNSG//CrvTcaxpMZ/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EYVzEAAAA3AAAAA8AAAAAAAAAAAAAAAAAmAIAAGRycy9k&#10;b3ducmV2LnhtbFBLBQYAAAAABAAEAPUAAACJAwAAAAA=&#10;" filled="f" stroked="f">
                          <v:textbox>
                            <w:txbxContent>
                              <w:p w14:paraId="01EFFFC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74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74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50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deHMAA&#10;AADcAAAADwAAAGRycy9kb3ducmV2LnhtbERPy4rCMBTdC/MP4Q7MThNnVLRjlEERXCk+YXaX5toW&#10;m5vSRFv/3iwEl4fzns5bW4o71b5wrKHfUyCIU2cKzjQcD6vuGIQPyAZLx6ThQR7ms4/OFBPjGt7R&#10;fR8yEUPYJ6ghD6FKpPRpThZ9z1XEkbu42mKIsM6kqbGJ4baU30qNpMWCY0OOFS1ySq/7m9Vw2lz+&#10;zwO1zZZ2WDWuVZLtRGr99dn+/YII1Ia3+OVeGw0/wzg/nolHQM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ideHMAAAADcAAAADwAAAAAAAAAAAAAAAACYAgAAZHJzL2Rvd25y&#10;ZXYueG1sUEsFBgAAAAAEAAQA9QAAAIUDAAAAAA==&#10;" filled="f" stroked="f">
                          <v:textbox>
                            <w:txbxContent>
                              <w:p w14:paraId="20A4BD75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74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74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51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v7h8QA&#10;AADcAAAADwAAAGRycy9kb3ducmV2LnhtbESPQWvCQBSE74L/YXmCt7qr1WJjNiKWQk+W2lrw9sg+&#10;k2D2bciuJv57t1DwOMzMN0y67m0trtT6yrGG6USBIM6dqbjQ8PP9/rQE4QOywdoxabiRh3U2HKSY&#10;GNfxF133oRARwj5BDWUITSKlz0uy6CeuIY7eybUWQ5RtIU2LXYTbWs6UepEWK44LJTa0LSk/7y9W&#10;w2F3Ov7O1WfxZhdN53ol2b5KrcejfrMCEagPj/B/+8NoeF5M4e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r+4fEAAAA3AAAAA8AAAAAAAAAAAAAAAAAmAIAAGRycy9k&#10;b3ducmV2LnhtbFBLBQYAAAAABAAEAPUAAACJAwAAAAA=&#10;" filled="f" stroked="f">
                          <v:textbox>
                            <w:txbxContent>
                              <w:p w14:paraId="389FE28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74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74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52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ll8MMA&#10;AADcAAAADwAAAGRycy9kb3ducmV2LnhtbESPQWsCMRSE74L/ITzBmyZaLXY1ilgKPSm1teDtsXnu&#10;Lm5elk10139vBMHjMDPfMItVa0txpdoXjjWMhgoEcepMwZmGv9+vwQyED8gGS8ek4UYeVstuZ4GJ&#10;cQ3/0HUfMhEh7BPUkIdQJVL6NCeLfugq4uidXG0xRFln0tTYRLgt5Vipd2mx4LiQY0WbnNLz/mI1&#10;HLan4/9E7bJPO60a1yrJ9kNq3e+16zmIQG14hZ/tb6PhbTqG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bll8MMAAADcAAAADwAAAAAAAAAAAAAAAACYAgAAZHJzL2Rv&#10;d25yZXYueG1sUEsFBgAAAAAEAAQA9QAAAIgDAAAAAA==&#10;" filled="f" stroked="f">
                          <v:textbox>
                            <w:txbxContent>
                              <w:p w14:paraId="77911F3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74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75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53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XAa8UA&#10;AADcAAAADwAAAGRycy9kb3ducmV2LnhtbESPzWrDMBCE74G8g9hAb43U/JG6lkNIKPSUErcp9LZY&#10;G9vUWhlLjZ23jwqFHIeZ+YZJN4NtxIU6XzvW8DRVIIgLZ2ouNXx+vD6uQfiAbLBxTBqu5GGTjUcp&#10;Jsb1fKRLHkoRIewT1FCF0CZS+qIii37qWuLonV1nMUTZldJ02Ee4beRMqZW0WHNcqLClXUXFT/5r&#10;NZwO5++vhXov93bZ9m5Qku2z1PphMmxfQAQawj38334zGubLOfydiUdAZ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9cBrxQAAANwAAAAPAAAAAAAAAAAAAAAAAJgCAABkcnMv&#10;ZG93bnJldi54bWxQSwUGAAAAAAQABAD1AAAAigMAAAAA&#10;" filled="f" stroked="f">
                          <v:textbox>
                            <w:txbxContent>
                              <w:p w14:paraId="1A839C1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75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75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54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xYH8QA&#10;AADcAAAADwAAAGRycy9kb3ducmV2LnhtbESPQWvCQBSE74L/YXlCb3VXq8XGbERaCp4qTWvB2yP7&#10;TILZtyG7NfHfd4WCx2FmvmHSzWAbcaHO1441zKYKBHHhTM2lhu+v98cVCB+QDTaOScOVPGyy8SjF&#10;xLieP+mSh1JECPsENVQhtImUvqjIop+6ljh6J9dZDFF2pTQd9hFuGzlX6llarDkuVNjSa0XFOf+1&#10;Gg4fp+PPQu3LN7tsezcoyfZFav0wGbZrEIGGcA//t3dGw9NyAb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cWB/EAAAA3AAAAA8AAAAAAAAAAAAAAAAAmAIAAGRycy9k&#10;b3ducmV2LnhtbFBLBQYAAAAABAAEAPUAAACJAwAAAAA=&#10;" filled="f" stroked="f">
                          <v:textbox>
                            <w:txbxContent>
                              <w:p w14:paraId="1015B3A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75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75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55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D9hMQA&#10;AADcAAAADwAAAGRycy9kb3ducmV2LnhtbESPQWvCQBSE74X+h+UVvNXdViM1dRNKRfBkUavg7ZF9&#10;JqHZtyG7mvjv3UKhx2FmvmEW+WAbcaXO1441vIwVCOLCmZpLDd/71fMbCB+QDTaOScONPOTZ48MC&#10;U+N63tJ1F0oRIexT1FCF0KZS+qIii37sWuLonV1nMUTZldJ02Ee4beSrUjNpsea4UGFLnxUVP7uL&#10;1XDYnE/HqfoqlzZpezcoyXYutR49DR/vIAIN4T/8114bDZMkgd8z8QjI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Q/YTEAAAA3AAAAA8AAAAAAAAAAAAAAAAAmAIAAGRycy9k&#10;b3ducmV2LnhtbFBLBQYAAAAABAAEAPUAAACJAwAAAAA=&#10;" filled="f" stroked="f">
                          <v:textbox>
                            <w:txbxContent>
                              <w:p w14:paraId="58C6B17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75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75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2413757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98E1FD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C67304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DB3D2B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6A83FF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FAA3C5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0D8F6F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E87787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E26189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689659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00C2A4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3C4BCE1B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32EB727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723528BC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16</w:t>
      </w:r>
    </w:p>
    <w:p w14:paraId="7C689EC4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549FC9C0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110BB108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08933110" w14:textId="40275ECB" w:rsidR="00A87F48" w:rsidRPr="007866A3" w:rsidRDefault="00A87F48" w:rsidP="00A87F48">
      <w:pPr>
        <w:rPr>
          <w:del w:id="1757" w:author="J&amp;J" w:date="2015-05-02T17:40:00Z"/>
          <w:rFonts w:ascii="Arial" w:hAnsi="Arial" w:cs="Arial"/>
          <w:color w:val="000000"/>
          <w:sz w:val="18"/>
          <w:szCs w:val="18"/>
        </w:rPr>
      </w:pPr>
      <w:del w:id="1758" w:author="J&amp;J" w:date="2015-05-02T17:40:00Z">
        <w:r w:rsidRPr="000D241A">
          <w:rPr>
            <w:rFonts w:ascii="Times New Roman" w:hAnsi="Times New Roman"/>
            <w:noProof/>
            <w:color w:val="000000"/>
            <w:lang w:val="es-CO" w:eastAsia="es-CO"/>
          </w:rPr>
          <w:drawing>
            <wp:inline distT="0" distB="0" distL="0" distR="0" wp14:anchorId="0CB377C6" wp14:editId="34A885F2">
              <wp:extent cx="4676775" cy="1819275"/>
              <wp:effectExtent l="0" t="0" r="9525" b="9525"/>
              <wp:docPr id="592" name="Imagen 59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45"/>
                      <pic:cNvPicPr>
                        <a:picLocks noChangeAspect="1" noChangeArrowheads="1"/>
                      </pic:cNvPicPr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76775" cy="1819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11CDEC49" w14:textId="1048539F" w:rsidR="00A87F48" w:rsidRPr="007866A3" w:rsidRDefault="00A87F48" w:rsidP="00A87F48">
      <w:pPr>
        <w:rPr>
          <w:del w:id="1759" w:author="J&amp;J" w:date="2015-05-02T17:40:00Z"/>
          <w:rFonts w:ascii="Arial" w:hAnsi="Arial" w:cs="Arial"/>
          <w:color w:val="000000"/>
          <w:sz w:val="18"/>
          <w:szCs w:val="18"/>
        </w:rPr>
      </w:pPr>
      <w:del w:id="1760" w:author="J&amp;J" w:date="2015-05-02T17:40:00Z">
        <w:r w:rsidRPr="000D241A">
          <w:rPr>
            <w:rFonts w:ascii="Times New Roman" w:hAnsi="Times New Roman"/>
            <w:noProof/>
            <w:color w:val="000000"/>
            <w:lang w:val="es-CO" w:eastAsia="es-CO"/>
          </w:rPr>
          <w:drawing>
            <wp:inline distT="0" distB="0" distL="0" distR="0" wp14:anchorId="5C06AF4F" wp14:editId="1DD1AF8C">
              <wp:extent cx="904875" cy="276225"/>
              <wp:effectExtent l="0" t="0" r="9525" b="9525"/>
              <wp:docPr id="591" name="Imagen 59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75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23EE6C36" w14:textId="77777777" w:rsidR="00A87F48" w:rsidRPr="007866A3" w:rsidRDefault="00A87F48" w:rsidP="00A87F48">
      <w:pPr>
        <w:rPr>
          <w:ins w:id="1761" w:author="J&amp;J" w:date="2015-05-02T17:40:00Z"/>
          <w:rFonts w:ascii="Arial" w:hAnsi="Arial" w:cs="Arial"/>
          <w:color w:val="000000"/>
          <w:sz w:val="18"/>
          <w:szCs w:val="18"/>
        </w:rPr>
      </w:pPr>
      <w:ins w:id="1762" w:author="J&amp;J" w:date="2015-05-02T17:40:00Z">
        <w:r w:rsidRPr="00284C5A">
          <w:rPr>
            <w:rFonts w:ascii="Times New Roman" w:hAnsi="Times New Roman" w:cs="Times New Roman"/>
            <w:noProof/>
            <w:color w:val="000000"/>
            <w:lang w:val="es-CO" w:eastAsia="es-CO"/>
          </w:rPr>
          <w:drawing>
            <wp:inline distT="0" distB="0" distL="0" distR="0" wp14:anchorId="6B3C62E4" wp14:editId="06AAC75C">
              <wp:extent cx="4679950" cy="1817862"/>
              <wp:effectExtent l="0" t="0" r="6350" b="0"/>
              <wp:docPr id="45" name="Imagen 4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92195" cy="182261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CBA163B" w14:textId="77777777" w:rsidR="00A87F48" w:rsidRPr="007866A3" w:rsidRDefault="00A87F48" w:rsidP="00A87F48">
      <w:pPr>
        <w:rPr>
          <w:ins w:id="1763" w:author="J&amp;J" w:date="2015-05-02T17:40:00Z"/>
          <w:rFonts w:ascii="Arial" w:hAnsi="Arial" w:cs="Arial"/>
          <w:color w:val="000000"/>
          <w:sz w:val="18"/>
          <w:szCs w:val="18"/>
        </w:rPr>
      </w:pPr>
      <w:ins w:id="1764" w:author="J&amp;J" w:date="2015-05-02T17:40:00Z">
        <w:r w:rsidRPr="00AA0D8F">
          <w:rPr>
            <w:rFonts w:ascii="Times New Roman" w:hAnsi="Times New Roman" w:cs="Times New Roman"/>
            <w:noProof/>
            <w:color w:val="000000"/>
            <w:lang w:val="es-CO" w:eastAsia="es-CO"/>
          </w:rPr>
          <w:drawing>
            <wp:inline distT="0" distB="0" distL="0" distR="0" wp14:anchorId="60AEBD1B" wp14:editId="2A99A6DA">
              <wp:extent cx="902252" cy="273050"/>
              <wp:effectExtent l="0" t="0" r="0" b="0"/>
              <wp:docPr id="575" name="Imagen 57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9F39B44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719864A1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7E596806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46F8B1FA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DD0B124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5A288C71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0A0A723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1765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1766">
          <w:tblGrid>
            <w:gridCol w:w="1129"/>
            <w:gridCol w:w="5670"/>
            <w:gridCol w:w="2823"/>
          </w:tblGrid>
        </w:tblGridChange>
      </w:tblGrid>
      <w:tr w:rsidR="00A87F48" w:rsidRPr="007866A3" w14:paraId="340EC09C" w14:textId="77777777" w:rsidTr="00401F78">
        <w:tc>
          <w:tcPr>
            <w:tcW w:w="9622" w:type="dxa"/>
            <w:gridSpan w:val="3"/>
            <w:tcPrChange w:id="1767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0E38CCA0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685EE725" w14:textId="77777777" w:rsidTr="00401F78">
        <w:tc>
          <w:tcPr>
            <w:tcW w:w="1129" w:type="dxa"/>
            <w:tcPrChange w:id="1768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34FFFA23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1769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5B2BE5E8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1770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3E1FE347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766FC689" w14:textId="77777777" w:rsidTr="00401F78">
        <w:tc>
          <w:tcPr>
            <w:tcW w:w="1129" w:type="dxa"/>
            <w:tcPrChange w:id="1771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1BD653C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1772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0859C5C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773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77042E4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774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775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683635582"/>
                <w:placeholder>
                  <w:docPart w:val="929B1AC62AA446DB9C0097678445E1EB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1775"/>
                <w:ins w:id="1776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777" w:author="J&amp;J" w:date="2015-05-02T17:40:00Z"/>
              </w:sdtContent>
            </w:sdt>
            <w:customXmlInsRangeEnd w:id="1777"/>
          </w:p>
        </w:tc>
      </w:tr>
      <w:tr w:rsidR="00A87F48" w:rsidRPr="007866A3" w14:paraId="2ABE74CB" w14:textId="77777777" w:rsidTr="00401F78">
        <w:tc>
          <w:tcPr>
            <w:tcW w:w="1129" w:type="dxa"/>
            <w:tcPrChange w:id="1778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39205BE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1779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2972503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780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217BF04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781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782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260846050"/>
                <w:placeholder>
                  <w:docPart w:val="79CE8D900D364F36AFAEC519ACC7F7A6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1782"/>
                <w:ins w:id="1783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784" w:author="J&amp;J" w:date="2015-05-02T17:40:00Z"/>
              </w:sdtContent>
            </w:sdt>
            <w:customXmlInsRangeEnd w:id="1784"/>
          </w:p>
        </w:tc>
      </w:tr>
      <w:tr w:rsidR="00A87F48" w:rsidRPr="007866A3" w14:paraId="5D4760BF" w14:textId="77777777" w:rsidTr="00401F78">
        <w:tc>
          <w:tcPr>
            <w:tcW w:w="1129" w:type="dxa"/>
            <w:tcPrChange w:id="1785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679359C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1786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1AE7EC7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787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4E66EAB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788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789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1008976039"/>
                <w:placeholder>
                  <w:docPart w:val="86B2C968A32F4FFEA97F456F6DAE4ECE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1789"/>
                <w:ins w:id="1790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791" w:author="J&amp;J" w:date="2015-05-02T17:40:00Z"/>
              </w:sdtContent>
            </w:sdt>
            <w:customXmlInsRangeEnd w:id="1791"/>
          </w:p>
        </w:tc>
      </w:tr>
      <w:tr w:rsidR="00A87F48" w:rsidRPr="005255A8" w14:paraId="38FACF8E" w14:textId="77777777" w:rsidTr="00401F78">
        <w:tc>
          <w:tcPr>
            <w:tcW w:w="9622" w:type="dxa"/>
            <w:gridSpan w:val="3"/>
            <w:tcPrChange w:id="1792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1657594E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3009B79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FD5D74D" w14:textId="567BDBF0" w:rsidR="00A87F48" w:rsidRPr="000D241A" w:rsidRDefault="00A87F48" w:rsidP="00401F78">
            <w:pPr>
              <w:rPr>
                <w:del w:id="1793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1794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707392" behindDoc="0" locked="0" layoutInCell="1" allowOverlap="1" wp14:anchorId="508D9BEE" wp14:editId="6F1367A3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783" name="Grupo 783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784" name="Rectángulo 357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8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A4E20E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79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79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8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25094B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79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79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8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865C15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79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80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8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2B6FB6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80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80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8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0D84FC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80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80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9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57859B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80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80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9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516503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80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80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9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4112C1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80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81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9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1D673B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81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81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508D9BEE" id="Grupo 783" o:spid="_x0000_s1356" style="position:absolute;margin-left:63.15pt;margin-top:1.1pt;width:351.75pt;height:103.2pt;z-index:251707392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">
                        <v:rect id="Rectángulo 357" o:spid="_x0000_s1357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iG98QA&#10;AADcAAAADwAAAGRycy9kb3ducmV2LnhtbESPzW7CMBCE75V4B2uReitOUVWigEEtLW2v/IjzEi9J&#10;RLxObJckb19XQuI4mplvNItVb2pxJecrywqeJwkI4tzqigsFh/3mKQXhA7LG2jIpGMjDajl6WGCm&#10;bcdbuu5CISKEfYYKyhCaTEqfl2TQT2xDHL2zdQZDlK6Q2mEX4aaW0yR5lQYrjgslNrQuKb/sfo2C&#10;6cZV+8/31q8/hpZO38Ox7dIvpR7H/dscRKA+3MO39o9WMEtf4P9MPAJ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YhvfEAAAA3AAAAA8AAAAAAAAAAAAAAAAAmAIAAGRycy9k&#10;b3ducmV2LnhtbFBLBQYAAAAABAAEAPUAAACJAwAAAAA=&#10;" fillcolor="window" strokecolor="#4a7ebb"/>
                        <v:shape id="Cuadro de texto 2" o:spid="_x0000_s1358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992sQA&#10;AADcAAAADwAAAGRycy9kb3ducmV2LnhtbESPT4vCMBTE78J+h/AW9rYmK+pqNcqiCJ6U9R94ezTP&#10;tti8lCZr67c3woLHYWZ+w0znrS3FjWpfONbw1VUgiFNnCs40HParzxEIH5ANlo5Jw508zGdvnSkm&#10;xjX8S7ddyESEsE9QQx5ClUjp05ws+q6riKN3cbXFEGWdSVNjE+G2lD2lhtJiwXEhx4oWOaXX3Z/V&#10;cNxczqe+2mZLO6ga1yrJdiy1/nhvfyYgArXhFf5vr42G79EAnmfiEZC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/fdrEAAAA3AAAAA8AAAAAAAAAAAAAAAAAmAIAAGRycy9k&#10;b3ducmV2LnhtbFBLBQYAAAAABAAEAPUAAACJAwAAAAA=&#10;" filled="f" stroked="f">
                          <v:textbox>
                            <w:txbxContent>
                              <w:p w14:paraId="2A4E20E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81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81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59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3jrcQA&#10;AADcAAAADwAAAGRycy9kb3ducmV2LnhtbESPT4vCMBTE7wt+h/AEb2vioq5Wo8iK4Mll/QfeHs2z&#10;LTYvpYm2fnuzsLDHYWZ+w8yXrS3Fg2pfONYw6CsQxKkzBWcajofN+wSED8gGS8ek4UkelovO2xwT&#10;4xr+occ+ZCJC2CeoIQ+hSqT0aU4Wfd9VxNG7utpiiLLOpKmxiXBbyg+lxtJiwXEhx4q+ckpv+7vV&#10;cNpdL+eh+s7WdlQ1rlWS7VRq3eu2qxmIQG34D/+1t0bD52QMv2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t463EAAAA3AAAAA8AAAAAAAAAAAAAAAAAmAIAAGRycy9k&#10;b3ducmV2LnhtbFBLBQYAAAAABAAEAPUAAACJAwAAAAA=&#10;" filled="f" stroked="f">
                          <v:textbox>
                            <w:txbxContent>
                              <w:p w14:paraId="125094B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81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81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60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FGNsQA&#10;AADcAAAADwAAAGRycy9kb3ducmV2LnhtbESPT4vCMBTE7wt+h/AEb2vioqtWo8iK4Mll/QfeHs2z&#10;LTYvpYm2fnuzsLDHYWZ+w8yXrS3Fg2pfONYw6CsQxKkzBWcajofN+wSED8gGS8ek4UkelovO2xwT&#10;4xr+occ+ZCJC2CeoIQ+hSqT0aU4Wfd9VxNG7utpiiLLOpKmxiXBbyg+lPqXFguNCjhV95ZTe9ner&#10;4bS7Xs5D9Z2t7ahqXKsk26nUutdtVzMQgdrwH/5rb42G8WQMv2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hRjbEAAAA3AAAAA8AAAAAAAAAAAAAAAAAmAIAAGRycy9k&#10;b3ducmV2LnhtbFBLBQYAAAAABAAEAPUAAACJAwAAAAA=&#10;" filled="f" stroked="f">
                          <v:textbox>
                            <w:txbxContent>
                              <w:p w14:paraId="3865C15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81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81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61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7SRMAA&#10;AADcAAAADwAAAGRycy9kb3ducmV2LnhtbERPy4rCMBTdC/5DuII7TRRHnWoUUQRXIz5mYHaX5toW&#10;m5vSRNv5+8lCcHk47+W6taV4Uu0LxxpGQwWCOHWm4EzD9bIfzEH4gGywdEwa/sjDetXtLDExruET&#10;Pc8hEzGEfYIa8hCqREqf5mTRD11FHLmbqy2GCOtMmhqbGG5LOVZqKi0WHBtyrGibU3o/P6yG76/b&#10;789EHbOd/aga1yrJ9lNq3e+1mwWIQG14i1/ug9Ewm8e1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b7SRMAAAADcAAAADwAAAAAAAAAAAAAAAACYAgAAZHJzL2Rvd25y&#10;ZXYueG1sUEsFBgAAAAAEAAQA9QAAAIUDAAAAAA==&#10;" filled="f" stroked="f">
                          <v:textbox>
                            <w:txbxContent>
                              <w:p w14:paraId="32B6FB6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81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82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62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J338UA&#10;AADcAAAADwAAAGRycy9kb3ducmV2LnhtbESPS2vDMBCE74X8B7GB3BIpIW1jJ0oILYWeWuo8ILfF&#10;Wj+ItTKWGrv/vioEehxm5htmsxtsI27U+dqxhvlMgSDOnam51HA8vE1XIHxANtg4Jg0/5GG3HT1s&#10;MDWu5y+6ZaEUEcI+RQ1VCG0qpc8rsuhnriWOXuE6iyHKrpSmwz7CbSMXSj1JizXHhQpbeqkov2bf&#10;VsPpo7icl+qzfLWPbe8GJdkmUuvJeNivQQQawn/43n43Gp5XCfydi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8nffxQAAANwAAAAPAAAAAAAAAAAAAAAAAJgCAABkcnMv&#10;ZG93bnJldi54bWxQSwUGAAAAAAQABAD1AAAAigMAAAAA&#10;" filled="f" stroked="f">
                          <v:textbox>
                            <w:txbxContent>
                              <w:p w14:paraId="30D84FC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82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82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63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FIn8AA&#10;AADcAAAADwAAAGRycy9kb3ducmV2LnhtbERPy4rCMBTdC/5DuII7TRRHx2oUUQRXIz5mYHaX5toW&#10;m5vSRNv5+8lCcHk47+W6taV4Uu0LxxpGQwWCOHWm4EzD9bIffILwAdlg6Zg0/JGH9arbWWJiXMMn&#10;ep5DJmII+wQ15CFUiZQ+zcmiH7qKOHI3V1sMEdaZNDU2MdyWcqzUVFosODbkWNE2p/R+flgN31+3&#10;35+JOmY7+1E1rlWS7Vxq3e+1mwWIQG14i1/ug9Ewm8f5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hFIn8AAAADcAAAADwAAAAAAAAAAAAAAAACYAgAAZHJzL2Rvd25y&#10;ZXYueG1sUEsFBgAAAAAEAAQA9QAAAIUDAAAAAA==&#10;" filled="f" stroked="f">
                          <v:textbox>
                            <w:txbxContent>
                              <w:p w14:paraId="757859B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82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82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64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3tBMUA&#10;AADcAAAADwAAAGRycy9kb3ducmV2LnhtbESPT2sCMRTE74LfITzBmyaKtbrdKNJS6KnSVQu9PTZv&#10;/9DNy7JJ3e23bwqCx2FmfsOk+8E24kqdrx1rWMwVCOLcmZpLDefT62wDwgdkg41j0vBLHva78SjF&#10;xLieP+iahVJECPsENVQhtImUPq/Iop+7ljh6hesshii7UpoO+wi3jVwqtZYWa44LFbb0XFH+nf1Y&#10;DZf34utzpY7li31oezcoyXYrtZ5OhsMTiEBDuIdv7Tej4XG7gP8z8QjI3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Xe0ExQAAANwAAAAPAAAAAAAAAAAAAAAAAJgCAABkcnMv&#10;ZG93bnJldi54bWxQSwUGAAAAAAQABAD1AAAAigMAAAAA&#10;" filled="f" stroked="f">
                          <v:textbox>
                            <w:txbxContent>
                              <w:p w14:paraId="2516503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82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82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65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9zc8MA&#10;AADcAAAADwAAAGRycy9kb3ducmV2LnhtbESPQWsCMRSE7wX/Q3iCt5ooWnU1irQInizaKnh7bJ67&#10;i5uXZRPd9d8bodDjMDPfMItVa0txp9oXjjUM+goEcepMwZmG35/N+xSED8gGS8ek4UEeVsvO2wIT&#10;4xre0/0QMhEh7BPUkIdQJVL6NCeLvu8q4uhdXG0xRFln0tTYRLgt5VCpD2mx4LiQY0WfOaXXw81q&#10;OO4u59NIfWdfdlw1rlWS7Uxq3eu26zmIQG34D/+1t0bDZDaE15l4BO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Y9zc8MAAADcAAAADwAAAAAAAAAAAAAAAACYAgAAZHJzL2Rv&#10;d25yZXYueG1sUEsFBgAAAAAEAAQA9QAAAIgDAAAAAA==&#10;" filled="f" stroked="f">
                          <v:textbox>
                            <w:txbxContent>
                              <w:p w14:paraId="64112C1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82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82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66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PW6MUA&#10;AADcAAAADwAAAGRycy9kb3ducmV2LnhtbESPQWvCQBSE74L/YXlCb7pbq1bTbKS0CD21VKvg7ZF9&#10;JsHs25DdmvTfdwXB4zAz3zDpure1uFDrK8caHicKBHHuTMWFhp/dZrwE4QOywdoxafgjD+tsOEgx&#10;Ma7jb7psQyEihH2CGsoQmkRKn5dk0U9cQxy9k2sthijbQpoWuwi3tZwqtZAWK44LJTb0VlJ+3v5a&#10;DfvP0/EwU1/Fu503neuVZLuSWj+M+tcXEIH6cA/f2h9Gw/PqCa5n4hGQ2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w9boxQAAANwAAAAPAAAAAAAAAAAAAAAAAJgCAABkcnMv&#10;ZG93bnJldi54bWxQSwUGAAAAAAQABAD1AAAAigMAAAAA&#10;" filled="f" stroked="f">
                          <v:textbox>
                            <w:txbxContent>
                              <w:p w14:paraId="01D673B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82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83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49B199EF" w14:textId="77777777" w:rsidR="00A87F48" w:rsidRPr="007866A3" w:rsidRDefault="00A87F48" w:rsidP="00401F78">
            <w:pPr>
              <w:rPr>
                <w:ins w:id="1831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1832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640832" behindDoc="0" locked="0" layoutInCell="1" allowOverlap="1" wp14:anchorId="63A2BE34" wp14:editId="7567B5E4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356" name="Grupo 356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357" name="Rectángulo 357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9D9861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83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83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5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7511CF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83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83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6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ACFA11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83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83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6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5D0870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83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84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6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CB95E7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84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84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6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C14913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84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84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6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FD1521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84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84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6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4E5205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84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84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6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7AD640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84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85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63A2BE34" id="Grupo 356" o:spid="_x0000_s1367" style="position:absolute;margin-left:63.15pt;margin-top:1.1pt;width:351.75pt;height:103.2pt;z-index:251640832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">
                        <v:rect id="Rectángulo 357" o:spid="_x0000_s1368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HGKMUA&#10;AADcAAAADwAAAGRycy9kb3ducmV2LnhtbESPW2vCQBSE3wv+h+UU+tZsevFCdJW2UCxoHozi8yF7&#10;TKLZsyG7Ncm/7xYEH4eZ+YZZrHpTiyu1rrKs4CWKQRDnVldcKDjsv59nIJxH1lhbJgUDOVgtRw8L&#10;TLTteEfXzBciQNglqKD0vkmkdHlJBl1kG+LgnWxr0AfZFlK32AW4qeVrHE+kwYrDQokNfZWUX7Jf&#10;o8BTuqahO6YbHvOaz9v3T3mySj099h9zEJ56fw/f2j9awdt4Cv9nwhG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0cYoxQAAANwAAAAPAAAAAAAAAAAAAAAAAJgCAABkcnMv&#10;ZG93bnJldi54bWxQSwUGAAAAAAQABAD1AAAAigMAAAAA&#10;" fillcolor="white [3212]" strokecolor="#4579b8 [3044]"/>
                        <v:shape id="Cuadro de texto 2" o:spid="_x0000_s1369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FSGsAA&#10;AADcAAAADwAAAGRycy9kb3ducmV2LnhtbERPy4rCMBTdC/MP4Q7MThNnVLRjlEERXCk+YXaX5toW&#10;m5vSRFv/3iwEl4fzns5bW4o71b5wrKHfUyCIU2cKzjQcD6vuGIQPyAZLx6ThQR7ms4/OFBPjGt7R&#10;fR8yEUPYJ6ghD6FKpPRpThZ9z1XEkbu42mKIsM6kqbGJ4baU30qNpMWCY0OOFS1ySq/7m9Vw2lz+&#10;zwO1zZZ2WDWuVZLtRGr99dn+/YII1Ia3+OVeGw0/w7g2nolHQM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FFSGsAAAADcAAAADwAAAAAAAAAAAAAAAACYAgAAZHJzL2Rvd25y&#10;ZXYueG1sUEsFBgAAAAAEAAQA9QAAAIUDAAAAAA==&#10;" filled="f" stroked="f">
                          <v:textbox>
                            <w:txbxContent>
                              <w:p w14:paraId="69D9861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85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85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70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33gcQA&#10;AADcAAAADwAAAGRycy9kb3ducmV2LnhtbESPQWvCQBSE74L/YXmCN93VqmjqKmIp9FQxrYXeHtln&#10;Epp9G7Krif++Kwgeh5n5hllvO1uJKzW+dKxhMlYgiDNnSs41fH+9j5YgfEA2WDkmDTfysN30e2tM&#10;jGv5SNc05CJC2CeooQihTqT0WUEW/djVxNE7u8ZiiLLJpWmwjXBbyalSC2mx5LhQYE37grK/9GI1&#10;nD7Pvz8zdcjf7LxuXack25XUejjodq8gAnXhGX60P4yGl/kK7mfi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d94HEAAAA3AAAAA8AAAAAAAAAAAAAAAAAmAIAAGRycy9k&#10;b3ducmV2LnhtbFBLBQYAAAAABAAEAPUAAACJAwAAAAA=&#10;" filled="f" stroked="f">
                          <v:textbox>
                            <w:txbxContent>
                              <w:p w14:paraId="17511CF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85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85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71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uUocAA&#10;AADcAAAADwAAAGRycy9kb3ducmV2LnhtbERPy4rCMBTdC/MP4Q7MThNnVLRjlEERXCk+YXaX5toW&#10;m5vSRFv/3iwEl4fzns5bW4o71b5wrKHfUyCIU2cKzjQcD6vuGIQPyAZLx6ThQR7ms4/OFBPjGt7R&#10;fR8yEUPYJ6ghD6FKpPRpThZ9z1XEkbu42mKIsM6kqbGJ4baU30qNpMWCY0OOFS1ySq/7m9Vw2lz+&#10;zwO1zZZ2WDWuVZLtRGr99dn+/YII1Ia3+OVeGw0/ozg/nolHQM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EuUocAAAADcAAAADwAAAAAAAAAAAAAAAACYAgAAZHJzL2Rvd25y&#10;ZXYueG1sUEsFBgAAAAAEAAQA9QAAAIUDAAAAAA==&#10;" filled="f" stroked="f">
                          <v:textbox>
                            <w:txbxContent>
                              <w:p w14:paraId="5ACFA11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85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85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72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cxOsQA&#10;AADcAAAADwAAAGRycy9kb3ducmV2LnhtbESPQWvCQBSE74L/YXmCN93VWrExGxFLoSdLbS14e2Sf&#10;STD7NmRXE/+9Wyj0OMzMN0y66W0tbtT6yrGG2VSBIM6dqbjQ8P31NlmB8AHZYO2YNNzJwyYbDlJM&#10;jOv4k26HUIgIYZ+ghjKEJpHS5yVZ9FPXEEfv7FqLIcq2kKbFLsJtLedKLaXFiuNCiQ3tSsovh6vV&#10;cNyfTz8L9VG82uemc72SbF+k1uNRv12DCNSH//Bf+91oeFrO4PdMPAIy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HMTrEAAAA3AAAAA8AAAAAAAAAAAAAAAAAmAIAAGRycy9k&#10;b3ducmV2LnhtbFBLBQYAAAAABAAEAPUAAACJAwAAAAA=&#10;" filled="f" stroked="f">
                          <v:textbox>
                            <w:txbxContent>
                              <w:p w14:paraId="25D0870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85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85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73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WvTcMA&#10;AADcAAAADwAAAGRycy9kb3ducmV2LnhtbESPQWsCMRSE74L/ITzBmyZaFbsaRSyFnpTaWvD22Dx3&#10;Fzcvyya66783gtDjMDPfMMt1a0txo9oXjjWMhgoEcepMwZmG35/PwRyED8gGS8ek4U4e1qtuZ4mJ&#10;cQ1/0+0QMhEh7BPUkIdQJVL6NCeLfugq4uidXW0xRFln0tTYRLgt5VipmbRYcFzIsaJtTunlcLUa&#10;jrvz6W+i9tmHnVaNa5Vk+y617vfazQJEoDb8h1/tL6PhbTaG55l4B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WvTcMAAADcAAAADwAAAAAAAAAAAAAAAACYAgAAZHJzL2Rv&#10;d25yZXYueG1sUEsFBgAAAAAEAAQA9QAAAIgDAAAAAA==&#10;" filled="f" stroked="f">
                          <v:textbox>
                            <w:txbxContent>
                              <w:p w14:paraId="3CB95E7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85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86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74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kK1sQA&#10;AADcAAAADwAAAGRycy9kb3ducmV2LnhtbESPQWvCQBSE74L/YXlCb7pbtWLTbESUQk8W01ro7ZF9&#10;JqHZtyG7NfHfu4WCx2FmvmHSzWAbcaHO1441PM4UCOLCmZpLDZ8fr9M1CB+QDTaOScOVPGyy8SjF&#10;xLiej3TJQykihH2CGqoQ2kRKX1Rk0c9cSxy9s+sshii7UpoO+wi3jZwrtZIWa44LFba0q6j4yX+t&#10;htPh/P21VO/l3j61vRuUZPsstX6YDNsXEIGGcA//t9+MhsVqAX9n4hGQ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ZCtbEAAAA3AAAAA8AAAAAAAAAAAAAAAAAmAIAAGRycy9k&#10;b3ducmV2LnhtbFBLBQYAAAAABAAEAPUAAACJAwAAAAA=&#10;" filled="f" stroked="f">
                          <v:textbox>
                            <w:txbxContent>
                              <w:p w14:paraId="2C14913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86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86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75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CSosQA&#10;AADcAAAADwAAAGRycy9kb3ducmV2LnhtbESPQWvCQBSE74L/YXlCb7qrtWJjNiItBU+VprXg7ZF9&#10;JsHs25Ddmvjvu0Khx2FmvmHS7WAbcaXO1441zGcKBHHhTM2lhq/Pt+kahA/IBhvHpOFGHrbZeJRi&#10;YlzPH3TNQykihH2CGqoQ2kRKX1Rk0c9cSxy9s+sshii7UpoO+wi3jVwotZIWa44LFbb0UlFxyX+s&#10;huP7+fS9VIfy1T61vRuUZPsstX6YDLsNiEBD+A//tfdGw+NqCfcz8Qj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wkqLEAAAA3AAAAA8AAAAAAAAAAAAAAAAAmAIAAGRycy9k&#10;b3ducmV2LnhtbFBLBQYAAAAABAAEAPUAAACJAwAAAAA=&#10;" filled="f" stroked="f">
                          <v:textbox>
                            <w:txbxContent>
                              <w:p w14:paraId="2FD1521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86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86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76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w3OcQA&#10;AADcAAAADwAAAGRycy9kb3ducmV2LnhtbESPQWvCQBSE7wX/w/KE3uquVsXGbERaCp5aTGvB2yP7&#10;TILZtyG7NfHfu4WCx2FmvmHSzWAbcaHO1441TCcKBHHhTM2lhu+v96cVCB+QDTaOScOVPGyy0UOK&#10;iXE97+mSh1JECPsENVQhtImUvqjIop+4ljh6J9dZDFF2pTQd9hFuGzlTaikt1hwXKmzptaLinP9a&#10;DYeP0/Fnrj7LN7toezcoyfZFav04HrZrEIGGcA//t3dGw/NyAX9n4hGQ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8NznEAAAA3AAAAA8AAAAAAAAAAAAAAAAAmAIAAGRycy9k&#10;b3ducmV2LnhtbFBLBQYAAAAABAAEAPUAAACJAwAAAAA=&#10;" filled="f" stroked="f">
                          <v:textbox>
                            <w:txbxContent>
                              <w:p w14:paraId="24E5205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86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86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77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6pTsQA&#10;AADcAAAADwAAAGRycy9kb3ducmV2LnhtbESPQWvCQBSE74X+h+UVvNXdVhtq6iaUiuDJolbB2yP7&#10;TEKzb0N2NfHfu4WCx2FmvmHm+WAbcaHO1441vIwVCOLCmZpLDT+75fM7CB+QDTaOScOVPOTZ48Mc&#10;U+N63tBlG0oRIexT1FCF0KZS+qIii37sWuLonVxnMUTZldJ02Ee4beSrUom0WHNcqLClr4qK3+3Z&#10;ativT8fDVH2XC/vW9m5Qku1Maj16Gj4/QAQawj38314ZDZMkgb8z8QjI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uqU7EAAAA3AAAAA8AAAAAAAAAAAAAAAAAmAIAAGRycy9k&#10;b3ducmV2LnhtbFBLBQYAAAAABAAEAPUAAACJAwAAAAA=&#10;" filled="f" stroked="f">
                          <v:textbox>
                            <w:txbxContent>
                              <w:p w14:paraId="77AD640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86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86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3D6B547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9954A7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F5708F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8FF624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86A8F1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AFF656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2E10AC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E67A4F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930CA2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FC77DD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333E59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08F9594D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0E382DD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320325A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17</w:t>
      </w:r>
    </w:p>
    <w:p w14:paraId="553866E8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6FD0C5AB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373C26D6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19AAA102" w14:textId="02B4B1C3" w:rsidR="00A87F48" w:rsidRPr="007866A3" w:rsidRDefault="00A87F48" w:rsidP="00A87F48">
      <w:pPr>
        <w:rPr>
          <w:del w:id="1869" w:author="J&amp;J" w:date="2015-05-02T17:40:00Z"/>
          <w:rFonts w:ascii="Arial" w:hAnsi="Arial" w:cs="Arial"/>
          <w:color w:val="000000"/>
          <w:sz w:val="18"/>
          <w:szCs w:val="18"/>
        </w:rPr>
      </w:pPr>
      <w:del w:id="1870" w:author="J&amp;J" w:date="2015-05-02T17:40:00Z">
        <w:r w:rsidRPr="000D241A">
          <w:rPr>
            <w:rFonts w:ascii="Times New Roman" w:hAnsi="Times New Roman"/>
            <w:noProof/>
            <w:color w:val="000000"/>
            <w:lang w:val="es-CO" w:eastAsia="es-CO"/>
          </w:rPr>
          <w:drawing>
            <wp:inline distT="0" distB="0" distL="0" distR="0" wp14:anchorId="07805560" wp14:editId="4D20E9C3">
              <wp:extent cx="4667250" cy="1809750"/>
              <wp:effectExtent l="0" t="0" r="0" b="0"/>
              <wp:docPr id="590" name="Imagen 59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46"/>
                      <pic:cNvPicPr>
                        <a:picLocks noChangeAspect="1" noChangeArrowheads="1"/>
                      </pic:cNvPicPr>
                    </pic:nvPicPr>
                    <pic:blipFill>
                      <a:blip r:embed="rId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67250" cy="1809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1EF8538" w14:textId="7B757CEF" w:rsidR="00A87F48" w:rsidRPr="007866A3" w:rsidRDefault="00A87F48" w:rsidP="00A87F48">
      <w:pPr>
        <w:rPr>
          <w:del w:id="1871" w:author="J&amp;J" w:date="2015-05-02T17:40:00Z"/>
          <w:rFonts w:ascii="Arial" w:hAnsi="Arial" w:cs="Arial"/>
          <w:color w:val="000000"/>
          <w:sz w:val="18"/>
          <w:szCs w:val="18"/>
        </w:rPr>
      </w:pPr>
      <w:del w:id="1872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6157F806" wp14:editId="7382C967">
              <wp:extent cx="638175" cy="295275"/>
              <wp:effectExtent l="0" t="0" r="9525" b="9525"/>
              <wp:docPr id="589" name="Imagen 58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76"/>
                      <pic:cNvPicPr>
                        <a:picLocks noChangeAspect="1" noChangeArrowheads="1"/>
                      </pic:cNvPicPr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3817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1CD697BA" w14:textId="77777777" w:rsidR="00A87F48" w:rsidRPr="007866A3" w:rsidRDefault="00A87F48" w:rsidP="00A87F48">
      <w:pPr>
        <w:rPr>
          <w:ins w:id="1873" w:author="J&amp;J" w:date="2015-05-02T17:40:00Z"/>
          <w:rFonts w:ascii="Arial" w:hAnsi="Arial" w:cs="Arial"/>
          <w:color w:val="000000"/>
          <w:sz w:val="18"/>
          <w:szCs w:val="18"/>
        </w:rPr>
      </w:pPr>
      <w:ins w:id="1874" w:author="J&amp;J" w:date="2015-05-02T17:40:00Z">
        <w:r w:rsidRPr="00284C5A">
          <w:rPr>
            <w:rFonts w:ascii="Times New Roman" w:hAnsi="Times New Roman" w:cs="Times New Roman"/>
            <w:noProof/>
            <w:color w:val="000000"/>
            <w:lang w:val="es-CO" w:eastAsia="es-CO"/>
          </w:rPr>
          <w:drawing>
            <wp:inline distT="0" distB="0" distL="0" distR="0" wp14:anchorId="26B9E656" wp14:editId="44C64A7B">
              <wp:extent cx="4660900" cy="1810744"/>
              <wp:effectExtent l="0" t="0" r="6350" b="0"/>
              <wp:docPr id="46" name="Imagen 4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70802" cy="181459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F878100" w14:textId="77777777" w:rsidR="00A87F48" w:rsidRPr="007866A3" w:rsidRDefault="00A87F48" w:rsidP="00A87F48">
      <w:pPr>
        <w:rPr>
          <w:ins w:id="1875" w:author="J&amp;J" w:date="2015-05-02T17:40:00Z"/>
          <w:rFonts w:ascii="Arial" w:hAnsi="Arial" w:cs="Arial"/>
          <w:color w:val="000000"/>
          <w:sz w:val="18"/>
          <w:szCs w:val="18"/>
        </w:rPr>
      </w:pPr>
      <w:ins w:id="1876" w:author="J&amp;J" w:date="2015-05-02T17:40:00Z">
        <w:r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06243757" wp14:editId="366BB23D">
              <wp:extent cx="638175" cy="295275"/>
              <wp:effectExtent l="0" t="0" r="9525" b="9525"/>
              <wp:docPr id="576" name="Imagen 57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3817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C6CD350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5F376B6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581DE501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0DE73CB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7B1215A5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7FD545DC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3E610EB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1877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1878">
          <w:tblGrid>
            <w:gridCol w:w="1129"/>
            <w:gridCol w:w="5670"/>
            <w:gridCol w:w="2823"/>
          </w:tblGrid>
        </w:tblGridChange>
      </w:tblGrid>
      <w:tr w:rsidR="00A87F48" w:rsidRPr="007866A3" w14:paraId="25AC3B80" w14:textId="77777777" w:rsidTr="00401F78">
        <w:tc>
          <w:tcPr>
            <w:tcW w:w="9622" w:type="dxa"/>
            <w:gridSpan w:val="3"/>
            <w:tcPrChange w:id="1879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1C23D4ED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2B283F6B" w14:textId="77777777" w:rsidTr="00401F78">
        <w:tc>
          <w:tcPr>
            <w:tcW w:w="1129" w:type="dxa"/>
            <w:tcPrChange w:id="1880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5B736834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1881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75717066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1882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1BF1ED45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62FF3571" w14:textId="77777777" w:rsidTr="00401F78">
        <w:tc>
          <w:tcPr>
            <w:tcW w:w="1129" w:type="dxa"/>
            <w:tcPrChange w:id="1883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4215AD0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1884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549CF35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885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243010B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886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887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480590043"/>
                <w:placeholder>
                  <w:docPart w:val="D3DD30EB94AD4CF498B4E98038CFFA90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1887"/>
                <w:ins w:id="1888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889" w:author="J&amp;J" w:date="2015-05-02T17:40:00Z"/>
              </w:sdtContent>
            </w:sdt>
            <w:customXmlInsRangeEnd w:id="1889"/>
          </w:p>
        </w:tc>
      </w:tr>
      <w:tr w:rsidR="00A87F48" w:rsidRPr="007866A3" w14:paraId="079A3382" w14:textId="77777777" w:rsidTr="00401F78">
        <w:tc>
          <w:tcPr>
            <w:tcW w:w="1129" w:type="dxa"/>
            <w:tcPrChange w:id="1890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73B229E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1891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14FDAA4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892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627A444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893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894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2123722161"/>
                <w:placeholder>
                  <w:docPart w:val="7234DB06DFF74ADE9264F2B12486082B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1894"/>
                <w:ins w:id="1895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896" w:author="J&amp;J" w:date="2015-05-02T17:40:00Z"/>
              </w:sdtContent>
            </w:sdt>
            <w:customXmlInsRangeEnd w:id="1896"/>
          </w:p>
        </w:tc>
      </w:tr>
      <w:tr w:rsidR="00A87F48" w:rsidRPr="007866A3" w14:paraId="3A240A2E" w14:textId="77777777" w:rsidTr="00401F78">
        <w:tc>
          <w:tcPr>
            <w:tcW w:w="1129" w:type="dxa"/>
            <w:tcPrChange w:id="1897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41B6C24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1898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1B48765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899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45F098D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900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901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784383802"/>
                <w:placeholder>
                  <w:docPart w:val="E0EC0FC9F5914FDFB42C5504E73512BD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1901"/>
                <w:ins w:id="1902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1903" w:author="J&amp;J" w:date="2015-05-02T17:40:00Z"/>
              </w:sdtContent>
            </w:sdt>
            <w:customXmlInsRangeEnd w:id="1903"/>
          </w:p>
        </w:tc>
      </w:tr>
      <w:tr w:rsidR="00A87F48" w:rsidRPr="005255A8" w14:paraId="0AE47A8B" w14:textId="77777777" w:rsidTr="00401F78">
        <w:tc>
          <w:tcPr>
            <w:tcW w:w="9622" w:type="dxa"/>
            <w:gridSpan w:val="3"/>
            <w:tcPrChange w:id="1904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13A768A5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186644E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66F20C6" w14:textId="7ABA5536" w:rsidR="00A87F48" w:rsidRPr="000D241A" w:rsidRDefault="00A87F48" w:rsidP="00401F78">
            <w:pPr>
              <w:rPr>
                <w:del w:id="1905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1906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708416" behindDoc="0" locked="0" layoutInCell="1" allowOverlap="1" wp14:anchorId="63A3CA9B" wp14:editId="32762D73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772" name="Grupo 772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773" name="Rectángulo 368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7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B20D2E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90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90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7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548731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90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91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7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775060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91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91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7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F7573B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91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91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7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7E420C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91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91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7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5CA0CB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91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91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8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357B36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91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92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8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68B7E1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92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92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8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0703CB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192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192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63A3CA9B" id="Grupo 772" o:spid="_x0000_s1378" style="position:absolute;margin-left:63.15pt;margin-top:1.1pt;width:351.75pt;height:103.2pt;z-index:251708416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">
                        <v:rect id="Rectángulo 368" o:spid="_x0000_s1379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RupMQA&#10;AADcAAAADwAAAGRycy9kb3ducmV2LnhtbESPS2/CMBCE70j9D9ZW6g2cUglQikEtLY8rD/W8jbdJ&#10;1Hid2IYk/x4jIXEczcw3mvmyM5W4kPOlZQWvowQEcWZ1ybmC03E9nIHwAVljZZkU9ORhuXgazDHV&#10;tuU9XQ4hFxHCPkUFRQh1KqXPCjLoR7Ymjt6fdQZDlC6X2mEb4aaS4ySZSIMlx4UCa1oVlP0fzkbB&#10;eO3K4/dn41dffUO/2/6naWcbpV6eu493EIG68Ajf2zutYDp9g9uZeAT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kbqTEAAAA3AAAAA8AAAAAAAAAAAAAAAAAmAIAAGRycy9k&#10;b3ducmV2LnhtbFBLBQYAAAAABAAEAPUAAACJAwAAAAA=&#10;" fillcolor="window" strokecolor="#4a7ebb"/>
                        <v:shape id="Cuadro de texto 2" o:spid="_x0000_s1380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aoZsQA&#10;AADcAAAADwAAAGRycy9kb3ducmV2LnhtbESPQWvCQBSE74L/YXlCb7pb0WrTbESUQk8W01ro7ZF9&#10;JqHZtyG7NfHfu4WCx2FmvmHSzWAbcaHO1441PM4UCOLCmZpLDZ8fr9M1CB+QDTaOScOVPGyy8SjF&#10;xLiej3TJQykihH2CGqoQ2kRKX1Rk0c9cSxy9s+sshii7UpoO+wi3jZwr9SQt1hwXKmxpV1Hxk/9a&#10;DafD+ftrod7LvV22vRuUZPsstX6YDNsXEIGGcA//t9+MhtVqAX9n4hGQ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0mqGbEAAAA3AAAAA8AAAAAAAAAAAAAAAAAmAIAAGRycy9k&#10;b3ducmV2LnhtbFBLBQYAAAAABAAEAPUAAACJAwAAAAA=&#10;" filled="f" stroked="f">
                          <v:textbox>
                            <w:txbxContent>
                              <w:p w14:paraId="1B20D2E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92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92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81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oN/cQA&#10;AADcAAAADwAAAGRycy9kb3ducmV2LnhtbESPQWvCQBSE74L/YXlCb7qr1GpjNiItBU+VprXg7ZF9&#10;JsHs25Ddmvjvu0Khx2FmvmHS7WAbcaXO1441zGcKBHHhTM2lhq/Pt+kahA/IBhvHpOFGHrbZeJRi&#10;YlzPH3TNQykihH2CGqoQ2kRKX1Rk0c9cSxy9s+sshii7UpoO+wi3jVwo9SQt1hwXKmzppaLikv9Y&#10;Dcf38+n7UR3KV7tsezcoyfZZav0wGXYbEIGG8B/+a++NhtVqCfcz8Qj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qDf3EAAAA3AAAAA8AAAAAAAAAAAAAAAAAmAIAAGRycy9k&#10;b3ducmV2LnhtbFBLBQYAAAAABAAEAPUAAACJAwAAAAA=&#10;" filled="f" stroked="f">
                          <v:textbox>
                            <w:txbxContent>
                              <w:p w14:paraId="5548731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92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92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82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iTisUA&#10;AADcAAAADwAAAGRycy9kb3ducmV2LnhtbESPT2vCQBTE7wW/w/KE3uquUv80ZiPSUvDUYloL3h7Z&#10;ZxLMvg3ZrYnf3i0UPA4z8xsm3Qy2ERfqfO1Yw3SiQBAXztRcavj+en9agfAB2WDjmDRcycMmGz2k&#10;mBjX854ueShFhLBPUEMVQptI6YuKLPqJa4mjd3KdxRBlV0rTYR/htpEzpRbSYs1xocKWXisqzvmv&#10;1XD4OB1/ntVn+Wbnbe8GJdm+SK0fx8N2DSLQEO7h//bOaFguF/B3Jh4B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uJOKxQAAANwAAAAPAAAAAAAAAAAAAAAAAJgCAABkcnMv&#10;ZG93bnJldi54bWxQSwUGAAAAAAQABAD1AAAAigMAAAAA&#10;" filled="f" stroked="f">
                          <v:textbox>
                            <w:txbxContent>
                              <w:p w14:paraId="5775060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92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93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83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Q2EcQA&#10;AADcAAAADwAAAGRycy9kb3ducmV2LnhtbESPQWvCQBSE74X+h+UVvNXdFm1q6iaUiuDJolbB2yP7&#10;TEKzb0N2NfHfu4WCx2FmvmHm+WAbcaHO1441vIwVCOLCmZpLDT+75fM7CB+QDTaOScOVPOTZ48Mc&#10;U+N63tBlG0oRIexT1FCF0KZS+qIii37sWuLonVxnMUTZldJ02Ee4beSrUm/SYs1xocKWvioqfrdn&#10;q2G/Ph0PE/VdLuy07d2gJNuZ1Hr0NHx+gAg0hHv4v70yGpIkgb8z8QjI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0NhHEAAAA3AAAAA8AAAAAAAAAAAAAAAAAmAIAAGRycy9k&#10;b3ducmV2LnhtbFBLBQYAAAAABAAEAPUAAACJAwAAAAA=&#10;" filled="f" stroked="f">
                          <v:textbox>
                            <w:txbxContent>
                              <w:p w14:paraId="3F7573B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93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93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84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uiY8AA&#10;AADcAAAADwAAAGRycy9kb3ducmV2LnhtbERPy4rCMBTdC/MP4Q7MThOH8dUxyqAIrhSfMLtLc22L&#10;zU1poq1/bxaCy8N5T+etLcWdal841tDvKRDEqTMFZxqOh1V3DMIHZIOlY9LwIA/z2UdniolxDe/o&#10;vg+ZiCHsE9SQh1AlUvo0J4u+5yriyF1cbTFEWGfS1NjEcFvKb6WG0mLBsSHHihY5pdf9zWo4bS7/&#10;5x+1zZZ2UDWuVZLtRGr99dn+/YII1Ia3+OVeGw2jUVwbz8QjIG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GuiY8AAAADcAAAADwAAAAAAAAAAAAAAAACYAgAAZHJzL2Rvd25y&#10;ZXYueG1sUEsFBgAAAAAEAAQA9QAAAIUDAAAAAA==&#10;" filled="f" stroked="f">
                          <v:textbox>
                            <w:txbxContent>
                              <w:p w14:paraId="17E420C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93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93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85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cH+MQA&#10;AADcAAAADwAAAGRycy9kb3ducmV2LnhtbESPT2vCQBTE74LfYXmCN91V6r/UVcRS6KliWgu9PbLP&#10;JDT7NmRXE799VxA8DjPzG2a97WwlrtT40rGGyViBIM6cKTnX8P31PlqC8AHZYOWYNNzIw3bT760x&#10;Ma7lI13TkIsIYZ+ghiKEOpHSZwVZ9GNXE0fv7BqLIcoml6bBNsJtJadKzaXFkuNCgTXtC8r+0ovV&#10;cPo8//68qEP+Zmd16zol2a6k1sNBt3sFEagLz/Cj/WE0LBYruJ+JR0B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nB/jEAAAA3AAAAA8AAAAAAAAAAAAAAAAAmAIAAGRycy9k&#10;b3ducmV2LnhtbFBLBQYAAAAABAAEAPUAAACJAwAAAAA=&#10;" filled="f" stroked="f">
                          <v:textbox>
                            <w:txbxContent>
                              <w:p w14:paraId="25CA0CB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93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93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86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jeQsAA&#10;AADcAAAADwAAAGRycy9kb3ducmV2LnhtbERPy4rCMBTdC/5DuII7TRRHnWoUUQRXIz5mYHaX5toW&#10;m5vSRNv5+8lCcHk47+W6taV4Uu0LxxpGQwWCOHWm4EzD9bIfzEH4gGywdEwa/sjDetXtLDExruET&#10;Pc8hEzGEfYIa8hCqREqf5mTRD11FHLmbqy2GCOtMmhqbGG5LOVZqKi0WHBtyrGibU3o/P6yG76/b&#10;789EHbOd/aga1yrJ9lNq3e+1mwWIQG14i1/ug9Ewm8f5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8jeQsAAAADcAAAADwAAAAAAAAAAAAAAAACYAgAAZHJzL2Rvd25y&#10;ZXYueG1sUEsFBgAAAAAEAAQA9QAAAIUDAAAAAA==&#10;" filled="f" stroked="f">
                          <v:textbox>
                            <w:txbxContent>
                              <w:p w14:paraId="5357B36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93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93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87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R72cUA&#10;AADcAAAADwAAAGRycy9kb3ducmV2LnhtbESPS2vDMBCE74X8B7GB3BIpIW0Tx0oILYWeWuo8ILfF&#10;Wj+ItTKWGrv/vioEehxm5hsm3Q22ETfqfO1Yw3ymQBDnztRcajge3qYrED4gG2wck4Yf8rDbjh5S&#10;TIzr+YtuWShFhLBPUEMVQptI6fOKLPqZa4mjV7jOYoiyK6XpsI9w28iFUk/SYs1xocKWXirKr9m3&#10;1XD6KC7npfosX+1j27tBSbZrqfVkPOw3IAIN4T98b78bDc+rOfydi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hHvZxQAAANwAAAAPAAAAAAAAAAAAAAAAAJgCAABkcnMv&#10;ZG93bnJldi54bWxQSwUGAAAAAAQABAD1AAAAigMAAAAA&#10;" filled="f" stroked="f">
                          <v:textbox>
                            <w:txbxContent>
                              <w:p w14:paraId="668B7E1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93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94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388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blrsMA&#10;AADcAAAADwAAAGRycy9kb3ducmV2LnhtbESPT4vCMBTE7wt+h/AEb5ooumo1iuyy4MnFv+Dt0Tzb&#10;YvNSmqztfvuNIOxxmJnfMMt1a0vxoNoXjjUMBwoEcepMwZmG0/GrPwPhA7LB0jFp+CUP61XnbYmJ&#10;cQ3v6XEImYgQ9glqyEOoEil9mpNFP3AVcfRurrYYoqwzaWpsItyWcqTUu7RYcFzIsaKPnNL74cdq&#10;OO9u18tYfWefdlI1rlWS7Vxq3eu2mwWIQG34D7/aW6NhOhvB80w8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FblrsMAAADcAAAADwAAAAAAAAAAAAAAAACYAgAAZHJzL2Rv&#10;d25yZXYueG1sUEsFBgAAAAAEAAQA9QAAAIgDAAAAAA==&#10;" filled="f" stroked="f">
                          <v:textbox>
                            <w:txbxContent>
                              <w:p w14:paraId="10703CB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194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194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10491C42" w14:textId="77777777" w:rsidR="00A87F48" w:rsidRPr="007866A3" w:rsidRDefault="00A87F48" w:rsidP="00401F78">
            <w:pPr>
              <w:rPr>
                <w:ins w:id="1943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1944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641856" behindDoc="0" locked="0" layoutInCell="1" allowOverlap="1" wp14:anchorId="5CA19963" wp14:editId="3E8652E4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367" name="Grupo 367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368" name="Rectángulo 368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EBAC66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94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94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7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4D8DE3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94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94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7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237DA7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94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95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7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9AC742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95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95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7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05C69C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95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95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7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A394EE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95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95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7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609C80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95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95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7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1E0F5C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95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96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7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7ECE20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196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196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5CA19963" id="Grupo 367" o:spid="_x0000_s1389" style="position:absolute;margin-left:63.15pt;margin-top:1.1pt;width:351.75pt;height:103.2pt;z-index:251641856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">
                        <v:rect id="Rectángulo 368" o:spid="_x0000_s1390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KY58AA&#10;AADcAAAADwAAAGRycy9kb3ducmV2LnhtbERPy4rCMBTdC/5DuII7TR0dGTqm4gii4LhQh1lfmtuH&#10;Njelibb+vVkILg/nvVh2phJ3alxpWcFkHIEgTq0uOVfwd96MvkA4j6yxskwKHuRgmfR7C4y1bflI&#10;95PPRQhhF6OCwvs6ltKlBRl0Y1sTBy6zjUEfYJNL3WAbwk0lP6JoLg2WHBoKrGldUHo93YwCT4ct&#10;Pdr/w54/ecuX39mPzKxSw0G3+gbhqfNv8cu90wqm87A2nAlHQCZ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CKY58AAAADcAAAADwAAAAAAAAAAAAAAAACYAgAAZHJzL2Rvd25y&#10;ZXYueG1sUEsFBgAAAAAEAAQA9QAAAIUDAAAAAA==&#10;" fillcolor="white [3212]" strokecolor="#4579b8 [3044]"/>
                        <v:shape id="Cuadro de texto 2" o:spid="_x0000_s1391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E9PMQA&#10;AADcAAAADwAAAGRycy9kb3ducmV2LnhtbESPQWvCQBSE74L/YXmCN93VqmjqKmIp9FQxrYXeHtln&#10;Epp9G7Krif++Kwgeh5n5hllvO1uJKzW+dKxhMlYgiDNnSs41fH+9j5YgfEA2WDkmDTfysN30e2tM&#10;jGv5SNc05CJC2CeooQihTqT0WUEW/djVxNE7u8ZiiLLJpWmwjXBbyalSC2mx5LhQYE37grK/9GI1&#10;nD7Pvz8zdcjf7LxuXack25XUejjodq8gAnXhGX60P4yGl8UK7mfi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1xPTzEAAAA3AAAAA8AAAAAAAAAAAAAAAAAmAIAAGRycy9k&#10;b3ducmV2LnhtbFBLBQYAAAAABAAEAPUAAACJAwAAAAA=&#10;" filled="f" stroked="f">
                          <v:textbox>
                            <w:txbxContent>
                              <w:p w14:paraId="1EBAC66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96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96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92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ICfMEA&#10;AADcAAAADwAAAGRycy9kb3ducmV2LnhtbERPy4rCMBTdD/gP4QruNHF0fFSjDA4DrmYYX+Du0lzb&#10;YnNTmmjr35uFMMvDeS/XrS3FnWpfONYwHCgQxKkzBWcaDvvv/gyED8gGS8ek4UEe1qvO2xIT4xr+&#10;o/suZCKGsE9QQx5ClUjp05ws+oGriCN3cbXFEGGdSVNjE8NtKd+VmkiLBceGHCva5JRedzer4fhz&#10;OZ/G6jf7sh9V41ol2c6l1r1u+7kAEagN/+KXe2s0jKZxfj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mSAnzBAAAA3AAAAA8AAAAAAAAAAAAAAAAAmAIAAGRycy9kb3du&#10;cmV2LnhtbFBLBQYAAAAABAAEAPUAAACGAwAAAAA=&#10;" filled="f" stroked="f">
                          <v:textbox>
                            <w:txbxContent>
                              <w:p w14:paraId="64D8DE3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96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96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93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6n58QA&#10;AADcAAAADwAAAGRycy9kb3ducmV2LnhtbESPS2vDMBCE74H+B7GF3hIpaV51rYTSEuippXlBbou1&#10;fhBrZSw1dv99FQjkOMzMN0y67m0tLtT6yrGG8UiBIM6cqbjQsN9thksQPiAbrB2Thj/ysF49DFJM&#10;jOv4hy7bUIgIYZ+ghjKEJpHSZyVZ9CPXEEcvd63FEGVbSNNiF+G2lhOl5tJixXGhxIbeS8rO21+r&#10;4fCVn45T9V182FnTuV5Jti9S66fH/u0VRKA+3MO39qfR8LwYw/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ep+fEAAAA3AAAAA8AAAAAAAAAAAAAAAAAmAIAAGRycy9k&#10;b3ducmV2LnhtbFBLBQYAAAAABAAEAPUAAACJAwAAAAA=&#10;" filled="f" stroked="f">
                          <v:textbox>
                            <w:txbxContent>
                              <w:p w14:paraId="1237DA7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96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96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94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w5kM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8LyYwP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MOZDEAAAA3AAAAA8AAAAAAAAAAAAAAAAAmAIAAGRycy9k&#10;b3ducmV2LnhtbFBLBQYAAAAABAAEAPUAAACJAwAAAAA=&#10;" filled="f" stroked="f">
                          <v:textbox>
                            <w:txbxContent>
                              <w:p w14:paraId="39AC742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96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97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95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CcC8QA&#10;AADcAAAADwAAAGRycy9kb3ducmV2LnhtbESPT2sCMRTE74LfIbxCb5pUW7Vbo0il4MlS/4G3x+a5&#10;u7h5WTbRXb+9KQgeh5n5DTOdt7YUV6p94VjDW1+BIE6dKTjTsNv+9CYgfEA2WDomDTfyMJ91O1NM&#10;jGv4j66bkIkIYZ+ghjyEKpHSpzlZ9H1XEUfv5GqLIco6k6bGJsJtKQdKjaTFguNCjhV955SeNxer&#10;Yb8+HQ/v6jdb2o+qca2SbD+l1q8v7eILRKA2PMOP9spoGI6H8H8mHgE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lAnAvEAAAA3AAAAA8AAAAAAAAAAAAAAAAAmAIAAGRycy9k&#10;b3ducmV2LnhtbFBLBQYAAAAABAAEAPUAAACJAwAAAAA=&#10;" filled="f" stroked="f">
                          <v:textbox>
                            <w:txbxContent>
                              <w:p w14:paraId="405C69C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97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97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96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kEf8QA&#10;AADcAAAADwAAAGRycy9kb3ducmV2LnhtbESPT2sCMRTE74LfIbyCN03aWrVbo5SK0JPiX/D22Dx3&#10;Fzcvyya6229vCoLHYWZ+w0znrS3FjWpfONbwOlAgiFNnCs407HfL/gSED8gGS8ek4Y88zGfdzhQT&#10;4xre0G0bMhEh7BPUkIdQJVL6NCeLfuAq4uidXW0xRFln0tTYRLgt5ZtSI2mx4LiQY0U/OaWX7dVq&#10;OKzOp+NQrbOF/aga1yrJ9lNq3Xtpv79ABGrDM/xo/xoN7+Mh/J+JR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pBH/EAAAA3AAAAA8AAAAAAAAAAAAAAAAAmAIAAGRycy9k&#10;b3ducmV2LnhtbFBLBQYAAAAABAAEAPUAAACJAwAAAAA=&#10;" filled="f" stroked="f">
                          <v:textbox>
                            <w:txbxContent>
                              <w:p w14:paraId="0A394EE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97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97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97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Wh5MQA&#10;AADcAAAADwAAAGRycy9kb3ducmV2LnhtbESPSWvDMBSE74X8B/EKuSVSlyx1rYTSUsgppdkgt4f1&#10;vBDryVhK7P77KBDocZiZb5h02dtaXKj1lWMNT2MFgjhzpuJCw277PZqD8AHZYO2YNPyRh+Vi8JBi&#10;YlzHv3TZhEJECPsENZQhNImUPivJoh+7hjh6uWsthijbQpoWuwi3tXxWaiotVhwXSmzos6TstDlb&#10;Dft1fjy8qp/iy06azvVKsn2TWg8f+493EIH68B++t1dGw8tsArcz8Qj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loeTEAAAA3AAAAA8AAAAAAAAAAAAAAAAAmAIAAGRycy9k&#10;b3ducmV2LnhtbFBLBQYAAAAABAAEAPUAAACJAwAAAAA=&#10;" filled="f" stroked="f">
                          <v:textbox>
                            <w:txbxContent>
                              <w:p w14:paraId="1609C80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97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97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98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c/k8QA&#10;AADcAAAADwAAAGRycy9kb3ducmV2LnhtbESPSWvDMBSE74X8B/EKuTVSlyx1rYTSUsgpJSvk9rCe&#10;F2I9GUuJ3X8fBQI9DjPzDZMueluLC7W+cqzheaRAEGfOVFxo2G1/nmYgfEA2WDsmDX/kYTEfPKSY&#10;GNfxmi6bUIgIYZ+ghjKEJpHSZyVZ9CPXEEcvd63FEGVbSNNiF+G2li9KTaTFiuNCiQ19lZSdNmer&#10;Yb/Kj4c39Vt823HTuV5Jtu9S6+Fj//kBIlAf/sP39tJoeJ1O4HYmHgE5v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3P5PEAAAA3AAAAA8AAAAAAAAAAAAAAAAAmAIAAGRycy9k&#10;b3ducmV2LnhtbFBLBQYAAAAABAAEAPUAAACJAwAAAAA=&#10;" filled="f" stroked="f">
                          <v:textbox>
                            <w:txbxContent>
                              <w:p w14:paraId="61E0F5C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97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97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399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uaCMQA&#10;AADcAAAADwAAAGRycy9kb3ducmV2LnhtbESPW2sCMRSE3wv+h3CEvtVE23pZjVIqBZ8Ur+DbYXPc&#10;XdycLJvorv/eFAp9HGbmG2a2aG0p7lT7wrGGfk+BIE6dKTjTcNj/vI1B+IBssHRMGh7kYTHvvMww&#10;Ma7hLd13IRMRwj5BDXkIVSKlT3Oy6HuuIo7exdUWQ5R1Jk2NTYTbUg6UGkqLBceFHCv6zim97m5W&#10;w3F9OZ8+1CZb2s+qca2SbCdS69du+zUFEagN/+G/9spoeB+N4PdMPAJ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7mgjEAAAA3AAAAA8AAAAAAAAAAAAAAAAAmAIAAGRycy9k&#10;b3ducmV2LnhtbFBLBQYAAAAABAAEAPUAAACJAwAAAAA=&#10;" filled="f" stroked="f">
                          <v:textbox>
                            <w:txbxContent>
                              <w:p w14:paraId="37ECE20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197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198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5FCDB8A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2321D6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7A016B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3938FB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EFE472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BFBDEC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89D989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0F4743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D1BFA7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5636FF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2CAD89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7A3DDDDD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2757068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5E6608D7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18</w:t>
      </w:r>
    </w:p>
    <w:p w14:paraId="0B6E0FC1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185F04F4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104DD411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14CD5856" w14:textId="00428BA3" w:rsidR="00A87F48" w:rsidRPr="007866A3" w:rsidRDefault="00A87F48" w:rsidP="00A87F48">
      <w:pPr>
        <w:rPr>
          <w:del w:id="1981" w:author="J&amp;J" w:date="2015-05-02T17:40:00Z"/>
          <w:rFonts w:ascii="Arial" w:hAnsi="Arial" w:cs="Arial"/>
          <w:color w:val="000000"/>
          <w:sz w:val="18"/>
          <w:szCs w:val="18"/>
        </w:rPr>
      </w:pPr>
      <w:del w:id="1982" w:author="J&amp;J" w:date="2015-05-02T17:40:00Z">
        <w:r w:rsidRPr="000D241A">
          <w:rPr>
            <w:rFonts w:ascii="Times New Roman" w:hAnsi="Times New Roman"/>
            <w:noProof/>
            <w:color w:val="000000"/>
            <w:lang w:val="es-CO" w:eastAsia="es-CO"/>
          </w:rPr>
          <w:drawing>
            <wp:inline distT="0" distB="0" distL="0" distR="0" wp14:anchorId="06D2E835" wp14:editId="1CA4FB1F">
              <wp:extent cx="4676775" cy="1819275"/>
              <wp:effectExtent l="0" t="0" r="9525" b="9525"/>
              <wp:docPr id="588" name="Imagen 58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47"/>
                      <pic:cNvPicPr>
                        <a:picLocks noChangeAspect="1" noChangeArrowheads="1"/>
                      </pic:cNvPicPr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76775" cy="1819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24C28BA6" w14:textId="3537E490" w:rsidR="00A87F48" w:rsidRPr="007866A3" w:rsidRDefault="00A87F48" w:rsidP="00A87F48">
      <w:pPr>
        <w:rPr>
          <w:del w:id="1983" w:author="J&amp;J" w:date="2015-05-02T17:40:00Z"/>
          <w:rFonts w:ascii="Arial" w:hAnsi="Arial" w:cs="Arial"/>
          <w:color w:val="000000"/>
          <w:sz w:val="18"/>
          <w:szCs w:val="18"/>
        </w:rPr>
      </w:pPr>
      <w:del w:id="1984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6422ED8D" wp14:editId="61487EDE">
              <wp:extent cx="904875" cy="276225"/>
              <wp:effectExtent l="0" t="0" r="9525" b="9525"/>
              <wp:docPr id="587" name="Imagen 58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197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56741FD1" w14:textId="77777777" w:rsidR="00A87F48" w:rsidRPr="007866A3" w:rsidRDefault="00A87F48" w:rsidP="00A87F48">
      <w:pPr>
        <w:rPr>
          <w:ins w:id="1985" w:author="J&amp;J" w:date="2015-05-02T17:40:00Z"/>
          <w:rFonts w:ascii="Arial" w:hAnsi="Arial" w:cs="Arial"/>
          <w:color w:val="000000"/>
          <w:sz w:val="18"/>
          <w:szCs w:val="18"/>
        </w:rPr>
      </w:pPr>
      <w:ins w:id="1986" w:author="J&amp;J" w:date="2015-05-02T17:40:00Z">
        <w:r w:rsidRPr="00284C5A">
          <w:rPr>
            <w:rFonts w:ascii="Times New Roman" w:hAnsi="Times New Roman" w:cs="Times New Roman"/>
            <w:noProof/>
            <w:color w:val="000000"/>
            <w:lang w:val="es-CO" w:eastAsia="es-CO"/>
          </w:rPr>
          <w:drawing>
            <wp:inline distT="0" distB="0" distL="0" distR="0" wp14:anchorId="4226CC32" wp14:editId="65746C0F">
              <wp:extent cx="4679950" cy="1818145"/>
              <wp:effectExtent l="0" t="0" r="6350" b="0"/>
              <wp:docPr id="47" name="Imagen 4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04724" cy="18277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FF57DD3" w14:textId="77777777" w:rsidR="00A87F48" w:rsidRPr="007866A3" w:rsidRDefault="00A87F48" w:rsidP="00A87F48">
      <w:pPr>
        <w:rPr>
          <w:ins w:id="1987" w:author="J&amp;J" w:date="2015-05-02T17:40:00Z"/>
          <w:rFonts w:ascii="Arial" w:hAnsi="Arial" w:cs="Arial"/>
          <w:color w:val="000000"/>
          <w:sz w:val="18"/>
          <w:szCs w:val="18"/>
        </w:rPr>
      </w:pPr>
      <w:ins w:id="1988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3E6269BE" wp14:editId="607F863F">
              <wp:extent cx="902252" cy="273050"/>
              <wp:effectExtent l="0" t="0" r="0" b="0"/>
              <wp:docPr id="197" name="Imagen 19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7E8ECE1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DD45CCA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66F87E2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660DB1E1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66DF8A7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3E8F86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B8F8508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1989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1990">
          <w:tblGrid>
            <w:gridCol w:w="1129"/>
            <w:gridCol w:w="5670"/>
            <w:gridCol w:w="2823"/>
          </w:tblGrid>
        </w:tblGridChange>
      </w:tblGrid>
      <w:tr w:rsidR="00A87F48" w:rsidRPr="007866A3" w14:paraId="43B955F0" w14:textId="77777777" w:rsidTr="00401F78">
        <w:tc>
          <w:tcPr>
            <w:tcW w:w="9622" w:type="dxa"/>
            <w:gridSpan w:val="3"/>
            <w:tcPrChange w:id="1991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1BEF3B0E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48AD0126" w14:textId="77777777" w:rsidTr="00401F78">
        <w:tc>
          <w:tcPr>
            <w:tcW w:w="1129" w:type="dxa"/>
            <w:tcPrChange w:id="1992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3822A776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1993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247F3A74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1994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3FF22CC9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7496B2D2" w14:textId="77777777" w:rsidTr="00401F78">
        <w:tc>
          <w:tcPr>
            <w:tcW w:w="1129" w:type="dxa"/>
            <w:tcPrChange w:id="1995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3011D86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1996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37A70FA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1997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1F11452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1998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1999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85458450"/>
                <w:placeholder>
                  <w:docPart w:val="C613AA74F77247FC8A433D6A7B1CBF6A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1999"/>
                <w:ins w:id="2000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001" w:author="J&amp;J" w:date="2015-05-02T17:40:00Z"/>
              </w:sdtContent>
            </w:sdt>
            <w:customXmlInsRangeEnd w:id="2001"/>
          </w:p>
        </w:tc>
      </w:tr>
      <w:tr w:rsidR="00A87F48" w:rsidRPr="007866A3" w14:paraId="4DF66D69" w14:textId="77777777" w:rsidTr="00401F78">
        <w:tc>
          <w:tcPr>
            <w:tcW w:w="1129" w:type="dxa"/>
            <w:tcPrChange w:id="2002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5457115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2003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2B40CB3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004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6FC0AE9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005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006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416739961"/>
                <w:placeholder>
                  <w:docPart w:val="57150333C91F4709BFF740131EB90552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2006"/>
                <w:ins w:id="2007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008" w:author="J&amp;J" w:date="2015-05-02T17:40:00Z"/>
              </w:sdtContent>
            </w:sdt>
            <w:customXmlInsRangeEnd w:id="2008"/>
          </w:p>
        </w:tc>
      </w:tr>
      <w:tr w:rsidR="00A87F48" w:rsidRPr="007866A3" w14:paraId="6A2B1BDD" w14:textId="77777777" w:rsidTr="00401F78">
        <w:tc>
          <w:tcPr>
            <w:tcW w:w="1129" w:type="dxa"/>
            <w:tcPrChange w:id="2009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01D0228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2010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28CA20B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011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6D54D2E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012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013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769081201"/>
                <w:placeholder>
                  <w:docPart w:val="06AF3CA3D4024784AE6D2C00DCCEAC7F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2013"/>
                <w:ins w:id="2014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015" w:author="J&amp;J" w:date="2015-05-02T17:40:00Z"/>
              </w:sdtContent>
            </w:sdt>
            <w:customXmlInsRangeEnd w:id="2015"/>
          </w:p>
        </w:tc>
      </w:tr>
      <w:tr w:rsidR="00A87F48" w:rsidRPr="005255A8" w14:paraId="0732ACEB" w14:textId="77777777" w:rsidTr="00401F78">
        <w:tc>
          <w:tcPr>
            <w:tcW w:w="9622" w:type="dxa"/>
            <w:gridSpan w:val="3"/>
            <w:tcPrChange w:id="2016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12D8DF8E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2504FE2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B965D5B" w14:textId="46E86354" w:rsidR="00A87F48" w:rsidRPr="000D241A" w:rsidRDefault="00A87F48" w:rsidP="00401F78">
            <w:pPr>
              <w:rPr>
                <w:del w:id="2017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2018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709440" behindDoc="0" locked="0" layoutInCell="1" allowOverlap="1" wp14:anchorId="1DA091A6" wp14:editId="449C9AB8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761" name="Grupo 76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762" name="Rectángulo 379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6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CD66A4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01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02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6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8B84DA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02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02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6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18714E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02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02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6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639754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02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02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6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553ECD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02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02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6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FB1F715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02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03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6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960A79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03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03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7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C09FFD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03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03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7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6A950A5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03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03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1DA091A6" id="Grupo 761" o:spid="_x0000_s1400" style="position:absolute;margin-left:63.15pt;margin-top:1.1pt;width:351.75pt;height:103.2pt;z-index:251709440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">
                        <v:rect id="Rectángulo 379" o:spid="_x0000_s1401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Fd4sMA&#10;AADcAAAADwAAAGRycy9kb3ducmV2LnhtbESPwW7CMBBE70j8g7VIvYFDDoBSDCq0tFyBqudtvE2i&#10;xuvEdkny9xgJqcfRzLzRrLe9qcWVnK8sK5jPEhDEudUVFwo+L4fpCoQPyBpry6RgIA/bzXi0xkzb&#10;jk90PYdCRAj7DBWUITSZlD4vyaCf2YY4ej/WGQxRukJqh12Em1qmSbKQBiuOCyU2tC8p/z3/GQXp&#10;wVWXt13r969DS98fw1fbrd6Vepr0L88gAvXhP/xoH7WC5SKF+5l4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HFd4sMAAADcAAAADwAAAAAAAAAAAAAAAACYAgAAZHJzL2Rv&#10;d25yZXYueG1sUEsFBgAAAAAEAAQA9QAAAIgDAAAAAA==&#10;" fillcolor="window" strokecolor="#4a7ebb"/>
                        <v:shape id="Cuadro de texto 2" o:spid="_x0000_s1402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amz8QA&#10;AADcAAAADwAAAGRycy9kb3ducmV2LnhtbESPSWvDMBSE74X8B/EKuTVSlyx1rYTSUsgpJSvk9rCe&#10;F2I9GUuJ3X8fBQI9DjPzDZMueluLC7W+cqzheaRAEGfOVFxo2G1/nmYgfEA2WDsmDX/kYTEfPKSY&#10;GNfxmi6bUIgIYZ+ghjKEJpHSZyVZ9CPXEEcvd63FEGVbSNNiF+G2li9KTaTFiuNCiQ19lZSdNmer&#10;Yb/Kj4c39Vt823HTuV5Jtu9S6+Fj//kBIlAf/sP39tJomE5e4XYmHgE5v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Wps/EAAAA3AAAAA8AAAAAAAAAAAAAAAAAmAIAAGRycy9k&#10;b3ducmV2LnhtbFBLBQYAAAAABAAEAPUAAACJAwAAAAA=&#10;" filled="f" stroked="f">
                          <v:textbox>
                            <w:txbxContent>
                              <w:p w14:paraId="3CD66A4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03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03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03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8+u8UA&#10;AADcAAAADwAAAGRycy9kb3ducmV2LnhtbESPzWrDMBCE74G8g9hAb43UkL+6lkNIKPSUErcp9LZY&#10;G9vUWhlLjZ23jwqFHIeZ+YZJN4NtxIU6XzvW8DRVIIgLZ2ouNXx+vD6uQfiAbLBxTBqu5GGTjUcp&#10;Jsb1fKRLHkoRIewT1FCF0CZS+qIii37qWuLonV1nMUTZldJ02Ee4beRMqaW0WHNcqLClXUXFT/5r&#10;NZwO5++vuXov93bR9m5Qku2z1PphMmxfQAQawj38334zGlbLOfydiUdAZ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/z67xQAAANwAAAAPAAAAAAAAAAAAAAAAAJgCAABkcnMv&#10;ZG93bnJldi54bWxQSwUGAAAAAAQABAD1AAAAigMAAAAA&#10;" filled="f" stroked="f">
                          <v:textbox>
                            <w:txbxContent>
                              <w:p w14:paraId="08B84DA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03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04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04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ObIMQA&#10;AADcAAAADwAAAGRycy9kb3ducmV2LnhtbESPQWvCQBSE74L/YXlCb3VXqdbGbERaCp4qTWvB2yP7&#10;TILZtyG7NfHfd4WCx2FmvmHSzWAbcaHO1441zKYKBHHhTM2lhu+v98cVCB+QDTaOScOVPGyy8SjF&#10;xLieP+mSh1JECPsENVQhtImUvqjIop+6ljh6J9dZDFF2pTQd9hFuGzlXaikt1hwXKmzptaLinP9a&#10;DYeP0/HnSe3LN7toezcoyfZFav0wGbZrEIGGcA//t3dGw/NyAb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zmyDEAAAA3AAAAA8AAAAAAAAAAAAAAAAAmAIAAGRycy9k&#10;b3ducmV2LnhtbFBLBQYAAAAABAAEAPUAAACJAwAAAAA=&#10;" filled="f" stroked="f">
                          <v:textbox>
                            <w:txbxContent>
                              <w:p w14:paraId="218714E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04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04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05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EFV8QA&#10;AADcAAAADwAAAGRycy9kb3ducmV2LnhtbESPQWvCQBSE74X+h+UVvNXdFo01dRNKRfBkUavg7ZF9&#10;JqHZtyG7mvjv3UKhx2FmvmEW+WAbcaXO1441vIwVCOLCmZpLDd/71fMbCB+QDTaOScONPOTZ48MC&#10;U+N63tJ1F0oRIexT1FCF0KZS+qIii37sWuLonV1nMUTZldJ02Ee4beSrUom0WHNcqLClz4qKn93F&#10;ajhszqfjRH2VSzttezcoyXYutR49DR/vIAIN4T/8114bDbMkgd8z8QjI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hBVfEAAAA3AAAAA8AAAAAAAAAAAAAAAAAmAIAAGRycy9k&#10;b3ducmV2LnhtbFBLBQYAAAAABAAEAPUAAACJAwAAAAA=&#10;" filled="f" stroked="f">
                          <v:textbox>
                            <w:txbxContent>
                              <w:p w14:paraId="5639754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04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04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06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2gzMUA&#10;AADcAAAADwAAAGRycy9kb3ducmV2LnhtbESPT2vCQBTE7wW/w/KE3uquUv80ZiPSUvDUYloL3h7Z&#10;ZxLMvg3ZrYnf3i0UPA4z8xsm3Qy2ERfqfO1Yw3SiQBAXztRcavj+en9agfAB2WDjmDRcycMmGz2k&#10;mBjX854ueShFhLBPUEMVQptI6YuKLPqJa4mjd3KdxRBlV0rTYR/htpEzpRbSYs1xocKWXisqzvmv&#10;1XD4OB1/ntVn+Wbnbe8GJdm+SK0fx8N2DSLQEO7h//bOaFgulvB3Jh4B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LaDMxQAAANwAAAAPAAAAAAAAAAAAAAAAAJgCAABkcnMv&#10;ZG93bnJldi54bWxQSwUGAAAAAAQABAD1AAAAigMAAAAA&#10;" filled="f" stroked="f">
                          <v:textbox>
                            <w:txbxContent>
                              <w:p w14:paraId="7553ECD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04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04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07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I0vsAA&#10;AADcAAAADwAAAGRycy9kb3ducmV2LnhtbERPy4rCMBTdC/MP4Q7MThOH8dUxyqAIrhSfMLtLc22L&#10;zU1poq1/bxaCy8N5T+etLcWdal841tDvKRDEqTMFZxqOh1V3DMIHZIOlY9LwIA/z2UdniolxDe/o&#10;vg+ZiCHsE9SQh1AlUvo0J4u+5yriyF1cbTFEWGfS1NjEcFvKb6WG0mLBsSHHihY5pdf9zWo4bS7/&#10;5x+1zZZ2UDWuVZLtRGr99dn+/YII1Ia3+OVeGw2jYVwbz8QjIG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bI0vsAAAADcAAAADwAAAAAAAAAAAAAAAACYAgAAZHJzL2Rvd25y&#10;ZXYueG1sUEsFBgAAAAAEAAQA9QAAAIUDAAAAAA==&#10;" filled="f" stroked="f">
                          <v:textbox>
                            <w:txbxContent>
                              <w:p w14:paraId="2FB1F715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04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04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08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6RJcQA&#10;AADcAAAADwAAAGRycy9kb3ducmV2LnhtbESPT2vCQBTE74LfYXmCN91V6r/UVcRS6KliWgu9PbLP&#10;JDT7NmRXE799VxA8DjPzG2a97WwlrtT40rGGyViBIM6cKTnX8P31PlqC8AHZYOWYNNzIw3bT760x&#10;Ma7lI13TkIsIYZ+ghiKEOpHSZwVZ9GNXE0fv7BqLIcoml6bBNsJtJadKzaXFkuNCgTXtC8r+0ovV&#10;cPo8//68qEP+Zmd16zol2a6k1sNBt3sFEagLz/Cj/WE0LOYruJ+JR0B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+kSXEAAAA3AAAAA8AAAAAAAAAAAAAAAAAmAIAAGRycy9k&#10;b3ducmV2LnhtbFBLBQYAAAAABAAEAPUAAACJAwAAAAA=&#10;" filled="f" stroked="f">
                          <v:textbox>
                            <w:txbxContent>
                              <w:p w14:paraId="5960A79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04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05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09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2uZcAA&#10;AADcAAAADwAAAGRycy9kb3ducmV2LnhtbERPy4rCMBTdC/MP4Q7MThOH8dUxyqAIrhSfMLtLc22L&#10;zU1poq1/bxaCy8N5T+etLcWdal841tDvKRDEqTMFZxqOh1V3DMIHZIOlY9LwIA/z2UdniolxDe/o&#10;vg+ZiCHsE9SQh1AlUvo0J4u+5yriyF1cbTFEWGfS1NjEcFvKb6WG0mLBsSHHihY5pdf9zWo4bS7/&#10;5x+1zZZ2UDWuVZLtRGr99dn+/YII1Ia3+OVeGw2jUZwfz8QjIG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h2uZcAAAADcAAAADwAAAAAAAAAAAAAAAACYAgAAZHJzL2Rvd25y&#10;ZXYueG1sUEsFBgAAAAAEAAQA9QAAAIUDAAAAAA==&#10;" filled="f" stroked="f">
                          <v:textbox>
                            <w:txbxContent>
                              <w:p w14:paraId="6C09FFD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05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05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10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EL/sQA&#10;AADcAAAADwAAAGRycy9kb3ducmV2LnhtbESPQWvCQBSE74L/YXmCN91VarUxGxFLoSdLbS14e2Sf&#10;STD7NmRXE/+9Wyj0OMzMN0y66W0tbtT6yrGG2VSBIM6dqbjQ8P31NlmB8AHZYO2YNNzJwyYbDlJM&#10;jOv4k26HUIgIYZ+ghjKEJpHS5yVZ9FPXEEfv7FqLIcq2kKbFLsJtLedKPUuLFceFEhvalZRfDler&#10;4bg/n36e1EfxahdN53ol2b5IrcejfrsGEagP/+G/9rvRsFzO4PdMPAIy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1RC/7EAAAA3AAAAA8AAAAAAAAAAAAAAAAAmAIAAGRycy9k&#10;b3ducmV2LnhtbFBLBQYAAAAABAAEAPUAAACJAwAAAAA=&#10;" filled="f" stroked="f">
                          <v:textbox>
                            <w:txbxContent>
                              <w:p w14:paraId="56A950A5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05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05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62884153" w14:textId="77777777" w:rsidR="00A87F48" w:rsidRPr="007866A3" w:rsidRDefault="00A87F48" w:rsidP="00401F78">
            <w:pPr>
              <w:rPr>
                <w:ins w:id="2055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2056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643904" behindDoc="0" locked="0" layoutInCell="1" allowOverlap="1" wp14:anchorId="174E1221" wp14:editId="291A3D67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378" name="Grupo 378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379" name="Rectángulo 379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1EE63B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05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05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8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DBB8D3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05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06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8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43BD17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06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06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8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790F7C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06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06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8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EC8DAB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06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06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8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C20065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06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06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8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2A6E79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06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07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8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D70689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07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07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8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C41BB6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07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07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174E1221" id="Grupo 378" o:spid="_x0000_s1411" style="position:absolute;margin-left:63.15pt;margin-top:1.1pt;width:351.75pt;height:103.2pt;z-index:251643904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">
                        <v:rect id="Rectángulo 379" o:spid="_x0000_s1412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erocQA&#10;AADcAAAADwAAAGRycy9kb3ducmV2LnhtbESPT2vCQBTE70K/w/KE3upGW6tGV2mFomBz8A+eH9ln&#10;kpp9G7Krid/eFQoeh5n5DTNbtKYUV6pdYVlBvxeBIE6tLjhTcNj/vI1BOI+ssbRMCm7kYDF/6cww&#10;1rbhLV13PhMBwi5GBbn3VSylS3My6Hq2Ig7eydYGfZB1JnWNTYCbUg6i6FMaLDgs5FjRMqf0vLsY&#10;BZ6SFd2aY7LhIa/47/fjW56sUq/d9msKwlPrn+H/9loreB9N4HEmHAE5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3q6HEAAAA3AAAAA8AAAAAAAAAAAAAAAAAmAIAAGRycy9k&#10;b3ducmV2LnhtbFBLBQYAAAAABAAEAPUAAACJAwAAAAA=&#10;" fillcolor="white [3212]" strokecolor="#4579b8 [3044]"/>
                        <v:shape id="Cuadro de texto 2" o:spid="_x0000_s1413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dyW8AA&#10;AADcAAAADwAAAGRycy9kb3ducmV2LnhtbERPy4rCMBTdC/5DuII7TdRRnGoUUQRXIz5mYHaX5toW&#10;m5vSRNv5+8lCcHk47+W6taV4Uu0LxxpGQwWCOHWm4EzD9bIfzEH4gGywdEwa/sjDetXtLDExruET&#10;Pc8hEzGEfYIa8hCqREqf5mTRD11FHLmbqy2GCOtMmhqbGG5LOVZqJi0WHBtyrGibU3o/P6yG76/b&#10;78+HOmY7O60a1yrJ9lNq3e+1mwWIQG14i1/ug9Ewmcf5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EdyW8AAAADcAAAADwAAAAAAAAAAAAAAAACYAgAAZHJzL2Rvd25y&#10;ZXYueG1sUEsFBgAAAAAEAAQA9QAAAIUDAAAAAA==&#10;" filled="f" stroked="f">
                          <v:textbox>
                            <w:txbxContent>
                              <w:p w14:paraId="01EE63B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07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07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14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vXwMUA&#10;AADcAAAADwAAAGRycy9kb3ducmV2LnhtbESPS2vDMBCE74X8B7GB3BIpSVsSx0oILYWeWuo8ILfF&#10;Wj+ItTKWGrv/vioEehxm5hsm3Q22ETfqfO1Yw3ymQBDnztRcajge3qYrED4gG2wck4Yf8rDbjh5S&#10;TIzr+YtuWShFhLBPUEMVQptI6fOKLPqZa4mjV7jOYoiyK6XpsI9w28iFUs/SYs1xocKWXirKr9m3&#10;1XD6KC7nR/VZvtqntneDkmzXUuvJeNhvQAQawn/43n43GparOfydi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C9fAxQAAANwAAAAPAAAAAAAAAAAAAAAAAJgCAABkcnMv&#10;ZG93bnJldi54bWxQSwUGAAAAAAQABAD1AAAAigMAAAAA&#10;" filled="f" stroked="f">
                          <v:textbox>
                            <w:txbxContent>
                              <w:p w14:paraId="5DBB8D3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07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07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15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lJt8QA&#10;AADcAAAADwAAAGRycy9kb3ducmV2LnhtbESPW4vCMBSE3xf8D+EIvmniZUWrUWSXBZ9cvIJvh+bY&#10;FpuT0mRt999vBGEfh5n5hlmuW1uKB9W+cKxhOFAgiFNnCs40nI5f/RkIH5ANlo5Jwy95WK86b0tM&#10;jGt4T49DyESEsE9QQx5ClUjp05ws+oGriKN3c7XFEGWdSVNjE+G2lCOlptJiwXEhx4o+ckrvhx+r&#10;4by7XS8T9Z192veqca2SbOdS61633SxABGrDf/jV3hoN49kInmfiEZ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PZSbfEAAAA3AAAAA8AAAAAAAAAAAAAAAAAmAIAAGRycy9k&#10;b3ducmV2LnhtbFBLBQYAAAAABAAEAPUAAACJAwAAAAA=&#10;" filled="f" stroked="f">
                          <v:textbox>
                            <w:txbxContent>
                              <w:p w14:paraId="643BD17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07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08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16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XsLMMA&#10;AADcAAAADwAAAGRycy9kb3ducmV2LnhtbESPT4vCMBTE7wt+h/AEb5q4uqLVKLKy4MnFv+Dt0Tzb&#10;YvNSmqztfvuNIOxxmJnfMItVa0vxoNoXjjUMBwoEcepMwZmG0/GrPwXhA7LB0jFp+CUPq2XnbYGJ&#10;cQ3v6XEImYgQ9glqyEOoEil9mpNFP3AVcfRurrYYoqwzaWpsItyW8l2pibRYcFzIsaLPnNL74cdq&#10;OO9u18tYfWcb+1E1rlWS7Uxq3eu26zmIQG34D7/aW6NhNB3B80w8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JXsLMMAAADcAAAADwAAAAAAAAAAAAAAAACYAgAAZHJzL2Rv&#10;d25yZXYueG1sUEsFBgAAAAAEAAQA9QAAAIgDAAAAAA==&#10;" filled="f" stroked="f">
                          <v:textbox>
                            <w:txbxContent>
                              <w:p w14:paraId="3790F7C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08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08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17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x0WMQA&#10;AADcAAAADwAAAGRycy9kb3ducmV2LnhtbESPW4vCMBSE34X9D+Es7NuarJdFq1EWRfBJWW/g26E5&#10;tsXmpDRZW/+9ERZ8HGbmG2Y6b20pblT7wrGGr64CQZw6U3Cm4bBffY5A+IBssHRMGu7kYT5760wx&#10;Ma7hX7rtQiYihH2CGvIQqkRKn+Zk0XddRRy9i6sthijrTJoamwi3pewp9S0tFhwXcqxokVN63f1Z&#10;DcfN5XwaqG22tMOqca2SbMdS64/39mcCIlAbXuH/9tpo6I8G8DwTj4C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8dFjEAAAA3AAAAA8AAAAAAAAAAAAAAAAAmAIAAGRycy9k&#10;b3ducmV2LnhtbFBLBQYAAAAABAAEAPUAAACJAwAAAAA=&#10;" filled="f" stroked="f">
                          <v:textbox>
                            <w:txbxContent>
                              <w:p w14:paraId="3EC8DAB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08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08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18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DRw8QA&#10;AADcAAAADwAAAGRycy9kb3ducmV2LnhtbESPT4vCMBTE7wt+h/AEb2viqotWo8iK4Mll/QfeHs2z&#10;LTYvpYm2fnuzsLDHYWZ+w8yXrS3Fg2pfONYw6CsQxKkzBWcajofN+wSED8gGS8ek4UkelovO2xwT&#10;4xr+occ+ZCJC2CeoIQ+hSqT0aU4Wfd9VxNG7utpiiLLOpKmxiXBbyg+lPqXFguNCjhV95ZTe9ner&#10;4bS7Xs4j9Z2t7bhqXKsk26nUutdtVzMQgdrwH/5rb42G4WQMv2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w0cPEAAAA3AAAAA8AAAAAAAAAAAAAAAAAmAIAAGRycy9k&#10;b3ducmV2LnhtbFBLBQYAAAAABAAEAPUAAACJAwAAAAA=&#10;" filled="f" stroked="f">
                          <v:textbox>
                            <w:txbxContent>
                              <w:p w14:paraId="2C20065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08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08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19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JPtMQA&#10;AADcAAAADwAAAGRycy9kb3ducmV2LnhtbESPT4vCMBTE7wt+h/AEb2vi6opWo8iK4Mll/QfeHs2z&#10;LTYvpYm2fnuzsLDHYWZ+w8yXrS3Fg2pfONYw6CsQxKkzBWcajofN+wSED8gGS8ek4UkelovO2xwT&#10;4xr+occ+ZCJC2CeoIQ+hSqT0aU4Wfd9VxNG7utpiiLLOpKmxiXBbyg+lxtJiwXEhx4q+ckpv+7vV&#10;cNpdL+eR+s7W9rNqXKsk26nUutdtVzMQgdrwH/5rb42G4WQMv2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iT7TEAAAA3AAAAA8AAAAAAAAAAAAAAAAAmAIAAGRycy9k&#10;b3ducmV2LnhtbFBLBQYAAAAABAAEAPUAAACJAwAAAAA=&#10;" filled="f" stroked="f">
                          <v:textbox>
                            <w:txbxContent>
                              <w:p w14:paraId="12A6E79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08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08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20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7qL8QA&#10;AADcAAAADwAAAGRycy9kb3ducmV2LnhtbESPQWsCMRSE7wX/Q3iCt5qobbWrUUQpeFK0KvT22Dx3&#10;Fzcvyya66783hUKPw8x8w8wWrS3FnWpfONYw6CsQxKkzBWcajt9frxMQPiAbLB2Thgd5WMw7LzNM&#10;jGt4T/dDyESEsE9QQx5ClUjp05ws+r6riKN3cbXFEGWdSVNjE+G2lEOlPqTFguNCjhWtckqvh5vV&#10;cNpefs5vapet7XvVuFZJtp9S6163XU5BBGrDf/ivvTEaRpMx/J6JR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u6i/EAAAA3AAAAA8AAAAAAAAAAAAAAAAAmAIAAGRycy9k&#10;b3ducmV2LnhtbFBLBQYAAAAABAAEAPUAAACJAwAAAAA=&#10;" filled="f" stroked="f">
                          <v:textbox>
                            <w:txbxContent>
                              <w:p w14:paraId="7D70689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08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09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21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F+XcAA&#10;AADcAAAADwAAAGRycy9kb3ducmV2LnhtbERPy4rCMBTdC/5DuII7TdRRnGoUUQRXIz5mYHaX5toW&#10;m5vSRNv5+8lCcHk47+W6taV4Uu0LxxpGQwWCOHWm4EzD9bIfzEH4gGywdEwa/sjDetXtLDExruET&#10;Pc8hEzGEfYIa8hCqREqf5mTRD11FHLmbqy2GCOtMmhqbGG5LOVZqJi0WHBtyrGibU3o/P6yG76/b&#10;78+HOmY7O60a1yrJ9lNq3e+1mwWIQG14i1/ug9Ewmce1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jF+XcAAAADcAAAADwAAAAAAAAAAAAAAAACYAgAAZHJzL2Rvd25y&#10;ZXYueG1sUEsFBgAAAAAEAAQA9QAAAIUDAAAAAA==&#10;" filled="f" stroked="f">
                          <v:textbox>
                            <w:txbxContent>
                              <w:p w14:paraId="3C41BB6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09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09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203F021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C41012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4D52CB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12197F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0CFA1A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878F24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2F3AEF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98C086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C2B4CF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43512C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31EFF3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3E205A42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7A337A3A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23E504A0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19</w:t>
      </w:r>
    </w:p>
    <w:p w14:paraId="23EF23DA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283F1EBD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188B0983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28F899B1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42CF07E" w14:textId="27DE8F7E" w:rsidR="00A87F48" w:rsidRPr="007866A3" w:rsidRDefault="00A87F48" w:rsidP="00A87F48">
      <w:pPr>
        <w:rPr>
          <w:del w:id="2093" w:author="J&amp;J" w:date="2015-05-02T17:40:00Z"/>
          <w:rFonts w:ascii="Arial" w:hAnsi="Arial" w:cs="Arial"/>
          <w:color w:val="000000"/>
          <w:sz w:val="18"/>
          <w:szCs w:val="18"/>
        </w:rPr>
      </w:pPr>
      <w:del w:id="2094" w:author="J&amp;J" w:date="2015-05-02T17:40:00Z">
        <w:r w:rsidRPr="000D241A">
          <w:rPr>
            <w:rFonts w:ascii="Times New Roman" w:hAnsi="Times New Roman"/>
            <w:noProof/>
            <w:color w:val="000000"/>
            <w:lang w:val="es-CO" w:eastAsia="es-CO"/>
          </w:rPr>
          <w:drawing>
            <wp:inline distT="0" distB="0" distL="0" distR="0" wp14:anchorId="2B00322F" wp14:editId="79D97EB3">
              <wp:extent cx="4676775" cy="1819275"/>
              <wp:effectExtent l="0" t="0" r="9525" b="9525"/>
              <wp:docPr id="586" name="Imagen 58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48"/>
                      <pic:cNvPicPr>
                        <a:picLocks noChangeAspect="1" noChangeArrowheads="1"/>
                      </pic:cNvPicPr>
                    </pic:nvPicPr>
                    <pic:blipFill>
                      <a:blip r:embed="rId2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76775" cy="1819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2B12FFC5" w14:textId="274D5C6A" w:rsidR="00A87F48" w:rsidRPr="007866A3" w:rsidRDefault="00A87F48" w:rsidP="00A87F48">
      <w:pPr>
        <w:rPr>
          <w:del w:id="2095" w:author="J&amp;J" w:date="2015-05-02T17:40:00Z"/>
          <w:rFonts w:ascii="Arial" w:hAnsi="Arial" w:cs="Arial"/>
          <w:color w:val="000000"/>
          <w:sz w:val="18"/>
          <w:szCs w:val="18"/>
        </w:rPr>
      </w:pPr>
      <w:del w:id="2096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4192077F" wp14:editId="37D5FCBB">
              <wp:extent cx="904875" cy="276225"/>
              <wp:effectExtent l="0" t="0" r="9525" b="9525"/>
              <wp:docPr id="585" name="Imagen 58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48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12EAF4EC" w14:textId="77777777" w:rsidR="00A87F48" w:rsidRPr="007866A3" w:rsidRDefault="00A87F48" w:rsidP="00A87F48">
      <w:pPr>
        <w:rPr>
          <w:ins w:id="2097" w:author="J&amp;J" w:date="2015-05-02T17:40:00Z"/>
          <w:rFonts w:ascii="Arial" w:hAnsi="Arial" w:cs="Arial"/>
          <w:color w:val="000000"/>
          <w:sz w:val="18"/>
          <w:szCs w:val="18"/>
        </w:rPr>
      </w:pPr>
      <w:ins w:id="2098" w:author="J&amp;J" w:date="2015-05-02T17:40:00Z">
        <w:r w:rsidRPr="00284C5A">
          <w:rPr>
            <w:rFonts w:ascii="Times New Roman" w:hAnsi="Times New Roman" w:cs="Times New Roman"/>
            <w:noProof/>
            <w:color w:val="000000"/>
            <w:lang w:val="es-CO" w:eastAsia="es-CO"/>
          </w:rPr>
          <w:drawing>
            <wp:inline distT="0" distB="0" distL="0" distR="0" wp14:anchorId="6EB261D8" wp14:editId="4C609BF8">
              <wp:extent cx="4686300" cy="1820611"/>
              <wp:effectExtent l="0" t="0" r="0" b="8255"/>
              <wp:docPr id="48" name="Imagen 4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98174" cy="182522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AC2B8BB" w14:textId="77777777" w:rsidR="00A87F48" w:rsidRPr="007866A3" w:rsidRDefault="00A87F48" w:rsidP="00A87F48">
      <w:pPr>
        <w:rPr>
          <w:ins w:id="2099" w:author="J&amp;J" w:date="2015-05-02T17:40:00Z"/>
          <w:rFonts w:ascii="Arial" w:hAnsi="Arial" w:cs="Arial"/>
          <w:color w:val="000000"/>
          <w:sz w:val="18"/>
          <w:szCs w:val="18"/>
        </w:rPr>
      </w:pPr>
      <w:ins w:id="2100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314C66B7" wp14:editId="5B0D4A5A">
              <wp:extent cx="902252" cy="273050"/>
              <wp:effectExtent l="0" t="0" r="0" b="0"/>
              <wp:docPr id="548" name="Imagen 54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B35C435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58B52322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3811AF30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97A8421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C2BA89A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1EFE1C8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2101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2102">
          <w:tblGrid>
            <w:gridCol w:w="1129"/>
            <w:gridCol w:w="5670"/>
            <w:gridCol w:w="2823"/>
          </w:tblGrid>
        </w:tblGridChange>
      </w:tblGrid>
      <w:tr w:rsidR="00A87F48" w:rsidRPr="007866A3" w14:paraId="4E387BE3" w14:textId="77777777" w:rsidTr="00401F78">
        <w:tc>
          <w:tcPr>
            <w:tcW w:w="9622" w:type="dxa"/>
            <w:gridSpan w:val="3"/>
            <w:tcPrChange w:id="2103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6AB57438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47421DE2" w14:textId="77777777" w:rsidTr="00401F78">
        <w:tc>
          <w:tcPr>
            <w:tcW w:w="1129" w:type="dxa"/>
            <w:tcPrChange w:id="2104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67F58163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2105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5071AF92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2106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34695080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2DF37008" w14:textId="77777777" w:rsidTr="00401F78">
        <w:tc>
          <w:tcPr>
            <w:tcW w:w="1129" w:type="dxa"/>
            <w:tcPrChange w:id="2107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4E8149B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2108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50F5801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109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753FDC4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110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111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377159672"/>
                <w:placeholder>
                  <w:docPart w:val="78FA1198F03C4B189D88854486D7F36B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2111"/>
                <w:ins w:id="2112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113" w:author="J&amp;J" w:date="2015-05-02T17:40:00Z"/>
              </w:sdtContent>
            </w:sdt>
            <w:customXmlInsRangeEnd w:id="2113"/>
          </w:p>
        </w:tc>
      </w:tr>
      <w:tr w:rsidR="00A87F48" w:rsidRPr="007866A3" w14:paraId="108B3862" w14:textId="77777777" w:rsidTr="00401F78">
        <w:tc>
          <w:tcPr>
            <w:tcW w:w="1129" w:type="dxa"/>
            <w:tcPrChange w:id="2114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6F1DB8B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2115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6243840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116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532D6BB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117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118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1993398204"/>
                <w:placeholder>
                  <w:docPart w:val="0C170A6A41CE436CB5CC03C947FEA085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2118"/>
                <w:ins w:id="2119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120" w:author="J&amp;J" w:date="2015-05-02T17:40:00Z"/>
              </w:sdtContent>
            </w:sdt>
            <w:customXmlInsRangeEnd w:id="2120"/>
          </w:p>
        </w:tc>
      </w:tr>
      <w:tr w:rsidR="00A87F48" w:rsidRPr="007866A3" w14:paraId="45D1203A" w14:textId="77777777" w:rsidTr="00401F78">
        <w:tc>
          <w:tcPr>
            <w:tcW w:w="1129" w:type="dxa"/>
            <w:tcPrChange w:id="2121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47FED1B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2122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15BFD8E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123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7BF01E8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124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125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41783947"/>
                <w:placeholder>
                  <w:docPart w:val="599D6F0888284D2DBC82E73A674D42A4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2125"/>
                <w:ins w:id="2126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127" w:author="J&amp;J" w:date="2015-05-02T17:40:00Z"/>
              </w:sdtContent>
            </w:sdt>
            <w:customXmlInsRangeEnd w:id="2127"/>
          </w:p>
        </w:tc>
      </w:tr>
      <w:tr w:rsidR="00A87F48" w:rsidRPr="005255A8" w14:paraId="0E13C239" w14:textId="77777777" w:rsidTr="00401F78">
        <w:tc>
          <w:tcPr>
            <w:tcW w:w="9622" w:type="dxa"/>
            <w:gridSpan w:val="3"/>
            <w:tcPrChange w:id="2128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02CE279E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39D2840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C1F0FA1" w14:textId="528CAE29" w:rsidR="00A87F48" w:rsidRPr="000D241A" w:rsidRDefault="00A87F48" w:rsidP="00401F78">
            <w:pPr>
              <w:rPr>
                <w:del w:id="2129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2130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710464" behindDoc="0" locked="0" layoutInCell="1" allowOverlap="1" wp14:anchorId="34005204" wp14:editId="1F63CBC3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750" name="Grupo 750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751" name="Rectángulo 390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5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887ACE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13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13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5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801B18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13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13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5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405439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13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13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5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8FDE73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13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13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5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F9D200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13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14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5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9E157B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14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14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5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4F019A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14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14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5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A13BD6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14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14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6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257088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14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14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34005204" id="Grupo 750" o:spid="_x0000_s1422" style="position:absolute;margin-left:63.15pt;margin-top:1.1pt;width:351.75pt;height:103.2pt;z-index:251710464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">
                        <v:rect id="Rectángulo 390" o:spid="_x0000_s1423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8JKMQA&#10;AADcAAAADwAAAGRycy9kb3ducmV2LnhtbESPzW7CMBCE75X6DtZW6q04ILWggEEFSsuVH3Fe4iWJ&#10;Gq8T2yXJ29dISBxHM/ONZrboTCWu5HxpWcFwkIAgzqwuOVdwPGzeJiB8QNZYWSYFPXlYzJ+fZphq&#10;2/KOrvuQiwhhn6KCIoQ6ldJnBRn0A1sTR+9incEQpculdthGuKnkKEk+pMGS40KBNa0Kyn73f0bB&#10;aOPKw9ey8at139D5pz817eRbqdeX7nMKIlAXHuF7e6sVjN+HcDsTj4C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PCSjEAAAA3AAAAA8AAAAAAAAAAAAAAAAAmAIAAGRycy9k&#10;b3ducmV2LnhtbFBLBQYAAAAABAAEAPUAAACJAwAAAAA=&#10;" fillcolor="window" strokecolor="#4a7ebb"/>
                        <v:shape id="Cuadro de texto 2" o:spid="_x0000_s1424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bJ6cQA&#10;AADcAAAADwAAAGRycy9kb3ducmV2LnhtbESPT2vCQBTE74LfYXlCb3W3olbTbESUQk9K/Qe9PbLP&#10;JDT7NmS3Jv32XaHgcZiZ3zDpqre1uFHrK8caXsYKBHHuTMWFhtPx/XkBwgdkg7Vj0vBLHlbZcJBi&#10;YlzHn3Q7hEJECPsENZQhNImUPi/Joh+7hjh6V9daDFG2hTQtdhFuazlRai4tVhwXSmxoU1L+ffix&#10;Gs6769dlqvbF1s6azvVKsl1KrZ9G/foNRKA+PML/7Q+j4XU2gfuZeAR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2yenEAAAA3AAAAA8AAAAAAAAAAAAAAAAAmAIAAGRycy9k&#10;b3ducmV2LnhtbFBLBQYAAAAABAAEAPUAAACJAwAAAAA=&#10;" filled="f" stroked="f">
                          <v:textbox>
                            <w:txbxContent>
                              <w:p w14:paraId="3887ACE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14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15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25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pscsQA&#10;AADcAAAADwAAAGRycy9kb3ducmV2LnhtbESPSWvDMBSE74X8B/EKuSVSlyx1rYTSUsgppdkgt4f1&#10;vBDryVhK7P77KBDocZiZb5h02dtaXKj1lWMNT2MFgjhzpuJCw277PZqD8AHZYO2YNPyRh+Vi8JBi&#10;YlzHv3TZhEJECPsENZQhNImUPivJoh+7hjh6uWsthijbQpoWuwi3tXxWaiotVhwXSmzos6TstDlb&#10;Dft1fjy8qp/iy06azvVKsn2TWg8f+493EIH68B++t1dGw2zyArcz8Qj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6bHLEAAAA3AAAAA8AAAAAAAAAAAAAAAAAmAIAAGRycy9k&#10;b3ducmV2LnhtbFBLBQYAAAAABAAEAPUAAACJAwAAAAA=&#10;" filled="f" stroked="f">
                          <v:textbox>
                            <w:txbxContent>
                              <w:p w14:paraId="4801B18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15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15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26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P0BsQA&#10;AADcAAAADwAAAGRycy9kb3ducmV2LnhtbESPQWvCQBSE7wX/w/KE3nRX0Wqjq4gieGoxrQVvj+wz&#10;CWbfhuzWxH/vFoQeh5n5hlmuO1uJGzW+dKxhNFQgiDNnSs41fH/tB3MQPiAbrByThjt5WK96L0tM&#10;jGv5SLc05CJC2CeooQihTqT0WUEW/dDVxNG7uMZiiLLJpWmwjXBbybFSb9JiyXGhwJq2BWXX9Ndq&#10;OH1czj8T9Znv7LRuXack23ep9Wu/2yxABOrCf/jZPhgNs+kE/s7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T9AbEAAAA3AAAAA8AAAAAAAAAAAAAAAAAmAIAAGRycy9k&#10;b3ducmV2LnhtbFBLBQYAAAAABAAEAPUAAACJAwAAAAA=&#10;" filled="f" stroked="f">
                          <v:textbox>
                            <w:txbxContent>
                              <w:p w14:paraId="0405439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15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15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27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9RncQA&#10;AADcAAAADwAAAGRycy9kb3ducmV2LnhtbESPT2vCQBTE7wW/w/IEb7prMdVGV5GK4MninxZ6e2Sf&#10;STD7NmRXk377riD0OMzMb5jFqrOVuFPjS8caxiMFgjhzpuRcw/m0Hc5A+IBssHJMGn7Jw2rZe1lg&#10;alzLB7ofQy4ihH2KGooQ6lRKnxVk0Y9cTRy9i2sshiibXJoG2wi3lXxV6k1aLDkuFFjTR0HZ9Xiz&#10;Gr72l5/vifrMNzapW9cpyfZdaj3od+s5iEBd+A8/2zujYZok8DgTj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fUZ3EAAAA3AAAAA8AAAAAAAAAAAAAAAAAmAIAAGRycy9k&#10;b3ducmV2LnhtbFBLBQYAAAAABAAEAPUAAACJAwAAAAA=&#10;" filled="f" stroked="f">
                          <v:textbox>
                            <w:txbxContent>
                              <w:p w14:paraId="58FDE73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15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15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28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3P6sQA&#10;AADcAAAADwAAAGRycy9kb3ducmV2LnhtbESPQWvCQBSE74L/YXlCb3VXqdbGbERaCp4qTWvB2yP7&#10;TILZtyG7NfHfd4WCx2FmvmHSzWAbcaHO1441zKYKBHHhTM2lhu+v98cVCB+QDTaOScOVPGyy8SjF&#10;xLieP+mSh1JECPsENVQhtImUvqjIop+6ljh6J9dZDFF2pTQd9hFuGzlXaikt1hwXKmzptaLinP9a&#10;DYeP0/HnSe3LN7toezcoyfZFav0wGbZrEIGGcA//t3dGw/NiCb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kNz+rEAAAA3AAAAA8AAAAAAAAAAAAAAAAAmAIAAGRycy9k&#10;b3ducmV2LnhtbFBLBQYAAAAABAAEAPUAAACJAwAAAAA=&#10;" filled="f" stroked="f">
                          <v:textbox>
                            <w:txbxContent>
                              <w:p w14:paraId="1F9D200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15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15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29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FqccQA&#10;AADcAAAADwAAAGRycy9kb3ducmV2LnhtbESPQWvCQBSE74L/YXlCb7qr1GpjNiItBU+VprXg7ZF9&#10;JsHs25Ddmvjvu0Khx2FmvmHS7WAbcaXO1441zGcKBHHhTM2lhq/Pt+kahA/IBhvHpOFGHrbZeJRi&#10;YlzPH3TNQykihH2CGqoQ2kRKX1Rk0c9cSxy9s+sshii7UpoO+wi3jVwo9SQt1hwXKmzppaLikv9Y&#10;Dcf38+n7UR3KV7tsezcoyfZZav0wGXYbEIGG8B/+a++NhtVyBfcz8Qj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BanHEAAAA3AAAAA8AAAAAAAAAAAAAAAAAmAIAAGRycy9k&#10;b3ducmV2LnhtbFBLBQYAAAAABAAEAPUAAACJAwAAAAA=&#10;" filled="f" stroked="f">
                          <v:textbox>
                            <w:txbxContent>
                              <w:p w14:paraId="69E157B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15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16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30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7+A8AA&#10;AADcAAAADwAAAGRycy9kb3ducmV2LnhtbERPy4rCMBTdC/5DuII7TRQfYzWKKAOzUnRmBHeX5toW&#10;m5vSZGzn781CcHk479WmtaV4UO0LxxpGQwWCOHWm4EzDz/fn4AOED8gGS8ek4Z88bNbdzgoT4xo+&#10;0eMcMhFD2CeoIQ+hSqT0aU4W/dBVxJG7udpiiLDOpKmxieG2lGOlZtJiwbEhx4p2OaX385/V8Hu4&#10;XS8Tdcz2dlo1rlWS7UJq3e+12yWIQG14i1/uL6NhPo1r45l4BO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97+A8AAAADcAAAADwAAAAAAAAAAAAAAAACYAgAAZHJzL2Rvd25y&#10;ZXYueG1sUEsFBgAAAAAEAAQA9QAAAIUDAAAAAA==&#10;" filled="f" stroked="f">
                          <v:textbox>
                            <w:txbxContent>
                              <w:p w14:paraId="04F019A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16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16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31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JbmMMA&#10;AADcAAAADwAAAGRycy9kb3ducmV2LnhtbESPQWsCMRSE7wX/Q3iCN00UbXU1iiiCp5baKnh7bJ67&#10;i5uXZRPd9d+bgtDjMDPfMItVa0txp9oXjjUMBwoEcepMwZmG359dfwrCB2SDpWPS8CAPq2XnbYGJ&#10;cQ1/0/0QMhEh7BPUkIdQJVL6NCeLfuAq4uhdXG0xRFln0tTYRLgt5Uipd2mx4LiQY0WbnNLr4WY1&#10;HD8v59NYfWVbO6ka1yrJdia17nXb9RxEoDb8h1/tvdHwMZnB35l4BO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JJbmMMAAADcAAAADwAAAAAAAAAAAAAAAACYAgAAZHJzL2Rv&#10;d25yZXYueG1sUEsFBgAAAAAEAAQA9QAAAIgDAAAAAA==&#10;" filled="f" stroked="f">
                          <v:textbox>
                            <w:txbxContent>
                              <w:p w14:paraId="0A13BD6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16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16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32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Q4uMAA&#10;AADcAAAADwAAAGRycy9kb3ducmV2LnhtbERPy4rCMBTdC/MP4Q7MThOH8dUxyqAIrhSfMLtLc22L&#10;zU1poq1/bxaCy8N5T+etLcWdal841tDvKRDEqTMFZxqOh1V3DMIHZIOlY9LwIA/z2UdniolxDe/o&#10;vg+ZiCHsE9SQh1AlUvo0J4u+5yriyF1cbTFEWGfS1NjEcFvKb6WG0mLBsSHHihY5pdf9zWo4bS7/&#10;5x+1zZZ2UDWuVZLtRGr99dn+/YII1Ia3+OVeGw2jYZwfz8QjIG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8Q4uMAAAADcAAAADwAAAAAAAAAAAAAAAACYAgAAZHJzL2Rvd25y&#10;ZXYueG1sUEsFBgAAAAAEAAQA9QAAAIUDAAAAAA==&#10;" filled="f" stroked="f">
                          <v:textbox>
                            <w:txbxContent>
                              <w:p w14:paraId="3257088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16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16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2EA7683C" w14:textId="77777777" w:rsidR="00A87F48" w:rsidRPr="007866A3" w:rsidRDefault="00A87F48" w:rsidP="00401F78">
            <w:pPr>
              <w:rPr>
                <w:ins w:id="2167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2168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644928" behindDoc="0" locked="0" layoutInCell="1" allowOverlap="1" wp14:anchorId="27EA50AA" wp14:editId="632547CC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389" name="Grupo 389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390" name="Rectángulo 390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9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1CA913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16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17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9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B04244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17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17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9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7E5B42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17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17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9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FE2DE5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17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17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9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39133D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17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17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9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FFC2EA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17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18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9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0673D2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18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18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9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A911A5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18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18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9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B7734D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18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18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27EA50AA" id="Grupo 389" o:spid="_x0000_s1433" style="position:absolute;margin-left:63.15pt;margin-top:1.1pt;width:351.75pt;height:103.2pt;z-index:251644928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">
                        <v:rect id="Rectángulo 390" o:spid="_x0000_s1434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4HkxsIA&#10;AADcAAAADwAAAGRycy9kb3ducmV2LnhtbERPTWvCQBC9C/6HZQRvzcbWShtdpS1ICjUH0+J5yI5J&#10;bHY2ZNck/vvuoeDx8b43u9E0oqfO1ZYVLKIYBHFhdc2lgp/v/cMLCOeRNTaWScGNHOy208kGE20H&#10;PlKf+1KEEHYJKqi8bxMpXVGRQRfZljhwZ9sZ9AF2pdQdDiHcNPIxjlfSYM2hocKWPioqfvOrUeAp&#10;S+k2nLIvfuaUL4fluzxbpeaz8W0NwtPo7+J/96dW8PQa5ocz4QjI7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geTGwgAAANwAAAAPAAAAAAAAAAAAAAAAAJgCAABkcnMvZG93&#10;bnJldi54bWxQSwUGAAAAAAQABAD1AAAAhwMAAAAA&#10;" fillcolor="white [3212]" strokecolor="#4579b8 [3044]"/>
                        <v:shape id="Cuadro de texto 2" o:spid="_x0000_s1435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JBHcUA&#10;AADcAAAADwAAAGRycy9kb3ducmV2LnhtbESPT2sCMRTE74LfITzBmyZqLbrdKNJS6KnSVQu9PTZv&#10;/9DNy7JJ3e23bwqCx2FmfsOk+8E24kqdrx1rWMwVCOLcmZpLDefT62wDwgdkg41j0vBLHva78SjF&#10;xLieP+iahVJECPsENVQhtImUPq/Iop+7ljh6hesshii7UpoO+wi3jVwq9Sgt1hwXKmzpuaL8O/ux&#10;Gi7vxdfngzqWL3bd9m5Qku1Waj2dDIcnEIGGcA/f2m9Gw2q7gP8z8QjI3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0kEdxQAAANwAAAAPAAAAAAAAAAAAAAAAAJgCAABkcnMv&#10;ZG93bnJldi54bWxQSwUGAAAAAAQABAD1AAAAigMAAAAA&#10;" filled="f" stroked="f">
                          <v:textbox>
                            <w:txbxContent>
                              <w:p w14:paraId="31CA913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18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18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36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DfasQA&#10;AADcAAAADwAAAGRycy9kb3ducmV2LnhtbESPT4vCMBTE7wt+h/AEb2vinxWtRpFdBE8uuqvg7dE8&#10;22LzUppo67c3wsIeh5n5DbNYtbYUd6p94VjDoK9AEKfOFJxp+P3ZvE9B+IBssHRMGh7kYbXsvC0w&#10;Ma7hPd0PIRMRwj5BDXkIVSKlT3Oy6PuuIo7exdUWQ5R1Jk2NTYTbUg6VmkiLBceFHCv6zCm9Hm5W&#10;w3F3OZ/G6jv7sh9V41ol2c6k1r1uu56DCNSG//Bfe2s0jGZDe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A32rEAAAA3AAAAA8AAAAAAAAAAAAAAAAAmAIAAGRycy9k&#10;b3ducmV2LnhtbFBLBQYAAAAABAAEAPUAAACJAwAAAAA=&#10;" filled="f" stroked="f">
                          <v:textbox>
                            <w:txbxContent>
                              <w:p w14:paraId="4B04244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18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19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37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x68cUA&#10;AADcAAAADwAAAGRycy9kb3ducmV2LnhtbESPT2vCQBTE7wW/w/KE3nTXaoumboK0CJ4s9U+ht0f2&#10;mYRm34bsauK3dwWhx2FmfsMss97W4kKtrxxrmIwVCOLcmYoLDYf9ejQH4QOywdoxabiShywdPC0x&#10;Ma7jb7rsQiEihH2CGsoQmkRKn5dk0Y9dQxy9k2sthijbQpoWuwi3tXxR6k1arDgulNjQR0n53+5s&#10;NRy3p9+fmfoqPu1r07leSbYLqfXzsF+9gwjUh//wo70xGqaLKdzPxCM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THrxxQAAANwAAAAPAAAAAAAAAAAAAAAAAJgCAABkcnMv&#10;ZG93bnJldi54bWxQSwUGAAAAAAQABAD1AAAAigMAAAAA&#10;" filled="f" stroked="f">
                          <v:textbox>
                            <w:txbxContent>
                              <w:p w14:paraId="17E5B42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19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19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38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XihcQA&#10;AADcAAAADwAAAGRycy9kb3ducmV2LnhtbESPT4vCMBTE7wt+h/AEb5r4ZxetRhFF8LTLuqvg7dE8&#10;22LzUppo67c3C8Ieh5n5DbNYtbYUd6p94VjDcKBAEKfOFJxp+P3Z9acgfEA2WDomDQ/ysFp23haY&#10;GNfwN90PIRMRwj5BDXkIVSKlT3Oy6AeuIo7exdUWQ5R1Jk2NTYTbUo6U+pAWC44LOVa0ySm9Hm5W&#10;w/Hzcj5N1Fe2te9V41ol2c6k1r1uu56DCNSG//CrvTcaxrMJ/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l4oXEAAAA3AAAAA8AAAAAAAAAAAAAAAAAmAIAAGRycy9k&#10;b3ducmV2LnhtbFBLBQYAAAAABAAEAPUAAACJAwAAAAA=&#10;" filled="f" stroked="f">
                          <v:textbox>
                            <w:txbxContent>
                              <w:p w14:paraId="2FE2DE5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19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19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39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lHHsQA&#10;AADcAAAADwAAAGRycy9kb3ducmV2LnhtbESPQWvCQBSE74L/YXmCN93VqmjqKmIp9FQxrYXeHtln&#10;Epp9G7Krif++Kwgeh5n5hllvO1uJKzW+dKxhMlYgiDNnSs41fH+9j5YgfEA2WDkmDTfysN30e2tM&#10;jGv5SNc05CJC2CeooQihTqT0WUEW/djVxNE7u8ZiiLLJpWmwjXBbyalSC2mx5LhQYE37grK/9GI1&#10;nD7Pvz8zdcjf7LxuXack25XUejjodq8gAnXhGX60P4yGl9Uc7mfi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pRx7EAAAA3AAAAA8AAAAAAAAAAAAAAAAAmAIAAGRycy9k&#10;b3ducmV2LnhtbFBLBQYAAAAABAAEAPUAAACJAwAAAAA=&#10;" filled="f" stroked="f">
                          <v:textbox>
                            <w:txbxContent>
                              <w:p w14:paraId="039133D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19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19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40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vZacQA&#10;AADcAAAADwAAAGRycy9kb3ducmV2LnhtbESPQWvCQBSE74L/YXmCN93VqmjqKmIp9FQxrYXeHtln&#10;Epp9G7Krif++Kwgeh5n5hllvO1uJKzW+dKxhMlYgiDNnSs41fH+9j5YgfEA2WDkmDTfysN30e2tM&#10;jGv5SNc05CJC2CeooQihTqT0WUEW/djVxNE7u8ZiiLLJpWmwjXBbyalSC2mx5LhQYE37grK/9GI1&#10;nD7Pvz8zdcjf7LxuXack25XUejjodq8gAnXhGX60P4yGl9UC7mfi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72WnEAAAA3AAAAA8AAAAAAAAAAAAAAAAAmAIAAGRycy9k&#10;b3ducmV2LnhtbFBLBQYAAAAABAAEAPUAAACJAwAAAAA=&#10;" filled="f" stroked="f">
                          <v:textbox>
                            <w:txbxContent>
                              <w:p w14:paraId="3FFC2EA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19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19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41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d88sUA&#10;AADcAAAADwAAAGRycy9kb3ducmV2LnhtbESPQWvCQBSE74L/YXlCb7pbq1bTbKS0CD21VKvg7ZF9&#10;JsHs25DdmvTfdwXB4zAz3zDpure1uFDrK8caHicKBHHuTMWFhp/dZrwE4QOywdoxafgjD+tsOEgx&#10;Ma7jb7psQyEihH2CGsoQmkRKn5dk0U9cQxy9k2sthijbQpoWuwi3tZwqtZAWK44LJTb0VlJ+3v5a&#10;DfvP0/EwU1/Fu503neuVZLuSWj+M+tcXEIH6cA/f2h9Gw9PqGa5n4hGQ2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d3zyxQAAANwAAAAPAAAAAAAAAAAAAAAAAJgCAABkcnMv&#10;ZG93bnJldi54bWxQSwUGAAAAAAQABAD1AAAAigMAAAAA&#10;" filled="f" stroked="f">
                          <v:textbox>
                            <w:txbxContent>
                              <w:p w14:paraId="60673D2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19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20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42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jogMAA&#10;AADcAAAADwAAAGRycy9kb3ducmV2LnhtbERPy4rCMBTdC/5DuII7TdRRxmoUUQRXIz5mYHaX5toW&#10;m5vSRNv5+8lCcHk47+W6taV4Uu0LxxpGQwWCOHWm4EzD9bIffILwAdlg6Zg0/JGH9arbWWJiXMMn&#10;ep5DJmII+wQ15CFUiZQ+zcmiH7qKOHI3V1sMEdaZNDU2MdyWcqzUTFosODbkWNE2p/R+flgN31+3&#10;358Pdcx2dlo1rlWS7Vxq3e+1mwWIQG14i1/ug9Ewmce1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+jogMAAAADcAAAADwAAAAAAAAAAAAAAAACYAgAAZHJzL2Rvd25y&#10;ZXYueG1sUEsFBgAAAAAEAAQA9QAAAIUDAAAAAA==&#10;" filled="f" stroked="f">
                          <v:textbox>
                            <w:txbxContent>
                              <w:p w14:paraId="2A911A5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20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20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43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RNG8QA&#10;AADcAAAADwAAAGRycy9kb3ducmV2LnhtbESPT2sCMRTE7wW/Q3hCbzVpq9JdN0pRBE8VtQreHpu3&#10;f+jmZdlEd/vtm0Khx2FmfsNkq8E24k6drx1reJ4oEMS5MzWXGj5P26c3ED4gG2wck4Zv8rBajh4y&#10;TI3r+UD3YyhFhLBPUUMVQptK6fOKLPqJa4mjV7jOYoiyK6XpsI9w28gXpebSYs1xocKW1hXlX8eb&#10;1XD+KK6XqdqXGztrezcoyTaRWj+Oh/cFiEBD+A//tXdGw2uSwO+ZeAT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kTRvEAAAA3AAAAA8AAAAAAAAAAAAAAAAAmAIAAGRycy9k&#10;b3ducmV2LnhtbFBLBQYAAAAABAAEAPUAAACJAwAAAAA=&#10;" filled="f" stroked="f">
                          <v:textbox>
                            <w:txbxContent>
                              <w:p w14:paraId="6B7734D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20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20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675689F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DF8474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8D2B07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5C8273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A94162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E21EAF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63F228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F1C5C0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E02465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85239D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58302E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270EB7C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7AAE5564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D0ECB54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20</w:t>
      </w:r>
    </w:p>
    <w:p w14:paraId="0B9AFB82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53AF6139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0A31ADFD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2EEC7411" w14:textId="06E74A77" w:rsidR="00A87F48" w:rsidRPr="007866A3" w:rsidRDefault="00A87F48" w:rsidP="00A87F48">
      <w:pPr>
        <w:rPr>
          <w:del w:id="2205" w:author="J&amp;J" w:date="2015-05-02T17:40:00Z"/>
          <w:rFonts w:ascii="Arial" w:hAnsi="Arial" w:cs="Arial"/>
          <w:color w:val="000000"/>
          <w:sz w:val="18"/>
          <w:szCs w:val="18"/>
        </w:rPr>
      </w:pPr>
      <w:del w:id="2206" w:author="J&amp;J" w:date="2015-05-02T17:40:00Z">
        <w:r w:rsidRPr="000D241A">
          <w:rPr>
            <w:rFonts w:ascii="Times New Roman" w:hAnsi="Times New Roman"/>
            <w:noProof/>
            <w:color w:val="000000"/>
            <w:lang w:val="es-CO" w:eastAsia="es-CO"/>
          </w:rPr>
          <w:drawing>
            <wp:inline distT="0" distB="0" distL="0" distR="0" wp14:anchorId="1A36657C" wp14:editId="1602DD0F">
              <wp:extent cx="4667250" cy="1809750"/>
              <wp:effectExtent l="0" t="0" r="0" b="0"/>
              <wp:docPr id="584" name="Imagen 58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41"/>
                      <pic:cNvPicPr>
                        <a:picLocks noChangeAspect="1" noChangeArrowheads="1"/>
                      </pic:cNvPicPr>
                    </pic:nvPicPr>
                    <pic:blipFill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67250" cy="1809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02D69A5" w14:textId="69C4FF04" w:rsidR="00A87F48" w:rsidRPr="007866A3" w:rsidRDefault="00A87F48" w:rsidP="00A87F48">
      <w:pPr>
        <w:rPr>
          <w:del w:id="2207" w:author="J&amp;J" w:date="2015-05-02T17:40:00Z"/>
          <w:rFonts w:ascii="Arial" w:hAnsi="Arial" w:cs="Arial"/>
          <w:color w:val="000000"/>
          <w:sz w:val="18"/>
          <w:szCs w:val="18"/>
        </w:rPr>
      </w:pPr>
      <w:del w:id="2208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33E0116D" wp14:editId="53972DCD">
              <wp:extent cx="904875" cy="276225"/>
              <wp:effectExtent l="0" t="0" r="9525" b="9525"/>
              <wp:docPr id="583" name="Imagen 58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50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293AC4FF" w14:textId="77777777" w:rsidR="00A87F48" w:rsidRPr="007866A3" w:rsidRDefault="00A87F48" w:rsidP="00A87F48">
      <w:pPr>
        <w:rPr>
          <w:ins w:id="2209" w:author="J&amp;J" w:date="2015-05-02T17:40:00Z"/>
          <w:rFonts w:ascii="Arial" w:hAnsi="Arial" w:cs="Arial"/>
          <w:color w:val="000000"/>
          <w:sz w:val="18"/>
          <w:szCs w:val="18"/>
        </w:rPr>
      </w:pPr>
      <w:ins w:id="2210" w:author="J&amp;J" w:date="2015-05-02T17:40:00Z">
        <w:r w:rsidRPr="00284C5A">
          <w:rPr>
            <w:rFonts w:ascii="Times New Roman" w:hAnsi="Times New Roman" w:cs="Times New Roman"/>
            <w:noProof/>
            <w:color w:val="000000"/>
            <w:lang w:val="es-CO" w:eastAsia="es-CO"/>
          </w:rPr>
          <w:drawing>
            <wp:inline distT="0" distB="0" distL="0" distR="0" wp14:anchorId="2840463C" wp14:editId="44D33F91">
              <wp:extent cx="4667250" cy="1813210"/>
              <wp:effectExtent l="0" t="0" r="0" b="0"/>
              <wp:docPr id="41" name="Imagen 4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82619" cy="181918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EA42D3F" w14:textId="77777777" w:rsidR="00A87F48" w:rsidRPr="007866A3" w:rsidRDefault="00A87F48" w:rsidP="00A87F48">
      <w:pPr>
        <w:rPr>
          <w:ins w:id="2211" w:author="J&amp;J" w:date="2015-05-02T17:40:00Z"/>
          <w:rFonts w:ascii="Arial" w:hAnsi="Arial" w:cs="Arial"/>
          <w:color w:val="000000"/>
          <w:sz w:val="18"/>
          <w:szCs w:val="18"/>
        </w:rPr>
      </w:pPr>
      <w:ins w:id="2212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773A7A5C" wp14:editId="19750FB7">
              <wp:extent cx="902252" cy="273050"/>
              <wp:effectExtent l="0" t="0" r="0" b="0"/>
              <wp:docPr id="550" name="Imagen 55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B68B616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B1E288F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5F06C320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21787FEA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26CFECF5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1C22848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0900B40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2213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2214">
          <w:tblGrid>
            <w:gridCol w:w="1129"/>
            <w:gridCol w:w="5670"/>
            <w:gridCol w:w="2823"/>
          </w:tblGrid>
        </w:tblGridChange>
      </w:tblGrid>
      <w:tr w:rsidR="00A87F48" w:rsidRPr="007866A3" w14:paraId="279098DF" w14:textId="77777777" w:rsidTr="00401F78">
        <w:tc>
          <w:tcPr>
            <w:tcW w:w="9622" w:type="dxa"/>
            <w:gridSpan w:val="3"/>
            <w:tcPrChange w:id="2215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110C7FD4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32BB4065" w14:textId="77777777" w:rsidTr="00401F78">
        <w:tc>
          <w:tcPr>
            <w:tcW w:w="1129" w:type="dxa"/>
            <w:tcPrChange w:id="2216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714566F8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2217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0E8C2EA2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2218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32E5BE1D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6015F98E" w14:textId="77777777" w:rsidTr="00401F78">
        <w:tc>
          <w:tcPr>
            <w:tcW w:w="1129" w:type="dxa"/>
            <w:tcPrChange w:id="2219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54A21EB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2220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6A80F28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221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6FE5DB2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222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223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1790275001"/>
                <w:placeholder>
                  <w:docPart w:val="3C66D42A6F7F443EADDAC62A643CA925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2223"/>
                <w:ins w:id="2224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225" w:author="J&amp;J" w:date="2015-05-02T17:40:00Z"/>
              </w:sdtContent>
            </w:sdt>
            <w:customXmlInsRangeEnd w:id="2225"/>
          </w:p>
        </w:tc>
      </w:tr>
      <w:tr w:rsidR="00A87F48" w:rsidRPr="007866A3" w14:paraId="3C26E5A6" w14:textId="77777777" w:rsidTr="00401F78">
        <w:tc>
          <w:tcPr>
            <w:tcW w:w="1129" w:type="dxa"/>
            <w:tcPrChange w:id="2226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46139D0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2227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797B99E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228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15CB87D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229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230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80171921"/>
                <w:placeholder>
                  <w:docPart w:val="5F74064808664FAF939761799D6A4BC9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2230"/>
                <w:ins w:id="2231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232" w:author="J&amp;J" w:date="2015-05-02T17:40:00Z"/>
              </w:sdtContent>
            </w:sdt>
            <w:customXmlInsRangeEnd w:id="2232"/>
          </w:p>
        </w:tc>
      </w:tr>
      <w:tr w:rsidR="00A87F48" w:rsidRPr="007866A3" w14:paraId="247B6FF4" w14:textId="77777777" w:rsidTr="00401F78">
        <w:tc>
          <w:tcPr>
            <w:tcW w:w="1129" w:type="dxa"/>
            <w:tcPrChange w:id="2233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3B44E10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2234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5C79AD9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235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4304A6A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236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237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250747889"/>
                <w:placeholder>
                  <w:docPart w:val="0D558ACA1E0E4D278F3B19F5F30F42FB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2237"/>
                <w:ins w:id="2238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239" w:author="J&amp;J" w:date="2015-05-02T17:40:00Z"/>
              </w:sdtContent>
            </w:sdt>
            <w:customXmlInsRangeEnd w:id="2239"/>
          </w:p>
        </w:tc>
      </w:tr>
      <w:tr w:rsidR="00A87F48" w:rsidRPr="005255A8" w14:paraId="7DEDE7EA" w14:textId="77777777" w:rsidTr="00401F78">
        <w:tc>
          <w:tcPr>
            <w:tcW w:w="9622" w:type="dxa"/>
            <w:gridSpan w:val="3"/>
            <w:tcPrChange w:id="2240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2E829818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631189E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2E3BA02" w14:textId="3E95A1E8" w:rsidR="00A87F48" w:rsidRPr="000D241A" w:rsidRDefault="00A87F48" w:rsidP="00401F78">
            <w:pPr>
              <w:rPr>
                <w:del w:id="2241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2242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711488" behindDoc="0" locked="0" layoutInCell="1" allowOverlap="1" wp14:anchorId="0B572C96" wp14:editId="015F42E3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739" name="Grupo 739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740" name="Rectángulo 401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4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FEF7F55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24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24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4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1F4BA9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24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24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4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4A817F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24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24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4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FAC2D0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24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25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4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B485EA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25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25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4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2630E5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25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25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4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D2A273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25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25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4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52FAD1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25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25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4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10F639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25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26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0B572C96" id="Grupo 739" o:spid="_x0000_s1444" style="position:absolute;margin-left:63.15pt;margin-top:1.1pt;width:351.75pt;height:103.2pt;z-index:251711488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">
                        <v:rect id="Rectángulo 401" o:spid="_x0000_s1445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o6bsAA&#10;AADcAAAADwAAAGRycy9kb3ducmV2LnhtbERPyW7CMBC9I/EP1iD1Bg6oalGKQWUrvbKo5yEekqjx&#10;OLFdkvx9fUDi+PT2xaozlbiT86VlBdNJAoI4s7rkXMHlvB/PQfiArLGyTAp68rBaDgcLTLVt+Uj3&#10;U8hFDGGfooIihDqV0mcFGfQTWxNH7madwRChy6V22MZwU8lZkrxJgyXHhgJr2hSU/Z7+jILZ3pXn&#10;3brxm23f0PXQ/zTt/Eupl1H3+QEiUBee4of7Wyt4f43z45l4BOTy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Fo6bsAAAADcAAAADwAAAAAAAAAAAAAAAACYAgAAZHJzL2Rvd25y&#10;ZXYueG1sUEsFBgAAAAAEAAQA9QAAAIUDAAAAAA==&#10;" fillcolor="window" strokecolor="#4a7ebb"/>
                        <v:shape id="Cuadro de texto 2" o:spid="_x0000_s1446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3BQ8UA&#10;AADcAAAADwAAAGRycy9kb3ducmV2LnhtbESPW2vCQBSE3wX/w3IKvumuYr2kriJKoU8V4wX6dsge&#10;k9Ds2ZDdmvTfdwuCj8PMfMOsNp2txJ0aXzrWMB4pEMSZMyXnGs6n9+EChA/IBivHpOGXPGzW/d4K&#10;E+NaPtI9DbmIEPYJaihCqBMpfVaQRT9yNXH0bq6xGKJscmkabCPcVnKi1ExaLDkuFFjTrqDsO/2x&#10;Gi6ft6/rVB3yvX2tW9cpyXYptR68dNs3EIG68Aw/2h9Gw3w6hv8z8QjI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PcFDxQAAANwAAAAPAAAAAAAAAAAAAAAAAJgCAABkcnMv&#10;ZG93bnJldi54bWxQSwUGAAAAAAQABAD1AAAAigMAAAAA&#10;" filled="f" stroked="f">
                          <v:textbox>
                            <w:txbxContent>
                              <w:p w14:paraId="4FEF7F55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26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26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47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9fNMQA&#10;AADcAAAADwAAAGRycy9kb3ducmV2LnhtbESPQWvCQBSE74L/YXmCt7qr2NZGVxFF6MnStBa8PbLP&#10;JJh9G7Krif/eFQoeh5n5hlmsOluJKzW+dKxhPFIgiDNnSs41/P7sXmYgfEA2WDkmDTfysFr2ewtM&#10;jGv5m65pyEWEsE9QQxFCnUjps4Is+pGriaN3co3FEGWTS9NgG+G2khOl3qTFkuNCgTVtCsrO6cVq&#10;OOxPx7+p+sq39rVuXack2w+p9XDQrecgAnXhGf5vfxoN79M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vXzTEAAAA3AAAAA8AAAAAAAAAAAAAAAAAmAIAAGRycy9k&#10;b3ducmV2LnhtbFBLBQYAAAAABAAEAPUAAACJAwAAAAA=&#10;" filled="f" stroked="f">
                          <v:textbox>
                            <w:txbxContent>
                              <w:p w14:paraId="31F4BA9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26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26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48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P6r8QA&#10;AADcAAAADwAAAGRycy9kb3ducmV2LnhtbESPT2sCMRTE74LfIbyCN03aWrVbo5SK0JPiX/D22Dx3&#10;Fzcvyya6229vCoLHYWZ+w0znrS3FjWpfONbwOlAgiFNnCs407HfL/gSED8gGS8ek4Y88zGfdzhQT&#10;4xre0G0bMhEh7BPUkIdQJVL6NCeLfuAq4uidXW0xRFln0tTYRLgt5ZtSI2mx4LiQY0U/OaWX7dVq&#10;OKzOp+NQrbOF/aga1yrJ9lNq3Xtpv79ABGrDM/xo/xoN4+E7/J+JR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j+q/EAAAA3AAAAA8AAAAAAAAAAAAAAAAAmAIAAGRycy9k&#10;b3ducmV2LnhtbFBLBQYAAAAABAAEAPUAAACJAwAAAAA=&#10;" filled="f" stroked="f">
                          <v:textbox>
                            <w:txbxContent>
                              <w:p w14:paraId="14A817F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26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26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49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pi28QA&#10;AADcAAAADwAAAGRycy9kb3ducmV2LnhtbESPQWvCQBSE74X+h+UVvOluS9SaugmlIniqqFXw9sg+&#10;k9Ds25BdTfrvuwWhx2FmvmGW+WAbcaPO1441PE8UCOLCmZpLDV+H9fgVhA/IBhvHpOGHPOTZ48MS&#10;U+N63tFtH0oRIexT1FCF0KZS+qIii37iWuLoXVxnMUTZldJ02Ee4beSLUjNpsea4UGFLHxUV3/ur&#10;1XD8vJxPidqWKzttezcoyXYhtR49De9vIAIN4T98b2+MhnmSwN+ZeARk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KYtvEAAAA3AAAAA8AAAAAAAAAAAAAAAAAmAIAAGRycy9k&#10;b3ducmV2LnhtbFBLBQYAAAAABAAEAPUAAACJAwAAAAA=&#10;" filled="f" stroked="f">
                          <v:textbox>
                            <w:txbxContent>
                              <w:p w14:paraId="0FAC2D0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26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26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50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bHQMQA&#10;AADcAAAADwAAAGRycy9kb3ducmV2LnhtbESPQWvCQBSE7wX/w/KE3nRX0Wqjq4gieGoxrQVvj+wz&#10;CWbfhuzWxH/vFoQeh5n5hlmuO1uJGzW+dKxhNFQgiDNnSs41fH/tB3MQPiAbrByThjt5WK96L0tM&#10;jGv5SLc05CJC2CeooQihTqT0WUEW/dDVxNG7uMZiiLLJpWmwjXBbybFSb9JiyXGhwJq2BWXX9Ndq&#10;OH1czj8T9Znv7LRuXack23ep9Wu/2yxABOrCf/jZPhgNs8kU/s7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Gx0DEAAAA3AAAAA8AAAAAAAAAAAAAAAAAmAIAAGRycy9k&#10;b3ducmV2LnhtbFBLBQYAAAAABAAEAPUAAACJAwAAAAA=&#10;" filled="f" stroked="f">
                          <v:textbox>
                            <w:txbxContent>
                              <w:p w14:paraId="5B485EA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26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27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51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RZN8UA&#10;AADcAAAADwAAAGRycy9kb3ducmV2LnhtbESPzWrDMBCE74G8g9hAb43UkL+6lkNIKPSUErcp9LZY&#10;G9vUWhlLjZ23jwqFHIeZ+YZJN4NtxIU6XzvW8DRVIIgLZ2ouNXx+vD6uQfiAbLBxTBqu5GGTjUcp&#10;Jsb1fKRLHkoRIewT1FCF0CZS+qIii37qWuLonV1nMUTZldJ02Ee4beRMqaW0WHNcqLClXUXFT/5r&#10;NZwO5++vuXov93bR9m5Qku2z1PphMmxfQAQawj38334zGlbzJfydiUdAZ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1Fk3xQAAANwAAAAPAAAAAAAAAAAAAAAAAJgCAABkcnMv&#10;ZG93bnJldi54bWxQSwUGAAAAAAQABAD1AAAAigMAAAAA&#10;" filled="f" stroked="f">
                          <v:textbox>
                            <w:txbxContent>
                              <w:p w14:paraId="02630E5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27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27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52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j8rMQA&#10;AADcAAAADwAAAGRycy9kb3ducmV2LnhtbESPQWvCQBSE74L/YXlCb7pb0WrTbESUQk8W01ro7ZF9&#10;JqHZtyG7NfHfu4WCx2FmvmHSzWAbcaHO1441PM4UCOLCmZpLDZ8fr9M1CB+QDTaOScOVPGyy8SjF&#10;xLiej3TJQykihH2CGqoQ2kRKX1Rk0c9cSxy9s+sshii7UpoO+wi3jZwr9SQt1hwXKmxpV1Hxk/9a&#10;DafD+ftrod7LvV22vRuUZPsstX6YDNsXEIGGcA//t9+MhtViBX9n4hGQ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OY/KzEAAAA3AAAAA8AAAAAAAAAAAAAAAAAmAIAAGRycy9k&#10;b3ducmV2LnhtbFBLBQYAAAAABAAEAPUAAACJAwAAAAA=&#10;" filled="f" stroked="f">
                          <v:textbox>
                            <w:txbxContent>
                              <w:p w14:paraId="2D2A273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27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27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53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do3r8A&#10;AADcAAAADwAAAGRycy9kb3ducmV2LnhtbERPy4rCMBTdC/MP4Q7MThMHnx2jDIrgSvEJs7s017bY&#10;3JQmY+vfm4Xg8nDes0VrS3Gn2heONfR7CgRx6kzBmYbTcd2dgPAB2WDpmDQ8yMNi/tGZYWJcw3u6&#10;H0ImYgj7BDXkIVSJlD7NyaLvuYo4cldXWwwR1pk0NTYx3JbyW6mRtFhwbMixomVO6e3wbzWct9e/&#10;y0DtspUdVo1rlWQ7lVp/fba/PyACteEtfrk3RsN4ENfGM/EIyPk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yB2jevwAAANwAAAAPAAAAAAAAAAAAAAAAAJgCAABkcnMvZG93bnJl&#10;di54bWxQSwUGAAAAAAQABAD1AAAAhAMAAAAA&#10;" filled="f" stroked="f">
                          <v:textbox>
                            <w:txbxContent>
                              <w:p w14:paraId="452FAD1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27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27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54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vNRcUA&#10;AADcAAAADwAAAGRycy9kb3ducmV2LnhtbESPT2vCQBTE7wW/w/KE3nTXoq2mboK0CJ4s9U+ht0f2&#10;mYRm34bsauK3dwWhx2FmfsMss97W4kKtrxxrmIwVCOLcmYoLDYf9ejQH4QOywdoxabiShywdPC0x&#10;Ma7jb7rsQiEihH2CGsoQmkRKn5dk0Y9dQxy9k2sthijbQpoWuwi3tXxR6lVarDgulNjQR0n53+5s&#10;NRy3p9+fqfoqPu2s6VyvJNuF1Pp52K/eQQTqw3/40d4YDW/TBdzPxCM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S81FxQAAANwAAAAPAAAAAAAAAAAAAAAAAJgCAABkcnMv&#10;ZG93bnJldi54bWxQSwUGAAAAAAQABAD1AAAAigMAAAAA&#10;" filled="f" stroked="f">
                          <v:textbox>
                            <w:txbxContent>
                              <w:p w14:paraId="510F639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27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27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6563B1D2" w14:textId="77777777" w:rsidR="00A87F48" w:rsidRPr="007866A3" w:rsidRDefault="00A87F48" w:rsidP="00401F78">
            <w:pPr>
              <w:rPr>
                <w:ins w:id="2279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2280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646976" behindDoc="0" locked="0" layoutInCell="1" allowOverlap="1" wp14:anchorId="3AE88F5C" wp14:editId="06D098E3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400" name="Grupo 400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401" name="Rectángulo 401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0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4D8F7D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28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28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0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762D51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28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28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0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E9D2C3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28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28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0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C00AAE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28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28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0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86451F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28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29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0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89364A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29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29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0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B77618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29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29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0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DF105E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29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29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1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01AC48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29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29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3AE88F5C" id="Grupo 400" o:spid="_x0000_s1455" style="position:absolute;margin-left:63.15pt;margin-top:1.1pt;width:351.75pt;height:103.2pt;z-index:251646976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">
                        <v:rect id="Rectángulo 401" o:spid="_x0000_s1456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0Zv8MA&#10;AADcAAAADwAAAGRycy9kb3ducmV2LnhtbESPT2vCQBTE7wW/w/IEb3Wj2FJiVlGhKLQ5VMXzI/vy&#10;R7NvQ3Zrkm/fFYQeh5n5DZOse1OLO7WusqxgNo1AEGdWV1woOJ8+Xz9AOI+ssbZMCgZysF6NXhKM&#10;te34h+5HX4gAYRejgtL7JpbSZSUZdFPbEAcvt61BH2RbSN1iF+CmlvMoepcGKw4LJTa0Kym7HX+N&#10;Ak/pnobukn7xG+/5+r3YytwqNRn3myUIT73/Dz/bB61gEc3gcSYcAb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G0Zv8MAAADcAAAADwAAAAAAAAAAAAAAAACYAgAAZHJzL2Rv&#10;d25yZXYueG1sUEsFBgAAAAAEAAQA9QAAAIgDAAAAAA==&#10;" fillcolor="white [3212]" strokecolor="#4579b8 [3044]"/>
                        <v:shape id="Cuadro de texto 2" o:spid="_x0000_s1457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CHiMMA&#10;AADc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pGagh/Z+IR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qCHiMMAAADcAAAADwAAAAAAAAAAAAAAAACYAgAAZHJzL2Rv&#10;d25yZXYueG1sUEsFBgAAAAAEAAQA9QAAAIgDAAAAAA==&#10;" filled="f" stroked="f">
                          <v:textbox>
                            <w:txbxContent>
                              <w:p w14:paraId="34D8F7D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29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30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58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wiE8QA&#10;AADcAAAADwAAAGRycy9kb3ducmV2LnhtbESPT2vCQBTE74LfYXlCb3XXakWjq0il0JPF+Ae8PbLP&#10;JJh9G7Jbk377rlDwOMzMb5jlurOVuFPjS8caRkMFgjhzpuRcw/Hw+ToD4QOywcoxafglD+tVv7fE&#10;xLiW93RPQy4ihH2CGooQ6kRKnxVk0Q9dTRy9q2sshiibXJoG2wi3lXxTaiotlhwXCqzpo6Dslv5Y&#10;Dafd9XKeqO98a9/r1nVKsp1LrV8G3WYBIlAXnuH/9pfRMFFjeJy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sIhPEAAAA3AAAAA8AAAAAAAAAAAAAAAAAmAIAAGRycy9k&#10;b3ducmV2LnhtbFBLBQYAAAAABAAEAPUAAACJAwAAAAA=&#10;" filled="f" stroked="f">
                          <v:textbox>
                            <w:txbxContent>
                              <w:p w14:paraId="4762D51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30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30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59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W6Z8MA&#10;AADcAAAADwAAAGRycy9kb3ducmV2LnhtbESPQWvCQBSE7wX/w/IEb3XXkhaNriIVwVOlVgVvj+wz&#10;CWbfhuxq4r93BaHHYWa+YWaLzlbiRo0vHWsYDRUI4syZknMN+7/1+xiED8gGK8ek4U4eFvPe2wxT&#10;41r+pdsu5CJC2KeooQihTqX0WUEW/dDVxNE7u8ZiiLLJpWmwjXBbyQ+lvqTFkuNCgTV9F5Rddler&#10;4fBzPh0Ttc1X9rNuXack24nUetDvllMQgbrwH361N0ZDohJ4nolH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gW6Z8MAAADcAAAADwAAAAAAAAAAAAAAAACYAgAAZHJzL2Rv&#10;d25yZXYueG1sUEsFBgAAAAAEAAQA9QAAAIgDAAAAAA==&#10;" filled="f" stroked="f">
                          <v:textbox>
                            <w:txbxContent>
                              <w:p w14:paraId="4E9D2C3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30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30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60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kf/MMA&#10;AADcAAAADwAAAGRycy9kb3ducmV2LnhtbESPT4vCMBTE7wt+h/CEva2JootWo4gi7ElZ/4G3R/Ns&#10;i81LaaKt394sLHgcZuY3zGzR2lI8qPaFYw39ngJBnDpTcKbheNh8jUH4gGywdEwanuRhMe98zDAx&#10;ruFfeuxDJiKEfYIa8hCqREqf5mTR91xFHL2rqy2GKOtMmhqbCLelHCj1LS0WHBdyrGiVU3rb362G&#10;0/Z6OQ/VLlvbUdW4Vkm2E6n1Z7ddTkEEasM7/N/+MRqGagR/Z+IR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kf/MMAAADcAAAADwAAAAAAAAAAAAAAAACYAgAAZHJzL2Rv&#10;d25yZXYueG1sUEsFBgAAAAAEAAQA9QAAAIgDAAAAAA==&#10;" filled="f" stroked="f">
                          <v:textbox>
                            <w:txbxContent>
                              <w:p w14:paraId="4C00AAE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30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30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61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uBi8MA&#10;AADcAAAADwAAAGRycy9kb3ducmV2LnhtbESPT4vCMBTE7wt+h/CEva2Ji4pWo4iLsCdl/QfeHs2z&#10;LTYvpYm2fnsjLHgcZuY3zGzR2lLcqfaFYw39ngJBnDpTcKbhsF9/jUH4gGywdEwaHuRhMe98zDAx&#10;ruE/uu9CJiKEfYIa8hCqREqf5mTR91xFHL2Lqy2GKOtMmhqbCLel/FZqJC0WHBdyrGiVU3rd3ayG&#10;4+ZyPg3UNvuxw6pxrZJsJ1Lrz267nIII1IZ3+L/9azQM1AheZ+IR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ZuBi8MAAADcAAAADwAAAAAAAAAAAAAAAACYAgAAZHJzL2Rv&#10;d25yZXYueG1sUEsFBgAAAAAEAAQA9QAAAIgDAAAAAA==&#10;" filled="f" stroked="f">
                          <v:textbox>
                            <w:txbxContent>
                              <w:p w14:paraId="186451F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30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30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62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ckEMQA&#10;AADc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ame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XJBDEAAAA3AAAAA8AAAAAAAAAAAAAAAAAmAIAAGRycy9k&#10;b3ducmV2LnhtbFBLBQYAAAAABAAEAPUAAACJAwAAAAA=&#10;" filled="f" stroked="f">
                          <v:textbox>
                            <w:txbxContent>
                              <w:p w14:paraId="289364A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30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31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63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iwYsAA&#10;AADcAAAADwAAAGRycy9kb3ducmV2LnhtbERPTYvCMBC9C/sfwix402RFZbcaZVEET4p1V/A2NGNb&#10;bCalibb+e3MQPD7e93zZ2UrcqfGlYw1fQwWCOHOm5FzD33Ez+AbhA7LByjFpeJCH5eKjN8fEuJYP&#10;dE9DLmII+wQ1FCHUiZQ+K8iiH7qaOHIX11gMETa5NA22MdxWcqTUVFosOTYUWNOqoOya3qyG/93l&#10;fBqrfb62k7p1nZJsf6TW/c/udwYiUBfe4pd7azSMVVwbz8QjIB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0iwYsAAAADcAAAADwAAAAAAAAAAAAAAAACYAgAAZHJzL2Rvd25y&#10;ZXYueG1sUEsFBgAAAAAEAAQA9QAAAIUDAAAAAA==&#10;" filled="f" stroked="f">
                          <v:textbox>
                            <w:txbxContent>
                              <w:p w14:paraId="5B77618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31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31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64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QV+cQA&#10;AADc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w0Kl8HcmHgG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EFfnEAAAA3AAAAA8AAAAAAAAAAAAAAAAAmAIAAGRycy9k&#10;b3ducmV2LnhtbFBLBQYAAAAABAAEAPUAAACJAwAAAAA=&#10;" filled="f" stroked="f">
                          <v:textbox>
                            <w:txbxContent>
                              <w:p w14:paraId="2DF105E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31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31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65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cqucAA&#10;AADcAAAADwAAAGRycy9kb3ducmV2LnhtbERPTYvCMBC9C/6HMII3TRQVtxpFXIQ9KdbdBW9DM7bF&#10;ZlKarO3+e3MQPD7e93rb2Uo8qPGlYw2TsQJBnDlTcq7h+3IYLUH4gGywckwa/snDdtPvrTExruUz&#10;PdKQixjCPkENRQh1IqXPCrLox64mjtzNNRZDhE0uTYNtDLeVnCq1kBZLjg0F1rQvKLunf1bDz/F2&#10;/Z2pU/5p53XrOiXZfkith4NutwIRqAtv8cv9ZTTMJnF+PBOPgNw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OcqucAAAADcAAAADwAAAAAAAAAAAAAAAACYAgAAZHJzL2Rvd25y&#10;ZXYueG1sUEsFBgAAAAAEAAQA9QAAAIUDAAAAAA==&#10;" filled="f" stroked="f">
                          <v:textbox>
                            <w:txbxContent>
                              <w:p w14:paraId="401AC48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31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31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3CA9AFF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4D1499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BFFEC2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4149CD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5D2C9B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292306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D56AF1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188B60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4BB803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832596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E9CBC3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2AE6FCF6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7A833411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671740D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2</w:t>
      </w:r>
      <w:r>
        <w:rPr>
          <w:rFonts w:ascii="Arial" w:hAnsi="Arial" w:cs="Arial"/>
          <w:b/>
          <w:sz w:val="18"/>
          <w:szCs w:val="18"/>
          <w:lang w:val="es-ES_tradnl"/>
        </w:rPr>
        <w:t>1</w:t>
      </w:r>
    </w:p>
    <w:p w14:paraId="197DE493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0DB6AAAE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33BE8F6E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30914DF9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51690938" w14:textId="56536A85" w:rsidR="00A87F48" w:rsidRPr="007866A3" w:rsidRDefault="00A87F48" w:rsidP="00A87F48">
      <w:pPr>
        <w:rPr>
          <w:del w:id="2317" w:author="J&amp;J" w:date="2015-05-02T17:40:00Z"/>
          <w:rFonts w:ascii="Arial" w:hAnsi="Arial" w:cs="Arial"/>
          <w:color w:val="000000"/>
          <w:sz w:val="18"/>
          <w:szCs w:val="18"/>
        </w:rPr>
      </w:pPr>
      <w:del w:id="2318" w:author="J&amp;J" w:date="2015-05-02T17:40:00Z">
        <w:r w:rsidRPr="000D241A">
          <w:rPr>
            <w:rFonts w:ascii="Times New Roman" w:hAnsi="Times New Roman"/>
            <w:noProof/>
            <w:color w:val="000000"/>
            <w:lang w:val="es-CO" w:eastAsia="es-CO"/>
          </w:rPr>
          <w:drawing>
            <wp:inline distT="0" distB="0" distL="0" distR="0" wp14:anchorId="36095219" wp14:editId="5B293141">
              <wp:extent cx="4676775" cy="1819275"/>
              <wp:effectExtent l="0" t="0" r="9525" b="9525"/>
              <wp:docPr id="582" name="Imagen 58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49"/>
                      <pic:cNvPicPr>
                        <a:picLocks noChangeAspect="1" noChangeArrowheads="1"/>
                      </pic:cNvPicPr>
                    </pic:nvPicPr>
                    <pic:blipFill>
                      <a:blip r:embed="rId2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76775" cy="1819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5939949" w14:textId="13B0E37B" w:rsidR="00A87F48" w:rsidRPr="007866A3" w:rsidRDefault="00A87F48" w:rsidP="00A87F48">
      <w:pPr>
        <w:rPr>
          <w:del w:id="2319" w:author="J&amp;J" w:date="2015-05-02T17:40:00Z"/>
          <w:rFonts w:ascii="Arial" w:hAnsi="Arial" w:cs="Arial"/>
          <w:color w:val="000000"/>
          <w:sz w:val="18"/>
          <w:szCs w:val="18"/>
        </w:rPr>
      </w:pPr>
      <w:del w:id="2320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1E9F5835" wp14:editId="5E523B11">
              <wp:extent cx="904875" cy="276225"/>
              <wp:effectExtent l="0" t="0" r="9525" b="9525"/>
              <wp:docPr id="581" name="Imagen 58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52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A6C6D98" w14:textId="77777777" w:rsidR="00A87F48" w:rsidRPr="007866A3" w:rsidRDefault="00A87F48" w:rsidP="00A87F48">
      <w:pPr>
        <w:rPr>
          <w:ins w:id="2321" w:author="J&amp;J" w:date="2015-05-02T17:40:00Z"/>
          <w:rFonts w:ascii="Arial" w:hAnsi="Arial" w:cs="Arial"/>
          <w:color w:val="000000"/>
          <w:sz w:val="18"/>
          <w:szCs w:val="18"/>
        </w:rPr>
      </w:pPr>
      <w:ins w:id="2322" w:author="J&amp;J" w:date="2015-05-02T17:40:00Z">
        <w:r w:rsidRPr="00284C5A">
          <w:rPr>
            <w:rFonts w:ascii="Times New Roman" w:hAnsi="Times New Roman" w:cs="Times New Roman"/>
            <w:noProof/>
            <w:color w:val="000000"/>
            <w:lang w:val="es-CO" w:eastAsia="es-CO"/>
          </w:rPr>
          <w:drawing>
            <wp:inline distT="0" distB="0" distL="0" distR="0" wp14:anchorId="0B85F57D" wp14:editId="2D2778A7">
              <wp:extent cx="4686300" cy="1820611"/>
              <wp:effectExtent l="0" t="0" r="0" b="8255"/>
              <wp:docPr id="49" name="Imagen 4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96826" cy="18247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CB54586" w14:textId="77777777" w:rsidR="00A87F48" w:rsidRPr="007866A3" w:rsidRDefault="00A87F48" w:rsidP="00A87F48">
      <w:pPr>
        <w:rPr>
          <w:ins w:id="2323" w:author="J&amp;J" w:date="2015-05-02T17:40:00Z"/>
          <w:rFonts w:ascii="Arial" w:hAnsi="Arial" w:cs="Arial"/>
          <w:color w:val="000000"/>
          <w:sz w:val="18"/>
          <w:szCs w:val="18"/>
        </w:rPr>
      </w:pPr>
      <w:ins w:id="2324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5E4C7A01" wp14:editId="36F16250">
              <wp:extent cx="902252" cy="273050"/>
              <wp:effectExtent l="0" t="0" r="0" b="0"/>
              <wp:docPr id="552" name="Imagen 55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138EF56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50427EEC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220C04EB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2257567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215B594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5E3BB59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2325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2326">
          <w:tblGrid>
            <w:gridCol w:w="1129"/>
            <w:gridCol w:w="5670"/>
            <w:gridCol w:w="2823"/>
          </w:tblGrid>
        </w:tblGridChange>
      </w:tblGrid>
      <w:tr w:rsidR="00A87F48" w:rsidRPr="007866A3" w14:paraId="14BD46EE" w14:textId="77777777" w:rsidTr="00401F78">
        <w:tc>
          <w:tcPr>
            <w:tcW w:w="9622" w:type="dxa"/>
            <w:gridSpan w:val="3"/>
            <w:tcPrChange w:id="2327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0C96EAE0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753DB40A" w14:textId="77777777" w:rsidTr="00401F78">
        <w:tc>
          <w:tcPr>
            <w:tcW w:w="1129" w:type="dxa"/>
            <w:tcPrChange w:id="2328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3C56CABD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2329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68AC89ED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2330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3E343E10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3B49935D" w14:textId="77777777" w:rsidTr="00401F78">
        <w:tc>
          <w:tcPr>
            <w:tcW w:w="1129" w:type="dxa"/>
            <w:tcPrChange w:id="2331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5B30E7B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2332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7E36D3C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333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1866D01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334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335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2027739663"/>
                <w:placeholder>
                  <w:docPart w:val="717D9D3F742B436F8102CEFEB1FBA072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2335"/>
                <w:ins w:id="2336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337" w:author="J&amp;J" w:date="2015-05-02T17:40:00Z"/>
              </w:sdtContent>
            </w:sdt>
            <w:customXmlInsRangeEnd w:id="2337"/>
          </w:p>
        </w:tc>
      </w:tr>
      <w:tr w:rsidR="00A87F48" w:rsidRPr="007866A3" w14:paraId="63C776DA" w14:textId="77777777" w:rsidTr="00401F78">
        <w:tc>
          <w:tcPr>
            <w:tcW w:w="1129" w:type="dxa"/>
            <w:tcPrChange w:id="2338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10A7398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2339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7A574C6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340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021B137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341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342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309245231"/>
                <w:placeholder>
                  <w:docPart w:val="B93AECFA33C545B1990CA8EAA3DCFB49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2342"/>
                <w:ins w:id="2343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344" w:author="J&amp;J" w:date="2015-05-02T17:40:00Z"/>
              </w:sdtContent>
            </w:sdt>
            <w:customXmlInsRangeEnd w:id="2344"/>
          </w:p>
        </w:tc>
      </w:tr>
      <w:tr w:rsidR="00A87F48" w:rsidRPr="007866A3" w14:paraId="6262E8D0" w14:textId="77777777" w:rsidTr="00401F78">
        <w:tc>
          <w:tcPr>
            <w:tcW w:w="1129" w:type="dxa"/>
            <w:tcPrChange w:id="2345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76277E3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2346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6422A9F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347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20E0928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348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349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1833907899"/>
                <w:placeholder>
                  <w:docPart w:val="09CF03E32FC84DCDAA6BCD492F2B1C88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2349"/>
                <w:ins w:id="2350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351" w:author="J&amp;J" w:date="2015-05-02T17:40:00Z"/>
              </w:sdtContent>
            </w:sdt>
            <w:customXmlInsRangeEnd w:id="2351"/>
          </w:p>
        </w:tc>
      </w:tr>
      <w:tr w:rsidR="00A87F48" w:rsidRPr="005255A8" w14:paraId="757ACE01" w14:textId="77777777" w:rsidTr="00401F78">
        <w:tc>
          <w:tcPr>
            <w:tcW w:w="9622" w:type="dxa"/>
            <w:gridSpan w:val="3"/>
            <w:tcPrChange w:id="2352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078A593E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618E65A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EDEB879" w14:textId="4B59EBE5" w:rsidR="00A87F48" w:rsidRPr="000D241A" w:rsidRDefault="00A87F48" w:rsidP="00401F78">
            <w:pPr>
              <w:rPr>
                <w:del w:id="2353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2354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712512" behindDoc="0" locked="0" layoutInCell="1" allowOverlap="1" wp14:anchorId="2A5634C2" wp14:editId="7D4496CB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728" name="Grupo 728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729" name="Rectángulo 412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3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66C0F0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35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35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3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A88D5A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35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35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3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E7979A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35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36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3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53BE90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36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36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3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667C60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36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36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3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625BB0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36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36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3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084374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36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36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3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B49B32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36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37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3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56AAB8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37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37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2A5634C2" id="Grupo 728" o:spid="_x0000_s1466" style="position:absolute;margin-left:63.15pt;margin-top:1.1pt;width:351.75pt;height:103.2pt;z-index:251712512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">
                        <v:rect id="Rectángulo 412" o:spid="_x0000_s1467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92U8MA&#10;AADcAAAADwAAAGRycy9kb3ducmV2LnhtbESPzU7DMBCE70h9B2srcaNOc2hLqFv1H660Vc9LvCQR&#10;8TqxTZO8PUZC4jiamW80y3VvanEn5yvLCqaTBARxbnXFhYLr5fi0AOEDssbaMikYyMN6NXpYYqZt&#10;x+90P4dCRAj7DBWUITSZlD4vyaCf2IY4ep/WGQxRukJqh12Em1qmSTKTBiuOCyU2tCsp/zp/GwXp&#10;0VWXw7b1u/3Q0sfrcGu7xUmpx3G/eQERqA//4b/2m1YwT5/h90w8An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L92U8MAAADcAAAADwAAAAAAAAAAAAAAAACYAgAAZHJzL2Rv&#10;d25yZXYueG1sUEsFBgAAAAAEAAQA9QAAAIgDAAAAAA==&#10;" fillcolor="window" strokecolor="#4a7ebb"/>
                        <v:shape id="Cuadro de texto 2" o:spid="_x0000_s1468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cXpcEA&#10;AADcAAAADwAAAGRycy9kb3ducmV2LnhtbERPy4rCMBTdD/gP4QruNHF0fFSjDA4DrmYYX+Du0lzb&#10;YnNTmmjr35uFMMvDeS/XrS3FnWpfONYwHCgQxKkzBWcaDvvv/gyED8gGS8ek4UEe1qvO2xIT4xr+&#10;o/suZCKGsE9QQx5ClUjp05ws+oGriCN3cbXFEGGdSVNjE8NtKd+VmkiLBceGHCva5JRedzer4fhz&#10;OZ/G6jf7sh9V41ol2c6l1r1u+7kAEagN/+KXe2s0TEdxfj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R3F6XBAAAA3AAAAA8AAAAAAAAAAAAAAAAAmAIAAGRycy9kb3du&#10;cmV2LnhtbFBLBQYAAAAABAAEAPUAAACGAwAAAAA=&#10;" filled="f" stroked="f">
                          <v:textbox>
                            <w:txbxContent>
                              <w:p w14:paraId="566C0F0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37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37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69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uyPsQA&#10;AADcAAAADwAAAGRycy9kb3ducmV2LnhtbESPS2vDMBCE74H+B7GF3hIpaV51rYTSEuippXlBbou1&#10;fhBrZSw1dv99FQjkOMzMN0y67m0tLtT6yrGG8UiBIM6cqbjQsN9thksQPiAbrB2Thj/ysF49DFJM&#10;jOv4hy7bUIgIYZ+ghjKEJpHSZyVZ9CPXEEcvd63FEGVbSNNiF+G2lhOl5tJixXGhxIbeS8rO21+r&#10;4fCVn45T9V182FnTuV5Jti9S66fH/u0VRKA+3MO39qfRsHgew/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7sj7EAAAA3AAAAA8AAAAAAAAAAAAAAAAAmAIAAGRycy9k&#10;b3ducmV2LnhtbFBLBQYAAAAABAAEAPUAAACJAwAAAAA=&#10;" filled="f" stroked="f">
                          <v:textbox>
                            <w:txbxContent>
                              <w:p w14:paraId="0A88D5A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37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37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70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ksSc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sHiewP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pLEnEAAAA3AAAAA8AAAAAAAAAAAAAAAAAmAIAAGRycy9k&#10;b3ducmV2LnhtbFBLBQYAAAAABAAEAPUAAACJAwAAAAA=&#10;" filled="f" stroked="f">
                          <v:textbox>
                            <w:txbxContent>
                              <w:p w14:paraId="3E7979A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37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37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71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WJ0sQA&#10;AADcAAAADwAAAGRycy9kb3ducmV2LnhtbESPT2sCMRTE74LfIbxCb5pUW7Vbo0il4MlS/4G3x+a5&#10;u7h5WTbRXb+9KQgeh5n5DTOdt7YUV6p94VjDW1+BIE6dKTjTsNv+9CYgfEA2WDomDTfyMJ91O1NM&#10;jGv4j66bkIkIYZ+ghjyEKpHSpzlZ9H1XEUfv5GqLIco6k6bGJsJtKQdKjaTFguNCjhV955SeNxer&#10;Yb8+HQ/v6jdb2o+qca2SbD+l1q8v7eILRKA2PMOP9spoGA+H8H8mHgE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lidLEAAAA3AAAAA8AAAAAAAAAAAAAAAAAmAIAAGRycy9k&#10;b3ducmV2LnhtbFBLBQYAAAAABAAEAPUAAACJAwAAAAA=&#10;" filled="f" stroked="f">
                          <v:textbox>
                            <w:txbxContent>
                              <w:p w14:paraId="553BE90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37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38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72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wRpsQA&#10;AADcAAAADwAAAGRycy9kb3ducmV2LnhtbESPT2sCMRTE74LfIbyCN03aWrVbo5SK0JPiX/D22Dx3&#10;Fzcvyya6229vCoLHYWZ+w0znrS3FjWpfONbwOlAgiFNnCs407HfL/gSED8gGS8ek4Y88zGfdzhQT&#10;4xre0G0bMhEh7BPUkIdQJVL6NCeLfuAq4uidXW0xRFln0tTYRLgt5ZtSI2mx4LiQY0U/OaWX7dVq&#10;OKzOp+NQrbOF/aga1yrJ9lNq3Xtpv79ABGrDM/xo/xoN4/ch/J+JR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MEabEAAAA3AAAAA8AAAAAAAAAAAAAAAAAmAIAAGRycy9k&#10;b3ducmV2LnhtbFBLBQYAAAAABAAEAPUAAACJAwAAAAA=&#10;" filled="f" stroked="f">
                          <v:textbox>
                            <w:txbxContent>
                              <w:p w14:paraId="7667C60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38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38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73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C0PcQA&#10;AADcAAAADwAAAGRycy9kb3ducmV2LnhtbESPSWvDMBSE74X8B/EKuSVSlyx1rYTSUsgppdkgt4f1&#10;vBDryVhK7P77KBDocZiZb5h02dtaXKj1lWMNT2MFgjhzpuJCw277PZqD8AHZYO2YNPyRh+Vi8JBi&#10;YlzHv3TZhEJECPsENZQhNImUPivJoh+7hjh6uWsthijbQpoWuwi3tXxWaiotVhwXSmzos6TstDlb&#10;Dft1fjy8qp/iy06azvVKsn2TWg8f+493EIH68B++t1dGw+xlArcz8Qj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AtD3EAAAA3AAAAA8AAAAAAAAAAAAAAAAAmAIAAGRycy9k&#10;b3ducmV2LnhtbFBLBQYAAAAABAAEAPUAAACJAwAAAAA=&#10;" filled="f" stroked="f">
                          <v:textbox>
                            <w:txbxContent>
                              <w:p w14:paraId="0625BB0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38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38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74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IqSsQA&#10;AADcAAAADwAAAGRycy9kb3ducmV2LnhtbESPSWvDMBSE74X8B/EKuTVSlyx1rYTSUsgpJSvk9rCe&#10;F2I9GUuJ3X8fBQI9DjPzDZMueluLC7W+cqzheaRAEGfOVFxo2G1/nmYgfEA2WDsmDX/kYTEfPKSY&#10;GNfxmi6bUIgIYZ+ghjKEJpHSZyVZ9CPXEEcvd63FEGVbSNNiF+G2li9KTaTFiuNCiQ19lZSdNmer&#10;Yb/Kj4c39Vt823HTuV5Jtu9S6+Fj//kBIlAf/sP39tJomL5O4HYmHgE5v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SKkrEAAAA3AAAAA8AAAAAAAAAAAAAAAAAmAIAAGRycy9k&#10;b3ducmV2LnhtbFBLBQYAAAAABAAEAPUAAACJAwAAAAA=&#10;" filled="f" stroked="f">
                          <v:textbox>
                            <w:txbxContent>
                              <w:p w14:paraId="7084374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38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38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75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6P0cQA&#10;AADcAAAADwAAAGRycy9kb3ducmV2LnhtbESPW2sCMRSE3wv+h3CEvtVE23pZjVIqBZ8Ur+DbYXPc&#10;XdycLJvorv/eFAp9HGbmG2a2aG0p7lT7wrGGfk+BIE6dKTjTcNj/vI1B+IBssHRMGh7kYTHvvMww&#10;Ma7hLd13IRMRwj5BDXkIVSKlT3Oy6HuuIo7exdUWQ5R1Jk2NTYTbUg6UGkqLBceFHCv6zim97m5W&#10;w3F9OZ8+1CZb2s+qca2SbCdS69du+zUFEagN/+G/9spoGL2P4PdMPAJ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ej9HEAAAA3AAAAA8AAAAAAAAAAAAAAAAAmAIAAGRycy9k&#10;b3ducmV2LnhtbFBLBQYAAAAABAAEAPUAAACJAwAAAAA=&#10;" filled="f" stroked="f">
                          <v:textbox>
                            <w:txbxContent>
                              <w:p w14:paraId="1B49B32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38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38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76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Ebo8EA&#10;AADcAAAADwAAAGRycy9kb3ducmV2LnhtbERPy4rCMBTdD/gP4QruNHF0fFSjDA4DrmYYX+Du0lzb&#10;YnNTmmjr35uFMMvDeS/XrS3FnWpfONYwHCgQxKkzBWcaDvvv/gyED8gGS8ek4UEe1qvO2xIT4xr+&#10;o/suZCKGsE9QQx5ClUjp05ws+oGriCN3cbXFEGGdSVNjE8NtKd+VmkiLBceGHCva5JRedzer4fhz&#10;OZ/G6jf7sh9V41ol2c6l1r1u+7kAEagN/+KXe2s0TEdxbT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oBG6PBAAAA3AAAAA8AAAAAAAAAAAAAAAAAmAIAAGRycy9kb3du&#10;cmV2LnhtbFBLBQYAAAAABAAEAPUAAACGAwAAAAA=&#10;" filled="f" stroked="f">
                          <v:textbox>
                            <w:txbxContent>
                              <w:p w14:paraId="756AAB8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38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39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3157B6A6" w14:textId="77777777" w:rsidR="00A87F48" w:rsidRPr="007866A3" w:rsidRDefault="00A87F48" w:rsidP="00401F78">
            <w:pPr>
              <w:rPr>
                <w:ins w:id="2391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2392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648000" behindDoc="0" locked="0" layoutInCell="1" allowOverlap="1" wp14:anchorId="65556AC1" wp14:editId="18ED6A32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411" name="Grupo 411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412" name="Rectángulo 412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1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D5F9EF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39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39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1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78BD56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39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39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1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4E380D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39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39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1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17ECC1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39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40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1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9D41F0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40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40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1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3DE305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40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40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1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35691E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40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40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2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33B5535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40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40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2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9508F5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40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41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65556AC1" id="Grupo 411" o:spid="_x0000_s1477" style="position:absolute;margin-left:63.15pt;margin-top:1.1pt;width:351.75pt;height:103.2pt;z-index:251648000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">
                        <v:rect id="Rectángulo 412" o:spid="_x0000_s1478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YRFcIA&#10;AADcAAAADwAAAGRycy9kb3ducmV2LnhtbESPQYvCMBSE78L+h/AWvGmqqCzVtKyCKKgH3WXPj+bZ&#10;1m1eShNt/fdGEDwOM/MNs0g7U4kbNa60rGA0jEAQZ1aXnCv4/VkPvkA4j6yxskwK7uQgTT56C4y1&#10;bflIt5PPRYCwi1FB4X0dS+myggy6oa2Jg3e2jUEfZJNL3WAb4KaS4yiaSYMlh4UCa1oVlP2frkaB&#10;p8OG7u3fYcdT3vBlP1nKs1Wq/9l9z0F46vw7/GpvtYLJaAzPM+EIyOQ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ZhEVwgAAANwAAAAPAAAAAAAAAAAAAAAAAJgCAABkcnMvZG93&#10;bnJldi54bWxQSwUGAAAAAAQABAD1AAAAhwMAAAAA&#10;" fillcolor="white [3212]" strokecolor="#4579b8 [3044]"/>
                        <v:shape id="Cuadro de texto 2" o:spid="_x0000_s1479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W0zsQA&#10;AADcAAAADwAAAGRycy9kb3ducmV2LnhtbESPQWvCQBSE74L/YXkFb7qrVbGpq4il0JNiWgu9PbLP&#10;JDT7NmRXE/+9Kwgeh5n5hlmuO1uJCzW+dKxhPFIgiDNnSs41/Hx/DhcgfEA2WDkmDVfysF71e0tM&#10;jGv5QJc05CJC2CeooQihTqT0WUEW/cjVxNE7ucZiiLLJpWmwjXBbyYlSc2mx5LhQYE3bgrL/9Gw1&#10;HHenv9+p2ucfdla3rlOS7ZvUevDSbd5BBOrCM/xofxkN0/Er3M/EI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1tM7EAAAA3AAAAA8AAAAAAAAAAAAAAAAAmAIAAGRycy9k&#10;b3ducmV2LnhtbFBLBQYAAAAABAAEAPUAAACJAwAAAAA=&#10;" filled="f" stroked="f">
                          <v:textbox>
                            <w:txbxContent>
                              <w:p w14:paraId="3D5F9EF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41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41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80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wsusQA&#10;AADcAAAADwAAAGRycy9kb3ducmV2LnhtbESPQWvCQBSE7wX/w/IKvTW7kVhs6ipiKXhSqm2ht0f2&#10;mYRm34bsNon/3hUEj8PMfMMsVqNtRE+drx1rSBMFgrhwpuZSw9fx43kOwgdkg41j0nAmD6vl5GGB&#10;uXEDf1J/CKWIEPY5aqhCaHMpfVGRRZ+4ljh6J9dZDFF2pTQdDhFuGzlV6kVarDkuVNjSpqLi7/Bv&#10;NXzvTr8/mdqX73bWDm5Uku2r1PrpcVy/gQg0hnv41t4aDVmawfVMPAJy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cLLrEAAAA3AAAAA8AAAAAAAAAAAAAAAAAmAIAAGRycy9k&#10;b3ducmV2LnhtbFBLBQYAAAAABAAEAPUAAACJAwAAAAA=&#10;" filled="f" stroked="f">
                          <v:textbox>
                            <w:txbxContent>
                              <w:p w14:paraId="278BD56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41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41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81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CJIcQA&#10;AADcAAAADwAAAGRycy9kb3ducmV2LnhtbESPQWvCQBSE7wX/w/KE3uquJSkaXUUshZ4sTVXw9sg+&#10;k2D2bchuk/jvu4VCj8PMfMOst6NtRE+drx1rmM8UCOLCmZpLDcevt6cFCB+QDTaOScOdPGw3k4c1&#10;ZsYN/El9HkoRIewz1FCF0GZS+qIii37mWuLoXV1nMUTZldJ0OES4beSzUi/SYs1xocKW9hUVt/zb&#10;ajgdrpdzoj7KV5u2gxuVZLuUWj9Ox90KRKAx/If/2u9GQzJP4fdMPAJ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QiSHEAAAA3AAAAA8AAAAAAAAAAAAAAAAAmAIAAGRycy9k&#10;b3ducmV2LnhtbFBLBQYAAAAABAAEAPUAAACJAwAAAAA=&#10;" filled="f" stroked="f">
                          <v:textbox>
                            <w:txbxContent>
                              <w:p w14:paraId="54E380D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41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41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82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IXVsQA&#10;AADcAAAADwAAAGRycy9kb3ducmV2LnhtbESPQWvCQBSE70L/w/IKvemuJQ1t6ipiKfSkGFvB2yP7&#10;TEKzb0N2m8R/3xUEj8PMfMMsVqNtRE+drx1rmM8UCOLCmZpLDd+Hz+krCB+QDTaOScOFPKyWD5MF&#10;ZsYNvKc+D6WIEPYZaqhCaDMpfVGRRT9zLXH0zq6zGKLsSmk6HCLcNvJZqVRarDkuVNjSpqLiN/+z&#10;Gn6259MxUbvyw760gxuVZPsmtX56HNfvIAKN4R6+tb+MhmSewvVMP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CF1bEAAAA3AAAAA8AAAAAAAAAAAAAAAAAmAIAAGRycy9k&#10;b3ducmV2LnhtbFBLBQYAAAAABAAEAPUAAACJAwAAAAA=&#10;" filled="f" stroked="f">
                          <v:textbox>
                            <w:txbxContent>
                              <w:p w14:paraId="517ECC1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41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41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83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6yzcUA&#10;AADcAAAADwAAAGRycy9kb3ducmV2LnhtbESPW2vCQBSE3wX/w3IKvumuYr2kriJKoU8V4wX6dsge&#10;k9Ds2ZDdmvTfdwuCj8PMfMOsNp2txJ0aXzrWMB4pEMSZMyXnGs6n9+EChA/IBivHpOGXPGzW/d4K&#10;E+NaPtI9DbmIEPYJaihCqBMpfVaQRT9yNXH0bq6xGKJscmkabCPcVnKi1ExaLDkuFFjTrqDsO/2x&#10;Gi6ft6/rVB3yvX2tW9cpyXYptR68dNs3EIG68Aw/2h9Gw3Q8h/8z8QjI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DrLNxQAAANwAAAAPAAAAAAAAAAAAAAAAAJgCAABkcnMv&#10;ZG93bnJldi54bWxQSwUGAAAAAAQABAD1AAAAigMAAAAA&#10;" filled="f" stroked="f">
                          <v:textbox>
                            <w:txbxContent>
                              <w:p w14:paraId="59D41F0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41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42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84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Emv8AA&#10;AADcAAAADwAAAGRycy9kb3ducmV2LnhtbERPTYvCMBC9C/6HMII3TRQVtxpFXIQ9KdbdBW9DM7bF&#10;ZlKarO3+e3MQPD7e93rb2Uo8qPGlYw2TsQJBnDlTcq7h+3IYLUH4gGywckwa/snDdtPvrTExruUz&#10;PdKQixjCPkENRQh1IqXPCrLox64mjtzNNRZDhE0uTYNtDLeVnCq1kBZLjg0F1rQvKLunf1bDz/F2&#10;/Z2pU/5p53XrOiXZfkith4NutwIRqAtv8cv9ZTTMJnFtPBOPgNw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pEmv8AAAADcAAAADwAAAAAAAAAAAAAAAACYAgAAZHJzL2Rvd25y&#10;ZXYueG1sUEsFBgAAAAAEAAQA9QAAAIUDAAAAAA==&#10;" filled="f" stroked="f">
                          <v:textbox>
                            <w:txbxContent>
                              <w:p w14:paraId="73DE305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42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42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85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2DJ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2jwRS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d2DJMMAAADcAAAADwAAAAAAAAAAAAAAAACYAgAAZHJzL2Rv&#10;d25yZXYueG1sUEsFBgAAAAAEAAQA9QAAAIgDAAAAAA==&#10;" filled="f" stroked="f">
                          <v:textbox>
                            <w:txbxContent>
                              <w:p w14:paraId="235691E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42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42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86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vgBMEA&#10;AADcAAAADwAAAGRycy9kb3ducmV2LnhtbERPz2vCMBS+D/wfwhO8rYnSDVcbRRzCTpPpNvD2aJ5t&#10;sXkpTdZ2/705CB4/vt/5ZrSN6KnztWMN80SBIC6cqbnU8H3aPy9B+IBssHFMGv7Jw2Y9ecoxM27g&#10;L+qPoRQxhH2GGqoQ2kxKX1Rk0SeuJY7cxXUWQ4RdKU2HQwy3jVwo9Sot1hwbKmxpV1FxPf5ZDT+f&#10;l/Nvqg7lu31pBzcqyfZNaj2bjtsViEBjeIjv7g+jIV3E+fFMPAJ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qL4ATBAAAA3AAAAA8AAAAAAAAAAAAAAAAAmAIAAGRycy9kb3du&#10;cmV2LnhtbFBLBQYAAAAABAAEAPUAAACGAwAAAAA=&#10;" filled="f" stroked="f">
                          <v:textbox>
                            <w:txbxContent>
                              <w:p w14:paraId="533B5535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42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42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487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dFn8QA&#10;AADcAAAADwAAAGRycy9kb3ducmV2LnhtbESPQWvCQBSE7wX/w/IEb3U3YotG1yAWoaeWpip4e2Sf&#10;STD7NmS3Sfrvu4VCj8PMfMNss9E2oqfO1441JHMFgrhwpuZSw+nz+LgC4QOywcYxafgmD9lu8rDF&#10;1LiBP6jPQykihH2KGqoQ2lRKX1Rk0c9dSxy9m+sshii7UpoOhwi3jVwo9Swt1hwXKmzpUFFxz7+s&#10;hvPb7XpZqvfyxT61gxuVZLuWWs+m434DItAY/sN/7VejYblI4PdMPAJ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HRZ/EAAAA3AAAAA8AAAAAAAAAAAAAAAAAmAIAAGRycy9k&#10;b3ducmV2LnhtbFBLBQYAAAAABAAEAPUAAACJAwAAAAA=&#10;" filled="f" stroked="f">
                          <v:textbox>
                            <w:txbxContent>
                              <w:p w14:paraId="19508F5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42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42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0D06DD1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B5C8C9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889DFB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C5809B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8792E4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BF07B1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3AEBE0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1BDE87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D8B0A3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A13F80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B1E539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033DF500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7AECC58E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863E082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22</w:t>
      </w:r>
    </w:p>
    <w:p w14:paraId="5AA8B8D0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15C6D862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0867F2C2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16D8B713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2F40908" w14:textId="59B960F3" w:rsidR="00A87F48" w:rsidRPr="007866A3" w:rsidRDefault="00A87F48" w:rsidP="00A87F48">
      <w:pPr>
        <w:rPr>
          <w:del w:id="2429" w:author="J&amp;J" w:date="2015-05-02T17:40:00Z"/>
          <w:rFonts w:ascii="Arial" w:hAnsi="Arial" w:cs="Arial"/>
          <w:color w:val="000000"/>
          <w:sz w:val="18"/>
          <w:szCs w:val="18"/>
        </w:rPr>
      </w:pPr>
      <w:del w:id="2430" w:author="J&amp;J" w:date="2015-05-02T17:40:00Z">
        <w:r w:rsidRPr="000D241A">
          <w:rPr>
            <w:rFonts w:ascii="Times New Roman" w:hAnsi="Times New Roman"/>
            <w:noProof/>
            <w:color w:val="000000"/>
            <w:lang w:val="es-CO" w:eastAsia="es-CO"/>
          </w:rPr>
          <w:drawing>
            <wp:inline distT="0" distB="0" distL="0" distR="0" wp14:anchorId="6207BBE6" wp14:editId="139BC3F6">
              <wp:extent cx="4667250" cy="1809750"/>
              <wp:effectExtent l="0" t="0" r="0" b="0"/>
              <wp:docPr id="578" name="Imagen 57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0"/>
                      <pic:cNvPicPr>
                        <a:picLocks noChangeAspect="1" noChangeArrowheads="1"/>
                      </pic:cNvPicPr>
                    </pic:nvPicPr>
                    <pic:blipFill>
                      <a:blip r:embed="rId2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67250" cy="1809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70B2311" w14:textId="4CBBEC38" w:rsidR="00A87F48" w:rsidRPr="007866A3" w:rsidRDefault="00A87F48" w:rsidP="00A87F48">
      <w:pPr>
        <w:rPr>
          <w:del w:id="2431" w:author="J&amp;J" w:date="2015-05-02T17:40:00Z"/>
          <w:rFonts w:ascii="Arial" w:hAnsi="Arial" w:cs="Arial"/>
          <w:color w:val="000000"/>
          <w:sz w:val="18"/>
          <w:szCs w:val="18"/>
        </w:rPr>
      </w:pPr>
      <w:del w:id="2432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5DC04DCE" wp14:editId="612B1470">
              <wp:extent cx="904875" cy="276225"/>
              <wp:effectExtent l="0" t="0" r="9525" b="9525"/>
              <wp:docPr id="571" name="Imagen 57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54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14D0EA1" w14:textId="77777777" w:rsidR="00A87F48" w:rsidRPr="007866A3" w:rsidRDefault="00A87F48" w:rsidP="00A87F48">
      <w:pPr>
        <w:rPr>
          <w:ins w:id="2433" w:author="J&amp;J" w:date="2015-05-02T17:40:00Z"/>
          <w:rFonts w:ascii="Arial" w:hAnsi="Arial" w:cs="Arial"/>
          <w:color w:val="000000"/>
          <w:sz w:val="18"/>
          <w:szCs w:val="18"/>
        </w:rPr>
      </w:pPr>
      <w:ins w:id="2434" w:author="J&amp;J" w:date="2015-05-02T17:40:00Z">
        <w:r w:rsidRPr="00284C5A">
          <w:rPr>
            <w:rFonts w:ascii="Times New Roman" w:hAnsi="Times New Roman" w:cs="Times New Roman"/>
            <w:noProof/>
            <w:color w:val="000000"/>
            <w:lang w:val="es-CO" w:eastAsia="es-CO"/>
          </w:rPr>
          <w:drawing>
            <wp:inline distT="0" distB="0" distL="0" distR="0" wp14:anchorId="670FD235" wp14:editId="6500377C">
              <wp:extent cx="4667250" cy="1813211"/>
              <wp:effectExtent l="0" t="0" r="0" b="0"/>
              <wp:docPr id="50" name="Imagen 5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79757" cy="18180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4370CF5" w14:textId="77777777" w:rsidR="00A87F48" w:rsidRPr="007866A3" w:rsidRDefault="00A87F48" w:rsidP="00A87F48">
      <w:pPr>
        <w:rPr>
          <w:ins w:id="2435" w:author="J&amp;J" w:date="2015-05-02T17:40:00Z"/>
          <w:rFonts w:ascii="Arial" w:hAnsi="Arial" w:cs="Arial"/>
          <w:color w:val="000000"/>
          <w:sz w:val="18"/>
          <w:szCs w:val="18"/>
        </w:rPr>
      </w:pPr>
      <w:ins w:id="2436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545D7007" wp14:editId="1F9FB089">
              <wp:extent cx="902252" cy="273050"/>
              <wp:effectExtent l="0" t="0" r="0" b="0"/>
              <wp:docPr id="554" name="Imagen 55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EF8DE03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7C69C5BE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00D4141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31493B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2774DFDB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9BC8EDA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2437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2438">
          <w:tblGrid>
            <w:gridCol w:w="1129"/>
            <w:gridCol w:w="5670"/>
            <w:gridCol w:w="2823"/>
          </w:tblGrid>
        </w:tblGridChange>
      </w:tblGrid>
      <w:tr w:rsidR="00A87F48" w:rsidRPr="007866A3" w14:paraId="4A08A4FE" w14:textId="77777777" w:rsidTr="00401F78">
        <w:tc>
          <w:tcPr>
            <w:tcW w:w="9622" w:type="dxa"/>
            <w:gridSpan w:val="3"/>
            <w:tcPrChange w:id="2439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61C1272C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26D0EF2F" w14:textId="77777777" w:rsidTr="00401F78">
        <w:tc>
          <w:tcPr>
            <w:tcW w:w="1129" w:type="dxa"/>
            <w:tcPrChange w:id="2440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48AE6E3A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2441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66C78B9F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2442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104449D3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33B0452A" w14:textId="77777777" w:rsidTr="00401F78">
        <w:tc>
          <w:tcPr>
            <w:tcW w:w="1129" w:type="dxa"/>
            <w:tcPrChange w:id="2443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3874952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2444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6B8A99A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445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3F36C85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446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447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613719211"/>
                <w:placeholder>
                  <w:docPart w:val="A970770CF7484C8D883DB88B0E6C4E26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2447"/>
                <w:ins w:id="2448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449" w:author="J&amp;J" w:date="2015-05-02T17:40:00Z"/>
              </w:sdtContent>
            </w:sdt>
            <w:customXmlInsRangeEnd w:id="2449"/>
          </w:p>
        </w:tc>
      </w:tr>
      <w:tr w:rsidR="00A87F48" w:rsidRPr="007866A3" w14:paraId="697BE4CC" w14:textId="77777777" w:rsidTr="00401F78">
        <w:tc>
          <w:tcPr>
            <w:tcW w:w="1129" w:type="dxa"/>
            <w:tcPrChange w:id="2450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0C5A1F6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2451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787335F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452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76E926A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453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454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1173333875"/>
                <w:placeholder>
                  <w:docPart w:val="51D9564949804D5D82F287790200E62B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2454"/>
                <w:ins w:id="2455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456" w:author="J&amp;J" w:date="2015-05-02T17:40:00Z"/>
              </w:sdtContent>
            </w:sdt>
            <w:customXmlInsRangeEnd w:id="2456"/>
          </w:p>
        </w:tc>
      </w:tr>
      <w:tr w:rsidR="00A87F48" w:rsidRPr="007866A3" w14:paraId="7A88A7B2" w14:textId="77777777" w:rsidTr="00401F78">
        <w:tc>
          <w:tcPr>
            <w:tcW w:w="1129" w:type="dxa"/>
            <w:tcPrChange w:id="2457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51055F1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2458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561EE92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459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7AE33C2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460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461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623268651"/>
                <w:placeholder>
                  <w:docPart w:val="5CF8A805249E4CC09B3347F1E27740D1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2461"/>
                <w:ins w:id="2462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463" w:author="J&amp;J" w:date="2015-05-02T17:40:00Z"/>
              </w:sdtContent>
            </w:sdt>
            <w:customXmlInsRangeEnd w:id="2463"/>
          </w:p>
        </w:tc>
      </w:tr>
      <w:tr w:rsidR="00A87F48" w:rsidRPr="005255A8" w14:paraId="259A290F" w14:textId="77777777" w:rsidTr="00401F78">
        <w:tc>
          <w:tcPr>
            <w:tcW w:w="9622" w:type="dxa"/>
            <w:gridSpan w:val="3"/>
            <w:tcPrChange w:id="2464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67964296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0A85562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845D71A" w14:textId="74761559" w:rsidR="00A87F48" w:rsidRPr="000D241A" w:rsidRDefault="00A87F48" w:rsidP="00401F78">
            <w:pPr>
              <w:rPr>
                <w:del w:id="2465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2466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713536" behindDoc="0" locked="0" layoutInCell="1" allowOverlap="1" wp14:anchorId="4832CE24" wp14:editId="047AC221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717" name="Grupo 717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718" name="Rectángulo 423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1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842EAA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46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46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2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A31D54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46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47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2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4CFC3E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47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47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2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19A8CB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47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47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2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114491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47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47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2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2454C6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47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47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2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78FE83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47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48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2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6CCBB6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48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48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2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73D6EE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48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48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4832CE24" id="Grupo 717" o:spid="_x0000_s1488" style="position:absolute;margin-left:63.15pt;margin-top:1.1pt;width:351.75pt;height:103.2pt;z-index:251713536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">
                        <v:rect id="Rectángulo 423" o:spid="_x0000_s1489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8ZdcAA&#10;AADcAAAADwAAAGRycy9kb3ducmV2LnhtbERPu27CMBTdK/EP1kViKw4MFAUM4lGgawExX+JLEhFf&#10;J7ZLkr+vh0odj857ue5MJV7kfGlZwWScgCDOrC45V3C9HN7nIHxA1lhZJgU9eVivBm9LTLVt+Zte&#10;55CLGMI+RQVFCHUqpc8KMujHtiaO3MM6gyFCl0vtsI3hppLTJJlJgyXHhgJr2hWUPc8/RsH04MrL&#10;57bxu33f0P3U35p2flRqNOw2CxCBuvAv/nN/aQUfk7g2nolHQK5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Z8ZdcAAAADcAAAADwAAAAAAAAAAAAAAAACYAgAAZHJzL2Rvd25y&#10;ZXYueG1sUEsFBgAAAAAEAAQA9QAAAIUDAAAAAA==&#10;" fillcolor="window" strokecolor="#4a7ebb"/>
                        <v:shape id="Cuadro de texto 2" o:spid="_x0000_s1490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jiWMUA&#10;AADcAAAADwAAAGRycy9kb3ducmV2LnhtbESPT2sCMRTE74LfITzBmyaKtbrdKNJS6KnSVQu9PTZv&#10;/9DNy7JJ3e23bwqCx2FmfsOk+8E24kqdrx1rWMwVCOLcmZpLDefT62wDwgdkg41j0vBLHva78SjF&#10;xLieP+iahVJECPsENVQhtImUPq/Iop+7ljh6hesshii7UpoO+wi3jVwqtZYWa44LFbb0XFH+nf1Y&#10;DZf34utzpY7li31oezcoyXYrtZ5OhsMTiEBDuIdv7Tej4XGxhf8z8QjI3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+OJYxQAAANwAAAAPAAAAAAAAAAAAAAAAAJgCAABkcnMv&#10;ZG93bnJldi54bWxQSwUGAAAAAAQABAD1AAAAigMAAAAA&#10;" filled="f" stroked="f">
                          <v:textbox>
                            <w:txbxContent>
                              <w:p w14:paraId="1842EAA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48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48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91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6BeM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iYjOL8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a6BeMAAAADcAAAADwAAAAAAAAAAAAAAAACYAgAAZHJzL2Rvd25y&#10;ZXYueG1sUEsFBgAAAAAEAAQA9QAAAIUDAAAAAA==&#10;" filled="f" stroked="f">
                          <v:textbox>
                            <w:txbxContent>
                              <w:p w14:paraId="5A31D54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48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48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92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Ik48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WMym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7iJOPEAAAA3AAAAA8AAAAAAAAAAAAAAAAAmAIAAGRycy9k&#10;b3ducmV2LnhtbFBLBQYAAAAABAAEAPUAAACJAwAAAAA=&#10;" filled="f" stroked="f">
                          <v:textbox>
                            <w:txbxContent>
                              <w:p w14:paraId="44CFC3E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48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49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93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C6lMUA&#10;AADcAAAADwAAAGRycy9kb3ducmV2LnhtbESPT2vCQBTE74V+h+UVvOlug39q6iaUFsFTRa2Ct0f2&#10;mYRm34bsatJv3y0IPQ4z8xtmlQ+2ETfqfO1Yw/NEgSAunKm51PB1WI9fQPiAbLBxTBp+yEOePT6s&#10;MDWu5x3d9qEUEcI+RQ1VCG0qpS8qsugnriWO3sV1FkOUXSlNh32E20YmSs2lxZrjQoUtvVdUfO+v&#10;VsPx83I+TdW2/LCztneDkmyXUuvR0/D2CiLQEP7D9/bGaFgkC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MLqUxQAAANwAAAAPAAAAAAAAAAAAAAAAAJgCAABkcnMv&#10;ZG93bnJldi54bWxQSwUGAAAAAAQABAD1AAAAigMAAAAA&#10;" filled="f" stroked="f">
                          <v:textbox>
                            <w:txbxContent>
                              <w:p w14:paraId="719A8CB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49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49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94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wfD8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sJg8w/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8Hw/EAAAA3AAAAA8AAAAAAAAAAAAAAAAAmAIAAGRycy9k&#10;b3ducmV2LnhtbFBLBQYAAAAABAAEAPUAAACJAwAAAAA=&#10;" filled="f" stroked="f">
                          <v:textbox>
                            <w:txbxContent>
                              <w:p w14:paraId="5114491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49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49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95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WHe8QA&#10;AADcAAAADwAAAGRycy9kb3ducmV2LnhtbESPQWvCQBSE74L/YXmCt7qr2NZGVxFF6MnStBa8PbLP&#10;JJh9G7Krif/eFQoeh5n5hlmsOluJKzW+dKxhPFIgiDNnSs41/P7sXmYgfEA2WDkmDTfysFr2ewtM&#10;jGv5m65pyEWEsE9QQxFCnUjps4Is+pGriaN3co3FEGWTS9NgG+G2khOl3qTFkuNCgTVtCsrO6cVq&#10;OOxPx7+p+sq39rVuXack2w+p9XDQrecgAnXhGf5vfxoN75Mp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6Vh3vEAAAA3AAAAA8AAAAAAAAAAAAAAAAAmAIAAGRycy9k&#10;b3ducmV2LnhtbFBLBQYAAAAABAAEAPUAAACJAwAAAAA=&#10;" filled="f" stroked="f">
                          <v:textbox>
                            <w:txbxContent>
                              <w:p w14:paraId="12454C6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49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49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96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ki4MQA&#10;AADcAAAADwAAAGRycy9kb3ducmV2LnhtbESPT2vCQBTE74LfYXlCb3W3olbTbESUQk9K/Qe9PbLP&#10;JDT7NmS3Jv32XaHgcZiZ3zDpqre1uFHrK8caXsYKBHHuTMWFhtPx/XkBwgdkg7Vj0vBLHlbZcJBi&#10;YlzHn3Q7hEJECPsENZQhNImUPi/Joh+7hjh6V9daDFG2hTQtdhFuazlRai4tVhwXSmxoU1L+ffix&#10;Gs6769dlqvbF1s6azvVKsl1KrZ9G/foNRKA+PML/7Q+j4XUyg/uZeAR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HZIuDEAAAA3AAAAA8AAAAAAAAAAAAAAAAAmAIAAGRycy9k&#10;b3ducmV2LnhtbFBLBQYAAAAABAAEAPUAAACJAwAAAAA=&#10;" filled="f" stroked="f">
                          <v:textbox>
                            <w:txbxContent>
                              <w:p w14:paraId="078FE83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49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49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97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u8l8MA&#10;AADcAAAADwAAAGRycy9kb3ducmV2LnhtbESPQWsCMRSE74L/ITzBmyZKtXY1ilgKPSm1teDtsXnu&#10;Lm5elk10139vBMHjMDPfMItVa0txpdoXjjWMhgoEcepMwZmGv9+vwQyED8gGS8ek4UYeVstuZ4GJ&#10;cQ3/0HUfMhEh7BPUkIdQJVL6NCeLfugq4uidXG0xRFln0tTYRLgt5VipqbRYcFzIsaJNTul5f7Ea&#10;DtvT8f9N7bJPO6ka1yrJ9kNq3e+16zmIQG14hZ/tb6PhfTyF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u8l8MAAADcAAAADwAAAAAAAAAAAAAAAACYAgAAZHJzL2Rv&#10;d25yZXYueG1sUEsFBgAAAAAEAAQA9QAAAIgDAAAAAA==&#10;" filled="f" stroked="f">
                          <v:textbox>
                            <w:txbxContent>
                              <w:p w14:paraId="36CCBB6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49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50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498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cZDMQA&#10;AADcAAAADwAAAGRycy9kb3ducmV2LnhtbESPT4vCMBTE74LfITzBmybK+merUcRlYU/KuuuCt0fz&#10;bIvNS2mird/eCMIeh5n5DbNct7YUN6p94VjDaKhAEKfOFJxp+P35HMxB+IBssHRMGu7kYb3qdpaY&#10;GNfwN90OIRMRwj5BDXkIVSKlT3Oy6IeuIo7e2dUWQ5R1Jk2NTYTbUo6VmkqLBceFHCva5pReDler&#10;4bg7n/7e1D77sJOqca2SbN+l1v1eu1mACNSG//Cr/WU0zMYz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5HGQzEAAAA3AAAAA8AAAAAAAAAAAAAAAAAmAIAAGRycy9k&#10;b3ducmV2LnhtbFBLBQYAAAAABAAEAPUAAACJAwAAAAA=&#10;" filled="f" stroked="f">
                          <v:textbox>
                            <w:txbxContent>
                              <w:p w14:paraId="673D6EE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50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50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6A59D33D" w14:textId="77777777" w:rsidR="00A87F48" w:rsidRPr="007866A3" w:rsidRDefault="00A87F48" w:rsidP="00401F78">
            <w:pPr>
              <w:rPr>
                <w:ins w:id="2503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2504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650048" behindDoc="0" locked="0" layoutInCell="1" allowOverlap="1" wp14:anchorId="4C443223" wp14:editId="6F4455A8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422" name="Grupo 422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423" name="Rectángulo 423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019BA1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50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50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2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25CDEA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50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50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2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B2017A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50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51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2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6AA7F9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51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51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2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9CFCFE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51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51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2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DAF14E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51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51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3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7FBCCA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51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51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3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46EFCD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51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52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3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77D16F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52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52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4C443223" id="Grupo 422" o:spid="_x0000_s1499" style="position:absolute;margin-left:63.15pt;margin-top:1.1pt;width:351.75pt;height:103.2pt;z-index:251650048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">
                        <v:rect id="Rectángulo 423" o:spid="_x0000_s1500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Z+M8IA&#10;AADcAAAADwAAAGRycy9kb3ducmV2LnhtbESPS4vCQBCE74L/YWjBm058ItFRdGFxYfXgA89Npk2i&#10;mZ6QmTXx3+8Igseiqr6iFqvGFOJBlcstKxj0IxDEidU5pwrOp+/eDITzyBoLy6TgSQ5Wy3ZrgbG2&#10;NR/ocfSpCBB2MSrIvC9jKV2SkUHXtyVx8K62MuiDrFKpK6wD3BRyGEVTaTDnsJBhSV8ZJffjn1Hg&#10;ab+lZ33Z//KEt3zbjTfyapXqdpr1HISnxn/C7/aPVjAejuB1JhwBuf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Rn4zwgAAANwAAAAPAAAAAAAAAAAAAAAAAJgCAABkcnMvZG93&#10;bnJldi54bWxQSwUGAAAAAAQABAD1AAAAhwMAAAAA&#10;" fillcolor="white [3212]" strokecolor="#4579b8 [3044]"/>
                        <v:shape id="Cuadro de texto 2" o:spid="_x0000_s1501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DmB8QA&#10;AADcAAAADwAAAGRycy9kb3ducmV2LnhtbESPT2vCQBTE74LfYXlCb7rbkEqbuoooBU8V7R/o7ZF9&#10;JqHZtyG7JvHbu4LgcZiZ3zCL1WBr0VHrK8canmcKBHHuTMWFhu+vj+krCB+QDdaOScOFPKyW49EC&#10;M+N6PlB3DIWIEPYZaihDaDIpfV6SRT9zDXH0Tq61GKJsC2la7CPc1jJRai4tVhwXSmxoU1L+fzxb&#10;DT+fp7/fVO2LrX1pejcoyfZNav00GdbvIAIN4RG+t3dGQ5qkcDsTj4B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w5gfEAAAA3AAAAA8AAAAAAAAAAAAAAAAAmAIAAGRycy9k&#10;b3ducmV2LnhtbFBLBQYAAAAABAAEAPUAAACJAwAAAAA=&#10;" filled="f" stroked="f">
                          <v:textbox>
                            <w:txbxContent>
                              <w:p w14:paraId="3019BA1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52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52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02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xDnM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w2Kewu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8Q5zEAAAA3AAAAA8AAAAAAAAAAAAAAAAAmAIAAGRycy9k&#10;b3ducmV2LnhtbFBLBQYAAAAABAAEAPUAAACJAwAAAAA=&#10;" filled="f" stroked="f">
                          <v:textbox>
                            <w:txbxContent>
                              <w:p w14:paraId="525CDEA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52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52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03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7d68MA&#10;AADcAAAADwAAAGRycy9kb3ducmV2LnhtbESPQYvCMBSE74L/IbwFb5qsqOx2jSKK4ElRdwVvj+bZ&#10;lm1eShNt/fdGEDwOM/MNM523thQ3qn3hWMPnQIEgTp0pONPwe1z3v0D4gGywdEwa7uRhPut2ppgY&#10;1/CeboeQiQhhn6CGPIQqkdKnOVn0A1cRR+/iaoshyjqTpsYmwm0ph0pNpMWC40KOFS1zSv8PV6vh&#10;b3s5n0Zql63suGpcqyTbb6l176Nd/IAI1IZ3+NXeGA2j4QSeZ+IR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7d68MAAADcAAAADwAAAAAAAAAAAAAAAACYAgAAZHJzL2Rv&#10;d25yZXYueG1sUEsFBgAAAAAEAAQA9QAAAIgDAAAAAA==&#10;" filled="f" stroked="f">
                          <v:textbox>
                            <w:txbxContent>
                              <w:p w14:paraId="1B2017A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52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52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04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J4cMQA&#10;AADcAAAADwAAAGRycy9kb3ducmV2LnhtbESPQWvCQBSE74L/YXmCt7qr2NZGVxFF6MnStBa8PbLP&#10;JJh9G7Krif/eFQoeh5n5hlmsOluJKzW+dKxhPFIgiDNnSs41/P7sXmYgfEA2WDkmDTfysFr2ewtM&#10;jGv5m65pyEWEsE9QQxFCnUjps4Is+pGriaN3co3FEGWTS9NgG+G2khOl3qTFkuNCgTVtCsrO6cVq&#10;OOxPx7+p+sq39rVuXack2w+p9XDQrecgAnXhGf5vfxoN08k7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ieHDEAAAA3AAAAA8AAAAAAAAAAAAAAAAAmAIAAGRycy9k&#10;b3ducmV2LnhtbFBLBQYAAAAABAAEAPUAAACJAwAAAAA=&#10;" filled="f" stroked="f">
                          <v:textbox>
                            <w:txbxContent>
                              <w:p w14:paraId="66AA7F9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52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53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05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3sAsEA&#10;AADcAAAADwAAAGRycy9kb3ducmV2LnhtbERPz2vCMBS+D/wfwhO8rYnSDVcbRRzCTpPpNvD2aJ5t&#10;sXkpTdZ2/705CB4/vt/5ZrSN6KnztWMN80SBIC6cqbnU8H3aPy9B+IBssHFMGv7Jw2Y9ecoxM27g&#10;L+qPoRQxhH2GGqoQ2kxKX1Rk0SeuJY7cxXUWQ4RdKU2HQwy3jVwo9Sot1hwbKmxpV1FxPf5ZDT+f&#10;l/Nvqg7lu31pBzcqyfZNaj2bjtsViEBjeIjv7g+jIV3EtfFMPAJ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T97ALBAAAA3AAAAA8AAAAAAAAAAAAAAAAAmAIAAGRycy9kb3du&#10;cmV2LnhtbFBLBQYAAAAABAAEAPUAAACGAwAAAAA=&#10;" filled="f" stroked="f">
                          <v:textbox>
                            <w:txbxContent>
                              <w:p w14:paraId="79CFCFE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53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53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06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FJmc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XcwO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xSZnEAAAA3AAAAA8AAAAAAAAAAAAAAAAAmAIAAGRycy9k&#10;b3ducmV2LnhtbFBLBQYAAAAABAAEAPUAAACJAwAAAAA=&#10;" filled="f" stroked="f">
                          <v:textbox>
                            <w:txbxContent>
                              <w:p w14:paraId="2DAF14E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53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53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07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J22cAA&#10;AADcAAAADwAAAGRycy9kb3ducmV2LnhtbERPy4rCMBTdC/5DuII7TXwyVqOIMjArRWdGcHdprm2x&#10;uSlNxnb+3iwEl4fzXm1aW4oH1b5wrGE0VCCIU2cKzjT8fH8OPkD4gGywdEwa/snDZt3trDAxruET&#10;Pc4hEzGEfYIa8hCqREqf5mTRD11FHLmbqy2GCOtMmhqbGG5LOVZqLi0WHBtyrGiXU3o//1kNv4fb&#10;9TJVx2xvZ1XjWiXZLqTW/V67XYII1Ia3+OX+Mhqmkzg/nolHQK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1J22cAAAADcAAAADwAAAAAAAAAAAAAAAACYAgAAZHJzL2Rvd25y&#10;ZXYueG1sUEsFBgAAAAAEAAQA9QAAAIUDAAAAAA==&#10;" filled="f" stroked="f">
                          <v:textbox>
                            <w:txbxContent>
                              <w:p w14:paraId="37FBCCA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53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53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08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7TQsQA&#10;AADcAAAADwAAAGRycy9kb3ducmV2LnhtbESPQWvCQBSE74L/YXkFb7qrVbGpq4il0JNiWgu9PbLP&#10;JDT7NmRXE/+9Kwgeh5n5hlmuO1uJCzW+dKxhPFIgiDNnSs41/Hx/DhcgfEA2WDkmDVfysF71e0tM&#10;jGv5QJc05CJC2CeooQihTqT0WUEW/cjVxNE7ucZiiLLJpWmwjXBbyYlSc2mx5LhQYE3bgrL/9Gw1&#10;HHenv9+p2ucfdla3rlOS7ZvUevDSbd5BBOrCM/xofxkN09cx3M/EI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e00LEAAAA3AAAAA8AAAAAAAAAAAAAAAAAmAIAAGRycy9k&#10;b3ducmV2LnhtbFBLBQYAAAAABAAEAPUAAACJAwAAAAA=&#10;" filled="f" stroked="f">
                          <v:textbox>
                            <w:txbxContent>
                              <w:p w14:paraId="146EFCD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53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53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09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xNNcUA&#10;AADcAAAADwAAAGRycy9kb3ducmV2LnhtbESPS2vDMBCE74H8B7GB3hqpeZTEtRxCQqGnhOYFvS3W&#10;xja1VsZSY/ffV4FCjsPMfMOkq97W4katrxxreBkrEMS5MxUXGk7H9+cFCB+QDdaOScMveVhlw0GK&#10;iXEdf9LtEAoRIewT1FCG0CRS+rwki37sGuLoXV1rMUTZFtK02EW4reVEqVdpseK4UGJDm5Ly78OP&#10;1XDeXb8uM7UvtnbedK5Xku1Sav006tdvIAL14RH+b38YDbPpBO5n4hGQ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zE01xQAAANwAAAAPAAAAAAAAAAAAAAAAAJgCAABkcnMv&#10;ZG93bnJldi54bWxQSwUGAAAAAAQABAD1AAAAigMAAAAA&#10;" filled="f" stroked="f">
                          <v:textbox>
                            <w:txbxContent>
                              <w:p w14:paraId="177D16F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53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54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1309C05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824F37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C9D13F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113CEC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FEFD52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ECFEEC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A087DC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2CDC5D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B2C53D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E999E4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658BEB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2625FA78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A069527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994BE8E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23</w:t>
      </w:r>
    </w:p>
    <w:p w14:paraId="2A5F08B5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1ADDC74C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49336349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5374B598" w14:textId="69738082" w:rsidR="00A87F48" w:rsidRPr="007866A3" w:rsidRDefault="00A87F48" w:rsidP="00A87F48">
      <w:pPr>
        <w:rPr>
          <w:del w:id="2541" w:author="J&amp;J" w:date="2015-05-02T17:40:00Z"/>
          <w:rFonts w:ascii="Arial" w:hAnsi="Arial" w:cs="Arial"/>
          <w:color w:val="000000"/>
          <w:sz w:val="18"/>
          <w:szCs w:val="18"/>
        </w:rPr>
      </w:pPr>
      <w:del w:id="2542" w:author="J&amp;J" w:date="2015-05-02T17:40:00Z">
        <w:r w:rsidRPr="000D241A">
          <w:rPr>
            <w:rFonts w:ascii="Times New Roman" w:hAnsi="Times New Roman"/>
            <w:noProof/>
            <w:color w:val="000000"/>
            <w:lang w:val="es-CO" w:eastAsia="es-CO"/>
          </w:rPr>
          <w:drawing>
            <wp:inline distT="0" distB="0" distL="0" distR="0" wp14:anchorId="3575BD37" wp14:editId="009B8615">
              <wp:extent cx="4667250" cy="1809750"/>
              <wp:effectExtent l="0" t="0" r="0" b="0"/>
              <wp:docPr id="569" name="Imagen 56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1"/>
                      <pic:cNvPicPr>
                        <a:picLocks noChangeAspect="1" noChangeArrowheads="1"/>
                      </pic:cNvPicPr>
                    </pic:nvPicPr>
                    <pic:blipFill>
                      <a:blip r:embed="rId2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67250" cy="1809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F676C66" w14:textId="19FB6B73" w:rsidR="00A87F48" w:rsidRPr="007866A3" w:rsidRDefault="00A87F48" w:rsidP="00A87F48">
      <w:pPr>
        <w:rPr>
          <w:del w:id="2543" w:author="J&amp;J" w:date="2015-05-02T17:40:00Z"/>
          <w:rFonts w:ascii="Arial" w:hAnsi="Arial" w:cs="Arial"/>
          <w:color w:val="000000"/>
          <w:sz w:val="18"/>
          <w:szCs w:val="18"/>
        </w:rPr>
      </w:pPr>
      <w:del w:id="2544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00E8B79C" wp14:editId="3CF18EAE">
              <wp:extent cx="904875" cy="276225"/>
              <wp:effectExtent l="0" t="0" r="9525" b="9525"/>
              <wp:docPr id="567" name="Imagen 56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56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7DB65945" w14:textId="77777777" w:rsidR="00A87F48" w:rsidRPr="007866A3" w:rsidRDefault="00A87F48" w:rsidP="00A87F48">
      <w:pPr>
        <w:rPr>
          <w:ins w:id="2545" w:author="J&amp;J" w:date="2015-05-02T17:40:00Z"/>
          <w:rFonts w:ascii="Arial" w:hAnsi="Arial" w:cs="Arial"/>
          <w:color w:val="000000"/>
          <w:sz w:val="18"/>
          <w:szCs w:val="18"/>
        </w:rPr>
      </w:pPr>
      <w:ins w:id="2546" w:author="J&amp;J" w:date="2015-05-02T17:40:00Z">
        <w:r w:rsidRPr="00284C5A">
          <w:rPr>
            <w:rFonts w:ascii="Times New Roman" w:hAnsi="Times New Roman" w:cs="Times New Roman"/>
            <w:noProof/>
            <w:color w:val="000000"/>
            <w:lang w:val="es-CO" w:eastAsia="es-CO"/>
          </w:rPr>
          <w:drawing>
            <wp:inline distT="0" distB="0" distL="0" distR="0" wp14:anchorId="2B971248" wp14:editId="5DA51E8F">
              <wp:extent cx="4667250" cy="1813211"/>
              <wp:effectExtent l="0" t="0" r="0" b="0"/>
              <wp:docPr id="51" name="Imagen 5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79757" cy="18180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78BB290" w14:textId="77777777" w:rsidR="00A87F48" w:rsidRPr="007866A3" w:rsidRDefault="00A87F48" w:rsidP="00A87F48">
      <w:pPr>
        <w:rPr>
          <w:ins w:id="2547" w:author="J&amp;J" w:date="2015-05-02T17:40:00Z"/>
          <w:rFonts w:ascii="Arial" w:hAnsi="Arial" w:cs="Arial"/>
          <w:color w:val="000000"/>
          <w:sz w:val="18"/>
          <w:szCs w:val="18"/>
        </w:rPr>
      </w:pPr>
      <w:ins w:id="2548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22923BF4" wp14:editId="5F12B79C">
              <wp:extent cx="902252" cy="273050"/>
              <wp:effectExtent l="0" t="0" r="0" b="0"/>
              <wp:docPr id="556" name="Imagen 55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54E19F4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0465EBC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66AD3BDE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1EDEB13B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041E864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5B7D3ADD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E4817C2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2549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2550">
          <w:tblGrid>
            <w:gridCol w:w="1129"/>
            <w:gridCol w:w="5670"/>
            <w:gridCol w:w="2823"/>
          </w:tblGrid>
        </w:tblGridChange>
      </w:tblGrid>
      <w:tr w:rsidR="00A87F48" w:rsidRPr="007866A3" w14:paraId="2FCD681A" w14:textId="77777777" w:rsidTr="00401F78">
        <w:tc>
          <w:tcPr>
            <w:tcW w:w="9622" w:type="dxa"/>
            <w:gridSpan w:val="3"/>
            <w:tcPrChange w:id="2551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5EC467C2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3C79815A" w14:textId="77777777" w:rsidTr="00401F78">
        <w:tc>
          <w:tcPr>
            <w:tcW w:w="1129" w:type="dxa"/>
            <w:tcPrChange w:id="2552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761F7320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2553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2F908FFB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2554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57F065AD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03B35BFD" w14:textId="77777777" w:rsidTr="00401F78">
        <w:tc>
          <w:tcPr>
            <w:tcW w:w="1129" w:type="dxa"/>
            <w:tcPrChange w:id="2555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1C643BE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2556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4C5BD1F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557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79927C3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558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559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1775786620"/>
                <w:placeholder>
                  <w:docPart w:val="F47DABA6431741D1A180CA2A817E9772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2559"/>
                <w:ins w:id="2560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561" w:author="J&amp;J" w:date="2015-05-02T17:40:00Z"/>
              </w:sdtContent>
            </w:sdt>
            <w:customXmlInsRangeEnd w:id="2561"/>
          </w:p>
        </w:tc>
      </w:tr>
      <w:tr w:rsidR="00A87F48" w:rsidRPr="007866A3" w14:paraId="266B5609" w14:textId="77777777" w:rsidTr="00401F78">
        <w:tc>
          <w:tcPr>
            <w:tcW w:w="1129" w:type="dxa"/>
            <w:tcPrChange w:id="2562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12DCB9E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2563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38D38C5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564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26BC71E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565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566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734289894"/>
                <w:placeholder>
                  <w:docPart w:val="4BB40D83F7C548778DF93792F351D768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2566"/>
                <w:ins w:id="2567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568" w:author="J&amp;J" w:date="2015-05-02T17:40:00Z"/>
              </w:sdtContent>
            </w:sdt>
            <w:customXmlInsRangeEnd w:id="2568"/>
          </w:p>
        </w:tc>
      </w:tr>
      <w:tr w:rsidR="00A87F48" w:rsidRPr="007866A3" w14:paraId="52C8346D" w14:textId="77777777" w:rsidTr="00401F78">
        <w:tc>
          <w:tcPr>
            <w:tcW w:w="1129" w:type="dxa"/>
            <w:tcPrChange w:id="2569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7ED04EF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2570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18714BD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571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4D7669D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572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573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360240355"/>
                <w:placeholder>
                  <w:docPart w:val="10CE7E2AAFFC4B19B15547741E4B8062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2573"/>
                <w:ins w:id="2574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575" w:author="J&amp;J" w:date="2015-05-02T17:40:00Z"/>
              </w:sdtContent>
            </w:sdt>
            <w:customXmlInsRangeEnd w:id="2575"/>
          </w:p>
        </w:tc>
      </w:tr>
      <w:tr w:rsidR="00A87F48" w:rsidRPr="005255A8" w14:paraId="7E6E15F7" w14:textId="77777777" w:rsidTr="00401F78">
        <w:tc>
          <w:tcPr>
            <w:tcW w:w="9622" w:type="dxa"/>
            <w:gridSpan w:val="3"/>
            <w:tcPrChange w:id="2576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65901E13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64DEAEF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DEC3C49" w14:textId="4E41E7CA" w:rsidR="00A87F48" w:rsidRPr="000D241A" w:rsidRDefault="00A87F48" w:rsidP="00401F78">
            <w:pPr>
              <w:rPr>
                <w:del w:id="2577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2578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714560" behindDoc="0" locked="0" layoutInCell="1" allowOverlap="1" wp14:anchorId="601B28D9" wp14:editId="124077D5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706" name="Grupo 706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707" name="Rectángulo 434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0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AD5492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57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58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0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364027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58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58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1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EC0140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58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58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1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9CE421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58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58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1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8CA408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58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58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1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21947A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58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59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1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EDF247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59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59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1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185DB2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59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59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1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735CB7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59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59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601B28D9" id="Grupo 706" o:spid="_x0000_s1510" style="position:absolute;margin-left:63.15pt;margin-top:1.1pt;width:351.75pt;height:103.2pt;z-index:251714560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">
                        <v:rect id="Rectángulo 434" o:spid="_x0000_s1511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kb2sQA&#10;AADcAAAADwAAAGRycy9kb3ducmV2LnhtbESPwW7CMBBE70j9B2srcQOnHAClOFFLC+0VqHpe4iWJ&#10;Gq8T25Dk7+tKSD2OZuaNZpMPphE3cr62rOBpnoAgLqyuuVTwddrN1iB8QNbYWCYFI3nIs4fJBlNt&#10;ez7Q7RhKESHsU1RQhdCmUvqiIoN+blvi6F2sMxiidKXUDvsIN41cJMlSGqw5LlTY0rai4ud4NQoW&#10;O1ef3l87v30bOzp/jN9dv94rNX0cXp5BBBrCf/je/tQKVskK/s7EIyC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ZG9rEAAAA3AAAAA8AAAAAAAAAAAAAAAAAmAIAAGRycy9k&#10;b3ducmV2LnhtbFBLBQYAAAAABAAEAPUAAACJAwAAAAA=&#10;" fillcolor="window" strokecolor="#4a7ebb"/>
                        <v:shape id="Cuadro de texto 2" o:spid="_x0000_s1512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3RHsEA&#10;AADcAAAADwAAAGRycy9kb3ducmV2LnhtbERPz2vCMBS+D/Y/hCfstiaKbrMzylAGOyl2U/D2aJ5t&#10;WfMSmszW/94chB0/vt+L1WBbcaEuNI41jDMFgrh0puFKw8/35/MbiBCRDbaOScOVAqyWjw8LzI3r&#10;eU+XIlYihXDIUUMdo8+lDGVNFkPmPHHizq6zGBPsKmk67FO4beVEqRdpseHUUKOndU3lb/FnNRy2&#10;59NxqnbVxs587wYl2c6l1k+j4eMdRKQh/ovv7i+j4VWltelMOgJy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Rt0R7BAAAA3AAAAA8AAAAAAAAAAAAAAAAAmAIAAGRycy9kb3du&#10;cmV2LnhtbFBLBQYAAAAABAAEAPUAAACGAwAAAAA=&#10;" filled="f" stroked="f">
                          <v:textbox>
                            <w:txbxContent>
                              <w:p w14:paraId="3AD5492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59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59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13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F0hcUA&#10;AADcAAAADwAAAGRycy9kb3ducmV2LnhtbESPS2vDMBCE74X+B7GF3BKpIW0Sx0oICYWeWuI8ILfF&#10;Wj+otTKWGrv/vioEehxm5hsm3Qy2ETfqfO1Yw/NEgSDOnam51HA6vo0XIHxANtg4Jg0/5GGzfnxI&#10;MTGu5wPdslCKCGGfoIYqhDaR0ucVWfQT1xJHr3CdxRBlV0rTYR/htpFTpV6lxZrjQoUt7SrKv7Jv&#10;q+H8UVwvM/VZ7u1L27tBSbZLqfXoadiuQAQawn/43n43Gu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IXSFxQAAANwAAAAPAAAAAAAAAAAAAAAAAJgCAABkcnMv&#10;ZG93bnJldi54bWxQSwUGAAAAAAQABAD1AAAAigMAAAAA&#10;" filled="f" stroked="f">
                          <v:textbox>
                            <w:txbxContent>
                              <w:p w14:paraId="2364027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59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60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14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JLxcIA&#10;AADcAAAADwAAAGRycy9kb3ducmV2LnhtbERPz2vCMBS+D/wfwhO8rYnDzVmNRSaCpw27TfD2aJ5t&#10;sXkpTWy7/345DHb8+H5vstE2oqfO1441zBMFgrhwpuZSw9fn4fEVhA/IBhvHpOGHPGTbycMGU+MG&#10;PlGfh1LEEPYpaqhCaFMpfVGRRZ+4ljhyV9dZDBF2pTQdDjHcNvJJqRdpsebYUGFLbxUVt/xuNXy/&#10;Xy/nhfoo9/a5HdyoJNuV1Ho2HXdrEIHG8C/+cx+NhuU8zo9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wkvFwgAAANwAAAAPAAAAAAAAAAAAAAAAAJgCAABkcnMvZG93&#10;bnJldi54bWxQSwUGAAAAAAQABAD1AAAAhwMAAAAA&#10;" filled="f" stroked="f">
                          <v:textbox>
                            <w:txbxContent>
                              <w:p w14:paraId="4EC0140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60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60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15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7uXsQA&#10;AADcAAAADwAAAGRycy9kb3ducmV2LnhtbESPQWvCQBSE74X+h+UVequ7kapt6iaIInhS1LbQ2yP7&#10;TEKzb0N2NfHfu0Khx2FmvmHm+WAbcaHO1441JCMFgrhwpuZSw+dx/fIGwgdkg41j0nAlD3n2+DDH&#10;1Lie93Q5hFJECPsUNVQhtKmUvqjIoh+5ljh6J9dZDFF2pTQd9hFuGzlWaiot1hwXKmxpWVHxezhb&#10;DV/b08/3q9qVKztpezcoyfZdav38NCw+QAQawn/4r70xGmZJAvcz8QjI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O7l7EAAAA3AAAAA8AAAAAAAAAAAAAAAAAmAIAAGRycy9k&#10;b3ducmV2LnhtbFBLBQYAAAAABAAEAPUAAACJAwAAAAA=&#10;" filled="f" stroked="f">
                          <v:textbox>
                            <w:txbxContent>
                              <w:p w14:paraId="39CE421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60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60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16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xwK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WEx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ccCnEAAAA3AAAAA8AAAAAAAAAAAAAAAAAmAIAAGRycy9k&#10;b3ducmV2LnhtbFBLBQYAAAAABAAEAPUAAACJAwAAAAA=&#10;" filled="f" stroked="f">
                          <v:textbox>
                            <w:txbxContent>
                              <w:p w14:paraId="38CA408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60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60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17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DVssQA&#10;AADcAAAADwAAAGRycy9kb3ducmV2LnhtbESPS2vDMBCE74H+B7GF3hIpaV51rYTSEuippXlBbou1&#10;fhBrZSw1dv99FQjkOMzMN0y67m0tLtT6yrGG8UiBIM6cqbjQsN9thksQPiAbrB2Thj/ysF49DFJM&#10;jOv4hy7bUIgIYZ+ghjKEJpHSZyVZ9CPXEEcvd63FEGVbSNNiF+G2lhOl5tJixXGhxIbeS8rO21+r&#10;4fCVn45T9V182FnTuV5Jti9S66fH/u0VRKA+3MO39qfRsBg/w/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8Q1bLEAAAA3AAAAA8AAAAAAAAAAAAAAAAAmAIAAGRycy9k&#10;b3ducmV2LnhtbFBLBQYAAAAABAAEAPUAAACJAwAAAAA=&#10;" filled="f" stroked="f">
                          <v:textbox>
                            <w:txbxContent>
                              <w:p w14:paraId="421947A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60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60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18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lNxsUA&#10;AADcAAAADwAAAGRycy9kb3ducmV2LnhtbESPW2vCQBSE3wX/w3IKvumuYr2kriJKoU8V4wX6dsge&#10;k9Ds2ZDdmvTfdwuCj8PMfMOsNp2txJ0aXzrWMB4pEMSZMyXnGs6n9+EChA/IBivHpOGXPGzW/d4K&#10;E+NaPtI9DbmIEPYJaihCqBMpfVaQRT9yNXH0bq6xGKJscmkabCPcVnKi1ExaLDkuFFjTrqDsO/2x&#10;Gi6ft6/rVB3yvX2tW9cpyXYptR68dNs3EIG68Aw/2h9Gw3w8hf8z8QjI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+U3GxQAAANwAAAAPAAAAAAAAAAAAAAAAAJgCAABkcnMv&#10;ZG93bnJldi54bWxQSwUGAAAAAAQABAD1AAAAigMAAAAA&#10;" filled="f" stroked="f">
                          <v:textbox>
                            <w:txbxContent>
                              <w:p w14:paraId="5EDF247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60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61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19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XoXcQA&#10;AADcAAAADwAAAGRycy9kb3ducmV2LnhtbESPT2vCQBTE74LfYXkFb7qr1D9NXUUshZ4U01ro7ZF9&#10;JqHZtyG7mvjtXUHwOMzMb5jlurOVuFDjS8caxiMFgjhzpuRcw8/353ABwgdkg5Vj0nAlD+tVv7fE&#10;xLiWD3RJQy4ihH2CGooQ6kRKnxVk0Y9cTRy9k2sshiibXJoG2wi3lZwoNZMWS44LBda0LSj7T89W&#10;w3F3+vt9Vfv8w07r1nVKsn2TWg9eus07iEBdeIYf7S+jYT6ewv1MPAJ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+16F3EAAAA3AAAAA8AAAAAAAAAAAAAAAAAmAIAAGRycy9k&#10;b3ducmV2LnhtbFBLBQYAAAAABAAEAPUAAACJAwAAAAA=&#10;" filled="f" stroked="f">
                          <v:textbox>
                            <w:txbxContent>
                              <w:p w14:paraId="3185DB2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61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61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20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d2KsQA&#10;AADcAAAADwAAAGRycy9kb3ducmV2LnhtbESPQWvCQBSE74L/YXmCt7qrVGtjNiKWQk+W2lrw9sg+&#10;k2D2bciuJv57t1DwOMzMN0y67m0trtT6yrGG6USBIM6dqbjQ8PP9/rQE4QOywdoxabiRh3U2HKSY&#10;GNfxF133oRARwj5BDWUITSKlz0uy6CeuIY7eybUWQ5RtIU2LXYTbWs6UWkiLFceFEhvalpSf9xer&#10;4bA7HX+f1WfxZudN53ol2b5KrcejfrMCEagPj/B/+8NoeJku4O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9ndirEAAAA3AAAAA8AAAAAAAAAAAAAAAAAmAIAAGRycy9k&#10;b3ducmV2LnhtbFBLBQYAAAAABAAEAPUAAACJAwAAAAA=&#10;" filled="f" stroked="f">
                          <v:textbox>
                            <w:txbxContent>
                              <w:p w14:paraId="7735CB7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61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61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7AD19994" w14:textId="77777777" w:rsidR="00A87F48" w:rsidRPr="007866A3" w:rsidRDefault="00A87F48" w:rsidP="00401F78">
            <w:pPr>
              <w:rPr>
                <w:ins w:id="2615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2616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651072" behindDoc="0" locked="0" layoutInCell="1" allowOverlap="1" wp14:anchorId="6C1ACFCF" wp14:editId="5BA326DE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433" name="Grupo 433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434" name="Rectángulo 434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3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ED1499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61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61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3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64325D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61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62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3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9BC13F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62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62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3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63D7FE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62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62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3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830FB9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62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62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4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B2C562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62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62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4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41205F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62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63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4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4A123F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63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63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4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4CC5B4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63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63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6C1ACFCF" id="Grupo 433" o:spid="_x0000_s1521" style="position:absolute;margin-left:63.15pt;margin-top:1.1pt;width:351.75pt;height:103.2pt;z-index:251651072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">
                        <v:rect id="Rectángulo 434" o:spid="_x0000_s1522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ZwmsMA&#10;AADcAAAADwAAAGRycy9kb3ducmV2LnhtbESPT4vCMBTE7wt+h/AEb2vqWkWqUVxBXFg9+AfPj+bZ&#10;VpuX0mRt/fYbQfA4zMxvmNmiNaW4U+0KywoG/QgEcWp1wZmC03H9OQHhPLLG0jIpeJCDxbzzMcNE&#10;24b3dD/4TAQIuwQV5N5XiZQuzcmg69uKOHgXWxv0QdaZ1DU2AW5K+RVFY2mw4LCQY0WrnNLb4c8o&#10;8LTb0KM57355xBu+buNvebFK9brtcgrCU+vf4Vf7RyuIhzE8z4QjI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nZwmsMAAADcAAAADwAAAAAAAAAAAAAAAACYAgAAZHJzL2Rv&#10;d25yZXYueG1sUEsFBgAAAAAEAAQA9QAAAIgDAAAAAA==&#10;" fillcolor="white [3212]" strokecolor="#4579b8 [3044]"/>
                        <v:shape id="Cuadro de texto 2" o:spid="_x0000_s1523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XVQcQA&#10;AADcAAAADwAAAGRycy9kb3ducmV2LnhtbESPQWvCQBSE74L/YXlCb3VXq8XGbERaCp4qTWvB2yP7&#10;TILZtyG7NfHfd4WCx2FmvmHSzWAbcaHO1441zKYKBHHhTM2lhu+v98cVCB+QDTaOScOVPGyy8SjF&#10;xLieP+mSh1JECPsENVQhtImUvqjIop+6ljh6J9dZDFF2pTQd9hFuGzlX6llarDkuVNjSa0XFOf+1&#10;Gg4fp+PPQu3LN7tsezcoyfZFav0wGbZrEIGGcA//t3dGw+JpCb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8l1UHEAAAA3AAAAA8AAAAAAAAAAAAAAAAAmAIAAGRycy9k&#10;b3ducmV2LnhtbFBLBQYAAAAABAAEAPUAAACJAwAAAAA=&#10;" filled="f" stroked="f">
                          <v:textbox>
                            <w:txbxContent>
                              <w:p w14:paraId="7ED1499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63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63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24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dLNsQA&#10;AADcAAAADwAAAGRycy9kb3ducmV2LnhtbESPQWvCQBSE74L/YXlCb7qrtWJjNiItBU+VprXg7ZF9&#10;JsHs25Ddmvjvu0Khx2FmvmHS7WAbcaXO1441zGcKBHHhTM2lhq/Pt+kahA/IBhvHpOFGHrbZeJRi&#10;YlzPH3TNQykihH2CGqoQ2kRKX1Rk0c9cSxy9s+sshii7UpoO+wi3jVwotZIWa44LFbb0UlFxyX+s&#10;huP7+fS9VIfy1T61vRuUZPsstX6YDLsNiEBD+A//tfdGw/JxBfcz8Qj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/3SzbEAAAA3AAAAA8AAAAAAAAAAAAAAAAAmAIAAGRycy9k&#10;b3ducmV2LnhtbFBLBQYAAAAABAAEAPUAAACJAwAAAAA=&#10;" filled="f" stroked="f">
                          <v:textbox>
                            <w:txbxContent>
                              <w:p w14:paraId="564325D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63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63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25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vurcQA&#10;AADcAAAADwAAAGRycy9kb3ducmV2LnhtbESPT2sCMRTE74LfIbyCN03aWrVbo5SK0JPiX/D22Dx3&#10;Fzcvyya6229vCoLHYWZ+w0znrS3FjWpfONbwOlAgiFNnCs407HfL/gSED8gGS8ek4Y88zGfdzhQT&#10;4xre0G0bMhEh7BPUkIdQJVL6NCeLfuAq4uidXW0xRFln0tTYRLgt5ZtSI2mx4LiQY0U/OaWX7dVq&#10;OKzOp+NQrbOF/aga1yrJ9lNq3Xtpv79ABGrDM/xo/xoNw/cx/J+JR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77q3EAAAA3AAAAA8AAAAAAAAAAAAAAAAAmAIAAGRycy9k&#10;b3ducmV2LnhtbFBLBQYAAAAABAAEAPUAAACJAwAAAAA=&#10;" filled="f" stroked="f">
                          <v:textbox>
                            <w:txbxContent>
                              <w:p w14:paraId="79BC13F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63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64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26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R638AA&#10;AADcAAAADwAAAGRycy9kb3ducmV2LnhtbERPy4rCMBTdC/5DuII7TXwyVqOIMjArRWdGcHdprm2x&#10;uSlNxnb+3iwEl4fzXm1aW4oH1b5wrGE0VCCIU2cKzjT8fH8OPkD4gGywdEwa/snDZt3trDAxruET&#10;Pc4hEzGEfYIa8hCqREqf5mTRD11FHLmbqy2GCOtMmhqbGG5LOVZqLi0WHBtyrGiXU3o//1kNv4fb&#10;9TJVx2xvZ1XjWiXZLqTW/V67XYII1Ia3+OX+Mhqmk7g2nolHQK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SR638AAAADcAAAADwAAAAAAAAAAAAAAAACYAgAAZHJzL2Rvd25y&#10;ZXYueG1sUEsFBgAAAAAEAAQA9QAAAIUDAAAAAA==&#10;" filled="f" stroked="f">
                          <v:textbox>
                            <w:txbxContent>
                              <w:p w14:paraId="263D7FE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64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64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27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jfRMQA&#10;AADcAAAADwAAAGRycy9kb3ducmV2LnhtbESPT4vCMBTE7wt+h/AEb5r4ZxetRhFF8LTLuqvg7dE8&#10;22LzUppo67c3C8Ieh5n5DbNYtbYUd6p94VjDcKBAEKfOFJxp+P3Z9acgfEA2WDomDQ/ysFp23haY&#10;GNfwN90PIRMRwj5BDXkIVSKlT3Oy6AeuIo7exdUWQ5R1Jk2NTYTbUo6U+pAWC44LOVa0ySm9Hm5W&#10;w/Hzcj5N1Fe2te9V41ol2c6k1r1uu56DCNSG//CrvTcaJuMZ/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5o30TEAAAA3AAAAA8AAAAAAAAAAAAAAAAAmAIAAGRycy9k&#10;b3ducmV2LnhtbFBLBQYAAAAABAAEAPUAAACJAwAAAAA=&#10;" filled="f" stroked="f">
                          <v:textbox>
                            <w:txbxContent>
                              <w:p w14:paraId="0830FB9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64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64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28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QFpMAA&#10;AADcAAAADwAAAGRycy9kb3ducmV2LnhtbERPTYvCMBC9C/6HMMLeNFGq7HaNIsqCJ0XdFbwNzdiW&#10;bSalibb+e3MQPD7e93zZ2UrcqfGlYw3jkQJBnDlTcq7h9/Qz/AThA7LByjFpeJCH5aLfm2NqXMsH&#10;uh9DLmII+xQ1FCHUqZQ+K8iiH7maOHJX11gMETa5NA22MdxWcqLUTFosOTYUWNO6oOz/eLMa/nbX&#10;yzlR+3xjp3XrOiXZfkmtPwbd6htEoC68xS/31mhIkjg/nolHQC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1QFpMAAAADcAAAADwAAAAAAAAAAAAAAAACYAgAAZHJzL2Rvd25y&#10;ZXYueG1sUEsFBgAAAAAEAAQA9QAAAIUDAAAAAA==&#10;" filled="f" stroked="f">
                          <v:textbox>
                            <w:txbxContent>
                              <w:p w14:paraId="0B2C562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64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64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29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igP8QA&#10;AADcAAAADwAAAGRycy9kb3ducmV2LnhtbESPQWvCQBSE7wX/w/IKvTW7kVhs6ipiKXhSqm2ht0f2&#10;mYRm34bsNon/3hUEj8PMfMMsVqNtRE+drx1rSBMFgrhwpuZSw9fx43kOwgdkg41j0nAmD6vl5GGB&#10;uXEDf1J/CKWIEPY5aqhCaHMpfVGRRZ+4ljh6J9dZDFF2pTQdDhFuGzlV6kVarDkuVNjSpqLi7/Bv&#10;NXzvTr8/mdqX73bWDm5Uku2r1PrpcVy/gQg0hnv41t4aDVmWwvVMPAJy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YoD/EAAAA3AAAAA8AAAAAAAAAAAAAAAAAmAIAAGRycy9k&#10;b3ducmV2LnhtbFBLBQYAAAAABAAEAPUAAACJAwAAAAA=&#10;" filled="f" stroked="f">
                          <v:textbox>
                            <w:txbxContent>
                              <w:p w14:paraId="341205F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64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64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30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o+SMQA&#10;AADcAAAADwAAAGRycy9kb3ducmV2LnhtbESPT2vCQBTE74LfYXlCb7rbkEqbuoooBU8V7R/o7ZF9&#10;JqHZtyG7JvHbu4LgcZiZ3zCL1WBr0VHrK8canmcKBHHuTMWFhu+vj+krCB+QDdaOScOFPKyW49EC&#10;M+N6PlB3DIWIEPYZaihDaDIpfV6SRT9zDXH0Tq61GKJsC2la7CPc1jJRai4tVhwXSmxoU1L+fzxb&#10;DT+fp7/fVO2LrX1pejcoyfZNav00GdbvIAIN4RG+t3dGQ5omcDsTj4B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KPkjEAAAA3AAAAA8AAAAAAAAAAAAAAAAAmAIAAGRycy9k&#10;b3ducmV2LnhtbFBLBQYAAAAABAAEAPUAAACJAwAAAAA=&#10;" filled="f" stroked="f">
                          <v:textbox>
                            <w:txbxContent>
                              <w:p w14:paraId="24A123F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64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65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31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4ab08QA&#10;AADcAAAADwAAAGRycy9kb3ducmV2LnhtbESPT2vCQBTE7wW/w/IEb7prTcVGV5GK4MninxZ6e2Sf&#10;STD7NmRXk377riD0OMzMb5jFqrOVuFPjS8caxiMFgjhzpuRcw/m0Hc5A+IBssHJMGn7Jw2rZe1lg&#10;alzLB7ofQy4ihH2KGooQ6lRKnxVk0Y9cTRy9i2sshiibXJoG2wi3lXxVaiotlhwXCqzpo6DserxZ&#10;DV/7y893oj7zjX2rW9cpyfZdaj3od+s5iEBd+A8/2zujIUkm8DgTj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Gm9PEAAAA3AAAAA8AAAAAAAAAAAAAAAAAmAIAAGRycy9k&#10;b3ducmV2LnhtbFBLBQYAAAAABAAEAPUAAACJAwAAAAA=&#10;" filled="f" stroked="f">
                          <v:textbox>
                            <w:txbxContent>
                              <w:p w14:paraId="54CC5B4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65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65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55FDB38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0DD507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56563F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DB9AA9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6D150D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716617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0A57ED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7FF3CC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5CB1C6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C0E206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4FD8F4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604DA502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DC0165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D26E96A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24</w:t>
      </w:r>
    </w:p>
    <w:p w14:paraId="08D57C79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0114F644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1C384D0C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36F07DA2" w14:textId="20093D42" w:rsidR="00A87F48" w:rsidRPr="007866A3" w:rsidRDefault="00A87F48" w:rsidP="00A87F48">
      <w:pPr>
        <w:rPr>
          <w:del w:id="2653" w:author="J&amp;J" w:date="2015-05-02T17:40:00Z"/>
          <w:rFonts w:ascii="Arial" w:hAnsi="Arial" w:cs="Arial"/>
          <w:color w:val="000000"/>
          <w:sz w:val="18"/>
          <w:szCs w:val="18"/>
        </w:rPr>
      </w:pPr>
      <w:del w:id="2654" w:author="J&amp;J" w:date="2015-05-02T17:40:00Z">
        <w:r w:rsidRPr="000D241A">
          <w:rPr>
            <w:rFonts w:ascii="Times New Roman" w:hAnsi="Times New Roman"/>
            <w:noProof/>
            <w:color w:val="000000"/>
            <w:lang w:val="es-CO" w:eastAsia="es-CO"/>
          </w:rPr>
          <w:drawing>
            <wp:inline distT="0" distB="0" distL="0" distR="0" wp14:anchorId="7AD879DD" wp14:editId="559DC130">
              <wp:extent cx="4676775" cy="1819275"/>
              <wp:effectExtent l="0" t="0" r="9525" b="9525"/>
              <wp:docPr id="565" name="Imagen 56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3"/>
                      <pic:cNvPicPr>
                        <a:picLocks noChangeAspect="1" noChangeArrowheads="1"/>
                      </pic:cNvPicPr>
                    </pic:nvPicPr>
                    <pic:blipFill>
                      <a:blip r:embed="rId2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76775" cy="1819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3107EA4" w14:textId="5062DBEC" w:rsidR="00A87F48" w:rsidRPr="007866A3" w:rsidRDefault="00A87F48" w:rsidP="00A87F48">
      <w:pPr>
        <w:rPr>
          <w:del w:id="2655" w:author="J&amp;J" w:date="2015-05-02T17:40:00Z"/>
          <w:rFonts w:ascii="Arial" w:hAnsi="Arial" w:cs="Arial"/>
          <w:color w:val="000000"/>
          <w:sz w:val="18"/>
          <w:szCs w:val="18"/>
        </w:rPr>
      </w:pPr>
      <w:del w:id="2656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5DC81B34" wp14:editId="6B950EBA">
              <wp:extent cx="904875" cy="276225"/>
              <wp:effectExtent l="0" t="0" r="9525" b="9525"/>
              <wp:docPr id="563" name="Imagen 56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58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6AD72002" w14:textId="77777777" w:rsidR="00A87F48" w:rsidRPr="007866A3" w:rsidRDefault="00A87F48" w:rsidP="00A87F48">
      <w:pPr>
        <w:rPr>
          <w:ins w:id="2657" w:author="J&amp;J" w:date="2015-05-02T17:40:00Z"/>
          <w:rFonts w:ascii="Arial" w:hAnsi="Arial" w:cs="Arial"/>
          <w:color w:val="000000"/>
          <w:sz w:val="18"/>
          <w:szCs w:val="18"/>
        </w:rPr>
      </w:pPr>
      <w:ins w:id="2658" w:author="J&amp;J" w:date="2015-05-02T17:40:00Z">
        <w:r w:rsidRPr="00284C5A">
          <w:rPr>
            <w:rFonts w:ascii="Times New Roman" w:hAnsi="Times New Roman" w:cs="Times New Roman"/>
            <w:noProof/>
            <w:color w:val="000000"/>
            <w:lang w:val="es-CO" w:eastAsia="es-CO"/>
          </w:rPr>
          <w:drawing>
            <wp:inline distT="0" distB="0" distL="0" distR="0" wp14:anchorId="1D16F76E" wp14:editId="151EF634">
              <wp:extent cx="4676775" cy="1816911"/>
              <wp:effectExtent l="0" t="0" r="0" b="0"/>
              <wp:docPr id="53" name="Imagen 5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93490" cy="18234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9F3E309" w14:textId="77777777" w:rsidR="00A87F48" w:rsidRPr="007866A3" w:rsidRDefault="00A87F48" w:rsidP="00A87F48">
      <w:pPr>
        <w:rPr>
          <w:ins w:id="2659" w:author="J&amp;J" w:date="2015-05-02T17:40:00Z"/>
          <w:rFonts w:ascii="Arial" w:hAnsi="Arial" w:cs="Arial"/>
          <w:color w:val="000000"/>
          <w:sz w:val="18"/>
          <w:szCs w:val="18"/>
        </w:rPr>
      </w:pPr>
      <w:ins w:id="2660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5FD7E80E" wp14:editId="78EE3FA4">
              <wp:extent cx="902252" cy="273050"/>
              <wp:effectExtent l="0" t="0" r="0" b="0"/>
              <wp:docPr id="558" name="Imagen 55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C59C946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B8B900C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5421DB86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31EF823E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C6440D7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D185A69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A5153F8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2661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2662">
          <w:tblGrid>
            <w:gridCol w:w="1129"/>
            <w:gridCol w:w="5670"/>
            <w:gridCol w:w="2823"/>
          </w:tblGrid>
        </w:tblGridChange>
      </w:tblGrid>
      <w:tr w:rsidR="00A87F48" w:rsidRPr="007866A3" w14:paraId="5ED14C3D" w14:textId="77777777" w:rsidTr="00401F78">
        <w:tc>
          <w:tcPr>
            <w:tcW w:w="9622" w:type="dxa"/>
            <w:gridSpan w:val="3"/>
            <w:tcPrChange w:id="2663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4D0F4B87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3B23E892" w14:textId="77777777" w:rsidTr="00401F78">
        <w:tc>
          <w:tcPr>
            <w:tcW w:w="1129" w:type="dxa"/>
            <w:tcPrChange w:id="2664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1E66A3F8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2665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62AD1278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2666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24AA7A56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0108860E" w14:textId="77777777" w:rsidTr="00401F78">
        <w:tc>
          <w:tcPr>
            <w:tcW w:w="1129" w:type="dxa"/>
            <w:tcPrChange w:id="2667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6B9DECC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2668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2491499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669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74BFE6D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670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671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933480553"/>
                <w:placeholder>
                  <w:docPart w:val="C3FD1DC38F3847658F6C9A4C518AF4E6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2671"/>
                <w:ins w:id="2672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673" w:author="J&amp;J" w:date="2015-05-02T17:40:00Z"/>
              </w:sdtContent>
            </w:sdt>
            <w:customXmlInsRangeEnd w:id="2673"/>
          </w:p>
        </w:tc>
      </w:tr>
      <w:tr w:rsidR="00A87F48" w:rsidRPr="007866A3" w14:paraId="3BF04413" w14:textId="77777777" w:rsidTr="00401F78">
        <w:tc>
          <w:tcPr>
            <w:tcW w:w="1129" w:type="dxa"/>
            <w:tcPrChange w:id="2674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3F0B6B9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2675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342AD1D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676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69C1694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677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678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1200466675"/>
                <w:placeholder>
                  <w:docPart w:val="6D2F91B22BA44912A1AC9A24C7205CA9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2678"/>
                <w:ins w:id="2679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680" w:author="J&amp;J" w:date="2015-05-02T17:40:00Z"/>
              </w:sdtContent>
            </w:sdt>
            <w:customXmlInsRangeEnd w:id="2680"/>
          </w:p>
        </w:tc>
      </w:tr>
      <w:tr w:rsidR="00A87F48" w:rsidRPr="007866A3" w14:paraId="09928F70" w14:textId="77777777" w:rsidTr="00401F78">
        <w:tc>
          <w:tcPr>
            <w:tcW w:w="1129" w:type="dxa"/>
            <w:tcPrChange w:id="2681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0B7055B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2682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6F95D60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683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624198D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684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685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018973841"/>
                <w:placeholder>
                  <w:docPart w:val="ABA8FC7E42F4401DA437FA07885C3F1D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2685"/>
                <w:ins w:id="2686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687" w:author="J&amp;J" w:date="2015-05-02T17:40:00Z"/>
              </w:sdtContent>
            </w:sdt>
            <w:customXmlInsRangeEnd w:id="2687"/>
          </w:p>
        </w:tc>
      </w:tr>
      <w:tr w:rsidR="00A87F48" w:rsidRPr="005255A8" w14:paraId="2FCEF33B" w14:textId="77777777" w:rsidTr="00401F78">
        <w:tc>
          <w:tcPr>
            <w:tcW w:w="9622" w:type="dxa"/>
            <w:gridSpan w:val="3"/>
            <w:tcPrChange w:id="2688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569568CB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3CE21AE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92FAE25" w14:textId="61D637A5" w:rsidR="00A87F48" w:rsidRPr="000D241A" w:rsidRDefault="00A87F48" w:rsidP="00401F78">
            <w:pPr>
              <w:rPr>
                <w:del w:id="2689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2690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715584" behindDoc="0" locked="0" layoutInCell="1" allowOverlap="1" wp14:anchorId="0CFAEAA5" wp14:editId="6AF55BF8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695" name="Grupo 695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696" name="Rectángulo 445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9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5CBCC6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69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69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9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66D778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69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69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9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08FC71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69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69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0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6D5B50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69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69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0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F8E375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69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70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0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DEECD9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70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70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0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D52F04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70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70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0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1D8B18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70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70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0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11F6AC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70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70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0CFAEAA5" id="Grupo 695" o:spid="_x0000_s1532" style="position:absolute;margin-left:63.15pt;margin-top:1.1pt;width:351.75pt;height:103.2pt;z-index:251715584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">
                        <v:rect id="Rectángulo 445" o:spid="_x0000_s1533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4kW8QA&#10;AADcAAAADwAAAGRycy9kb3ducmV2LnhtbESPzW7CMBCE75V4B2uReitOOUQ0xaCWn5ZrA+p5G2+T&#10;qPE6sV2SvD1GQuI4mplvNMv1YBpxJudrywqeZwkI4sLqmksFp+P+aQHCB2SNjWVSMJKH9WrysMRM&#10;256/6JyHUkQI+wwVVCG0mZS+qMign9mWOHq/1hkMUbpSaod9hJtGzpMklQZrjgsVtrSpqPjL/42C&#10;+d7Vx9175zfbsaOfz/G76xcfSj1Oh7dXEIGGcA/f2getIH1J4XomHgG5u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+JFvEAAAA3AAAAA8AAAAAAAAAAAAAAAAAmAIAAGRycy9k&#10;b3ducmV2LnhtbFBLBQYAAAAABAAEAPUAAACJAwAAAAA=&#10;" fillcolor="window" strokecolor="#4a7ebb"/>
                        <v:shape id="Cuadro de texto 2" o:spid="_x0000_s1534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nfdsQA&#10;AADcAAAADwAAAGRycy9kb3ducmV2LnhtbESPT2vCQBTE74LfYXmCN91V6r/UVcRS6KliWgu9PbLP&#10;JDT7NmRXE799VxA8DjPzG2a97WwlrtT40rGGyViBIM6cKTnX8P31PlqC8AHZYOWYNNzIw3bT760x&#10;Ma7lI13TkIsIYZ+ghiKEOpHSZwVZ9GNXE0fv7BqLIcoml6bBNsJtJadKzaXFkuNCgTXtC8r+0ovV&#10;cPo8//68qEP+Zmd16zol2a6k1sNBt3sFEagLz/Cj/WE0zFcLuJ+JR0B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Z33bEAAAA3AAAAA8AAAAAAAAAAAAAAAAAmAIAAGRycy9k&#10;b3ducmV2LnhtbFBLBQYAAAAABAAEAPUAAACJAwAAAAA=&#10;" filled="f" stroked="f">
                          <v:textbox>
                            <w:txbxContent>
                              <w:p w14:paraId="65CBCC6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70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71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35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ZLBMEA&#10;AADcAAAADwAAAGRycy9kb3ducmV2LnhtbERPz2vCMBS+D/wfwhN2WxNFZe1MiziEnZQ5Hez2aJ5t&#10;WfNSmszW/94chB0/vt/rYrStuFLvG8caZokCQVw603Cl4fS1e3kF4QOywdYxabiRhyKfPK0xM27g&#10;T7oeQyViCPsMNdQhdJmUvqzJok9cRxy5i+sthgj7SpoehxhuWzlXaiUtNhwbauxoW1P5e/yzGs77&#10;y8/3Qh2qd7vsBjcqyTaVWj9Px80biEBj+Bc/3B9GwyqNa+OZeARkf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GSwTBAAAA3AAAAA8AAAAAAAAAAAAAAAAAmAIAAGRycy9kb3du&#10;cmV2LnhtbFBLBQYAAAAABAAEAPUAAACGAwAAAAA=&#10;" filled="f" stroked="f">
                          <v:textbox>
                            <w:txbxContent>
                              <w:p w14:paraId="566D778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71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71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36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run8QA&#10;AADcAAAADwAAAGRycy9kb3ducmV2LnhtbESPT4vCMBTE7wt+h/AEb2viomK7RpEVwZOy/lnY26N5&#10;tmWbl9JEW7+9ERY8DjPzG2a+7GwlbtT40rGG0VCBIM6cKTnXcDpu3mcgfEA2WDkmDXfysFz03uaY&#10;GtfyN90OIRcRwj5FDUUIdSqlzwqy6IeuJo7exTUWQ5RNLk2DbYTbSn4oNZUWS44LBdb0VVD2d7ha&#10;Defd5fdnrPb52k7q1nVKsk2k1oN+t/oEEagLr/B/e2s0TJMEnmfiEZ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XK7p/EAAAA3AAAAA8AAAAAAAAAAAAAAAAAmAIAAGRycy9k&#10;b3ducmV2LnhtbFBLBQYAAAAABAAEAPUAAACJAwAAAAA=&#10;" filled="f" stroked="f">
                          <v:textbox>
                            <w:txbxContent>
                              <w:p w14:paraId="408FC71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71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71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37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vdGMEA&#10;AADcAAAADwAAAGRycy9kb3ducmV2LnhtbERPz2vCMBS+D/Y/hCfstiaKbrMzylAGOyl2U/D2aJ5t&#10;WfMSmszW/94chB0/vt+L1WBbcaEuNI41jDMFgrh0puFKw8/35/MbiBCRDbaOScOVAqyWjw8LzI3r&#10;eU+XIlYihXDIUUMdo8+lDGVNFkPmPHHizq6zGBPsKmk67FO4beVEqRdpseHUUKOndU3lb/FnNRy2&#10;59NxqnbVxs587wYl2c6l1k+j4eMdRKQh/ovv7i+j4VWl+elMOgJy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ob3RjBAAAA3AAAAA8AAAAAAAAAAAAAAAAAmAIAAGRycy9kb3du&#10;cmV2LnhtbFBLBQYAAAAABAAEAPUAAACGAwAAAAA=&#10;" filled="f" stroked="f">
                          <v:textbox>
                            <w:txbxContent>
                              <w:p w14:paraId="66D5B50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71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71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38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d4g8MA&#10;AADcAAAADwAAAGRycy9kb3ducmV2LnhtbESPT4vCMBTE7wv7HcJb8LYmiq7aNYoogicX/4K3R/Ns&#10;yzYvpYm2fnsjLOxxmJnfMNN5a0txp9oXjjX0ugoEcepMwZmG42H9OQbhA7LB0jFpeJCH+ez9bYqJ&#10;cQ3v6L4PmYgQ9glqyEOoEil9mpNF33UVcfSurrYYoqwzaWpsItyWsq/Ul7RYcFzIsaJlTunv/mY1&#10;nLbXy3mgfrKVHVaNa5VkO5Fadz7axTeIQG34D/+1N0bDSPXgdSYeATl7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Vd4g8MAAADcAAAADwAAAAAAAAAAAAAAAACYAgAAZHJzL2Rv&#10;d25yZXYueG1sUEsFBgAAAAAEAAQA9QAAAIgDAAAAAA==&#10;" filled="f" stroked="f">
                          <v:textbox>
                            <w:txbxContent>
                              <w:p w14:paraId="2F8E375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71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71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39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Xm9MQA&#10;AADc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4Vkt4O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F5vTEAAAA3AAAAA8AAAAAAAAAAAAAAAAAmAIAAGRycy9k&#10;b3ducmV2LnhtbFBLBQYAAAAABAAEAPUAAACJAwAAAAA=&#10;" filled="f" stroked="f">
                          <v:textbox>
                            <w:txbxContent>
                              <w:p w14:paraId="7DEECD9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71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72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40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lDb8QA&#10;AADcAAAADwAAAGRycy9kb3ducmV2LnhtbESPW2sCMRSE3wv+h3CEvmmibb2sRhFLwaeKV/DtsDnu&#10;Lm5Olk3qrv++KQh9HGbmG2a+bG0p7lT7wrGGQV+BIE6dKTjTcDx89SYgfEA2WDomDQ/ysFx0XuaY&#10;GNfwju77kIkIYZ+ghjyEKpHSpzlZ9H1XEUfv6mqLIco6k6bGJsJtKYdKjaTFguNCjhWtc0pv+x+r&#10;4fR9vZzf1Tb7tB9V41ol2U6l1q/ddjUDEagN/+Fne2M0jNUb/J2JR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JQ2/EAAAA3AAAAA8AAAAAAAAAAAAAAAAAmAIAAGRycy9k&#10;b3ducmV2LnhtbFBLBQYAAAAABAAEAPUAAACJAwAAAAA=&#10;" filled="f" stroked="f">
                          <v:textbox>
                            <w:txbxContent>
                              <w:p w14:paraId="4D52F04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72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72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41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DbG8QA&#10;AADc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4Vkt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g2xvEAAAA3AAAAA8AAAAAAAAAAAAAAAAAmAIAAGRycy9k&#10;b3ducmV2LnhtbFBLBQYAAAAABAAEAPUAAACJAwAAAAA=&#10;" filled="f" stroked="f">
                          <v:textbox>
                            <w:txbxContent>
                              <w:p w14:paraId="01D8B18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72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72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42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x+gMQA&#10;AADcAAAADwAAAGRycy9kb3ducmV2LnhtbESPT2vCQBTE74LfYXlCb3XXolWjq0il0JPF+Ae8PbLP&#10;JJh9G7Jbk377rlDwOMzMb5jlurOVuFPjS8caRkMFgjhzpuRcw/Hw+ToD4QOywcoxafglD+tVv7fE&#10;xLiW93RPQy4ihH2CGooQ6kRKnxVk0Q9dTRy9q2sshiibXJoG2wi3lXxT6l1aLDkuFFjTR0HZLf2x&#10;Gk676+U8Vt/51k7q1nVKsp1LrV8G3WYBIlAXnuH/9pfRMFUTeJy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sfoDEAAAA3AAAAA8AAAAAAAAAAAAAAAAAmAIAAGRycy9k&#10;b3ducmV2LnhtbFBLBQYAAAAABAAEAPUAAACJAwAAAAA=&#10;" filled="f" stroked="f">
                          <v:textbox>
                            <w:txbxContent>
                              <w:p w14:paraId="711F6AC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72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72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4538962F" w14:textId="77777777" w:rsidR="00A87F48" w:rsidRPr="007866A3" w:rsidRDefault="00A87F48" w:rsidP="00401F78">
            <w:pPr>
              <w:rPr>
                <w:ins w:id="2727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2728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653120" behindDoc="0" locked="0" layoutInCell="1" allowOverlap="1" wp14:anchorId="670C7F9F" wp14:editId="6588D924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444" name="Grupo 444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445" name="Rectángulo 445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4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349510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72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73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4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9ED28F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73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73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4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F9EEAD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73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73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4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B35ABA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73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73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5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793530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73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73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5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63F072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73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74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5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20D968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74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74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5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BF5F41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74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74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5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9BADDA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74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74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670C7F9F" id="Grupo 444" o:spid="_x0000_s1543" style="position:absolute;margin-left:63.15pt;margin-top:1.1pt;width:351.75pt;height:103.2pt;z-index:251653120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">
                        <v:rect id="Rectángulo 445" o:spid="_x0000_s1544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ymfMMA&#10;AADcAAAADwAAAGRycy9kb3ducmV2LnhtbESPQWvCQBSE74L/YXmCN7NpSURiVqlCsdDmoC2eH9ln&#10;kjb7NmRXE/99t1DwOMzMN0y+HU0rbtS7xrKCpygGQVxa3XCl4OvzdbEC4TyyxtYyKbiTg+1mOskx&#10;03bgI91OvhIBwi5DBbX3XSalK2sy6CLbEQfvYnuDPsi+krrHIcBNK5/jeCkNNhwWauxoX1P5c7oa&#10;BZ6KA92Hc/HOKR/4+yPZyYtVaj4bX9YgPI3+Ef5vv2kFSZLC35lwBO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TymfMMAAADcAAAADwAAAAAAAAAAAAAAAACYAgAAZHJzL2Rv&#10;d25yZXYueG1sUEsFBgAAAAAEAAQA9QAAAIgDAAAAAA==&#10;" fillcolor="white [3212]" strokecolor="#4579b8 [3044]"/>
                        <v:shape id="Cuadro de texto 2" o:spid="_x0000_s1545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/E4S8MA&#10;AADcAAAADwAAAGRycy9kb3ducmV2LnhtbESPT4vCMBTE74LfITzBm01Wqux2jSLKgidF9w/s7dE8&#10;27LNS2mytn57Iwgeh5n5DbNY9bYWF2p95VjDS6JAEOfOVFxo+Pr8mLyC8AHZYO2YNFzJw2o5HCww&#10;M67jI11OoRARwj5DDWUITSalz0uy6BPXEEfv7FqLIcq2kKbFLsJtLadKzaXFiuNCiQ1tSsr/Tv9W&#10;w/f+/PuTqkOxtbOmc72SbN+k1uNRv34HEagPz/CjvTMa0nQO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/E4S8MAAADcAAAADwAAAAAAAAAAAAAAAACYAgAAZHJzL2Rv&#10;d25yZXYueG1sUEsFBgAAAAAEAAQA9QAAAIgDAAAAAA==&#10;" filled="f" stroked="f">
                          <v:textbox>
                            <w:txbxContent>
                              <w:p w14:paraId="5349510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74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74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46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2d0MQA&#10;AADcAAAADwAAAGRycy9kb3ducmV2LnhtbESPQWvCQBSE74X+h+UVvOluS9SaugmlIniqqFXw9sg+&#10;k9Ds25BdTfrvuwWhx2FmvmGW+WAbcaPO1441PE8UCOLCmZpLDV+H9fgVhA/IBhvHpOGHPOTZ48MS&#10;U+N63tFtH0oRIexT1FCF0KZS+qIii37iWuLoXVxnMUTZldJ02Ee4beSLUjNpsea4UGFLHxUV3/ur&#10;1XD8vJxPidqWKzttezcoyXYhtR49De9vIAIN4T98b2+MhiSZw9+ZeARk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9ndDEAAAA3AAAAA8AAAAAAAAAAAAAAAAAmAIAAGRycy9k&#10;b3ducmV2LnhtbFBLBQYAAAAABAAEAPUAAACJAwAAAAA=&#10;" filled="f" stroked="f">
                          <v:textbox>
                            <w:txbxContent>
                              <w:p w14:paraId="49ED28F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74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75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47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IJosAA&#10;AADcAAAADwAAAGRycy9kb3ducmV2LnhtbERPTYvCMBC9C/6HMMLeNFGq7HaNIsqCJ0XdFbwNzdiW&#10;bSalibb+e3MQPD7e93zZ2UrcqfGlYw3jkQJBnDlTcq7h9/Qz/AThA7LByjFpeJCH5aLfm2NqXMsH&#10;uh9DLmII+xQ1FCHUqZQ+K8iiH7maOHJX11gMETa5NA22MdxWcqLUTFosOTYUWNO6oOz/eLMa/nbX&#10;yzlR+3xjp3XrOiXZfkmtPwbd6htEoC68xS/31mhIkrg2nolHQC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SIJosAAAADcAAAADwAAAAAAAAAAAAAAAACYAgAAZHJzL2Rvd25y&#10;ZXYueG1sUEsFBgAAAAAEAAQA9QAAAIUDAAAAAA==&#10;" filled="f" stroked="f">
                          <v:textbox>
                            <w:txbxContent>
                              <w:p w14:paraId="6F9EEAD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75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75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48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6sOcQA&#10;AADcAAAADwAAAGRycy9kb3ducmV2LnhtbESPT2vCQBTE7wW/w/IKvTW7lVg0dSNiKXhSqm2ht0f2&#10;5Q/Nvg3ZrYnf3hUEj8PM/IZZrkbbihP1vnGs4SVRIIgLZxquNHwdP57nIHxANtg6Jg1n8rDKJw9L&#10;zIwb+JNOh1CJCGGfoYY6hC6T0hc1WfSJ64ijV7reYoiyr6TpcYhw28qpUq/SYsNxocaONjUVf4d/&#10;q+F7V/7+pGpfvdtZN7hRSbYLqfXT47h+AxFoDPfwrb01GtJ0Adcz8QjI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urDnEAAAA3AAAAA8AAAAAAAAAAAAAAAAAmAIAAGRycy9k&#10;b3ducmV2LnhtbFBLBQYAAAAABAAEAPUAAACJAwAAAAA=&#10;" filled="f" stroked="f">
                          <v:textbox>
                            <w:txbxContent>
                              <w:p w14:paraId="2B35ABA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75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75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49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2Teb8A&#10;AADcAAAADwAAAGRycy9kb3ducmV2LnhtbERPTYvCMBC9C/6HMII3TRSVtRpFFMHTLroqeBuasS02&#10;k9JE2/33m4Pg8fG+l+vWluJFtS8caxgNFQji1JmCMw3n3/3gC4QPyAZLx6ThjzysV93OEhPjGj7S&#10;6xQyEUPYJ6ghD6FKpPRpThb90FXEkbu72mKIsM6kqbGJ4baUY6Vm0mLBsSHHirY5pY/T02q4fN9v&#10;14n6yXZ2WjWuVZLtXGrd77WbBYhAbfiI3+6D0TCZxvnxTDwC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SjZN5vwAAANwAAAAPAAAAAAAAAAAAAAAAAJgCAABkcnMvZG93bnJl&#10;di54bWxQSwUGAAAAAAQABAD1AAAAhAMAAAAA&#10;" filled="f" stroked="f">
                          <v:textbox>
                            <w:txbxContent>
                              <w:p w14:paraId="2793530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75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75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50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E24sQA&#10;AADcAAAADwAAAGRycy9kb3ducmV2LnhtbESPQWvCQBSE7wX/w/KE3uquJSkaXUUshZ4sTVXw9sg+&#10;k2D2bchuk/jvu4VCj8PMfMOst6NtRE+drx1rmM8UCOLCmZpLDcevt6cFCB+QDTaOScOdPGw3k4c1&#10;ZsYN/El9HkoRIewz1FCF0GZS+qIii37mWuLoXV1nMUTZldJ0OES4beSzUi/SYs1xocKW9hUVt/zb&#10;ajgdrpdzoj7KV5u2gxuVZLuUWj9Ox90KRKAx/If/2u9GQ5LO4fdMPAJ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3BNuLEAAAA3AAAAA8AAAAAAAAAAAAAAAAAmAIAAGRycy9k&#10;b3ducmV2LnhtbFBLBQYAAAAABAAEAPUAAACJAwAAAAA=&#10;" filled="f" stroked="f">
                          <v:textbox>
                            <w:txbxContent>
                              <w:p w14:paraId="663F072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75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75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51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Oolc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wyKdw+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0TqJXEAAAA3AAAAA8AAAAAAAAAAAAAAAAAmAIAAGRycy9k&#10;b3ducmV2LnhtbFBLBQYAAAAABAAEAPUAAACJAwAAAAA=&#10;" filled="f" stroked="f">
                          <v:textbox>
                            <w:txbxContent>
                              <w:p w14:paraId="520D968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75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76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52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8NDsQA&#10;AADcAAAADwAAAGRycy9kb3ducmV2LnhtbESPQWvCQBSE74L/YXlCb3VXq8XGbERaCp4qTWvB2yP7&#10;TILZtyG7NfHfd4WCx2FmvmHSzWAbcaHO1441zKYKBHHhTM2lhu+v98cVCB+QDTaOScOVPGyy8SjF&#10;xLieP+mSh1JECPsENVQhtImUvqjIop+6ljh6J9dZDFF2pTQd9hFuGzlX6llarDkuVNjSa0XFOf+1&#10;Gg4fp+PPQu3LN7tsezcoyfZFav0wGbZrEIGGcA//t3dGw2L5BL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fDQ7EAAAA3AAAAA8AAAAAAAAAAAAAAAAAmAIAAGRycy9k&#10;b3ducmV2LnhtbFBLBQYAAAAABAAEAPUAAACJAwAAAAA=&#10;" filled="f" stroked="f">
                          <v:textbox>
                            <w:txbxContent>
                              <w:p w14:paraId="4BF5F41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76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76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53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aVesQA&#10;AADcAAAADwAAAGRycy9kb3ducmV2LnhtbESPT2vCQBTE74LfYXmCN7NbidKmboIoBU8V7R/o7ZF9&#10;JqHZtyG7Nem3dwsFj8PM/IbZFKNtxZV63zjW8JAoEMSlMw1XGt7fXhaPIHxANtg6Jg2/5KHIp5MN&#10;ZsYNfKLrOVQiQthnqKEOocuk9GVNFn3iOuLoXVxvMUTZV9L0OES4beVSqbW02HBcqLGjXU3l9/nH&#10;avh4vXx9pupY7e2qG9yoJNsnqfV8Nm6fQQQawz383z4YDekqhb8z8QjI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22lXrEAAAA3AAAAA8AAAAAAAAAAAAAAAAAmAIAAGRycy9k&#10;b3ducmV2LnhtbFBLBQYAAAAABAAEAPUAAACJAwAAAAA=&#10;" filled="f" stroked="f">
                          <v:textbox>
                            <w:txbxContent>
                              <w:p w14:paraId="39BADDA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76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76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26E673A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1EE7FD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5AB363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44BD76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C92D10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769A7E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B5BF34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190F63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14336E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A9E5DB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87D08F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3155FB0C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A8CC251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50777CB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25</w:t>
      </w:r>
    </w:p>
    <w:p w14:paraId="5A8B5C78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2F674A80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28A1E159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654EECCB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FDF234E" w14:textId="2D3885EB" w:rsidR="00A87F48" w:rsidRPr="007866A3" w:rsidRDefault="00A87F48" w:rsidP="00A87F48">
      <w:pPr>
        <w:rPr>
          <w:del w:id="2765" w:author="J&amp;J" w:date="2015-05-02T17:40:00Z"/>
          <w:rFonts w:ascii="Arial" w:hAnsi="Arial" w:cs="Arial"/>
          <w:color w:val="000000"/>
          <w:sz w:val="18"/>
          <w:szCs w:val="18"/>
        </w:rPr>
      </w:pPr>
      <w:del w:id="2766" w:author="J&amp;J" w:date="2015-05-02T17:40:00Z">
        <w:r w:rsidRPr="000D241A">
          <w:rPr>
            <w:rFonts w:ascii="Times New Roman" w:hAnsi="Times New Roman"/>
            <w:noProof/>
            <w:color w:val="000000"/>
            <w:lang w:val="es-CO" w:eastAsia="es-CO"/>
          </w:rPr>
          <w:drawing>
            <wp:inline distT="0" distB="0" distL="0" distR="0" wp14:anchorId="60C8924C" wp14:editId="70349B59">
              <wp:extent cx="4676775" cy="1819275"/>
              <wp:effectExtent l="0" t="0" r="9525" b="9525"/>
              <wp:docPr id="561" name="Imagen 56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5"/>
                      <pic:cNvPicPr>
                        <a:picLocks noChangeAspect="1" noChangeArrowheads="1"/>
                      </pic:cNvPicPr>
                    </pic:nvPicPr>
                    <pic:blipFill>
                      <a:blip r:embed="rId3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76775" cy="1819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E5A2EF8" w14:textId="2B655EF6" w:rsidR="00A87F48" w:rsidRPr="007866A3" w:rsidRDefault="00A87F48" w:rsidP="00A87F48">
      <w:pPr>
        <w:rPr>
          <w:del w:id="2767" w:author="J&amp;J" w:date="2015-05-02T17:40:00Z"/>
          <w:rFonts w:ascii="Arial" w:hAnsi="Arial" w:cs="Arial"/>
          <w:color w:val="000000"/>
          <w:sz w:val="18"/>
          <w:szCs w:val="18"/>
        </w:rPr>
      </w:pPr>
      <w:del w:id="2768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09A169D8" wp14:editId="18FFE0F2">
              <wp:extent cx="904875" cy="276225"/>
              <wp:effectExtent l="0" t="0" r="9525" b="9525"/>
              <wp:docPr id="559" name="Imagen 55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60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74C8AC71" w14:textId="77777777" w:rsidR="00A87F48" w:rsidRPr="007866A3" w:rsidRDefault="00A87F48" w:rsidP="00A87F48">
      <w:pPr>
        <w:rPr>
          <w:ins w:id="2769" w:author="J&amp;J" w:date="2015-05-02T17:40:00Z"/>
          <w:rFonts w:ascii="Arial" w:hAnsi="Arial" w:cs="Arial"/>
          <w:color w:val="000000"/>
          <w:sz w:val="18"/>
          <w:szCs w:val="18"/>
        </w:rPr>
      </w:pPr>
      <w:ins w:id="2770" w:author="J&amp;J" w:date="2015-05-02T17:40:00Z">
        <w:r w:rsidRPr="00284C5A">
          <w:rPr>
            <w:rFonts w:ascii="Times New Roman" w:hAnsi="Times New Roman" w:cs="Times New Roman"/>
            <w:noProof/>
            <w:color w:val="000000"/>
            <w:lang w:val="es-CO" w:eastAsia="es-CO"/>
          </w:rPr>
          <w:drawing>
            <wp:inline distT="0" distB="0" distL="0" distR="0" wp14:anchorId="4DFF26E0" wp14:editId="50832F53">
              <wp:extent cx="4676775" cy="1816912"/>
              <wp:effectExtent l="0" t="0" r="0" b="0"/>
              <wp:docPr id="55" name="Imagen 5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96982" cy="182476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18C6EC6" w14:textId="77777777" w:rsidR="00A87F48" w:rsidRPr="007866A3" w:rsidRDefault="00A87F48" w:rsidP="00A87F48">
      <w:pPr>
        <w:rPr>
          <w:ins w:id="2771" w:author="J&amp;J" w:date="2015-05-02T17:40:00Z"/>
          <w:rFonts w:ascii="Arial" w:hAnsi="Arial" w:cs="Arial"/>
          <w:color w:val="000000"/>
          <w:sz w:val="18"/>
          <w:szCs w:val="18"/>
        </w:rPr>
      </w:pPr>
      <w:ins w:id="2772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53BB55B9" wp14:editId="54D47A7D">
              <wp:extent cx="902252" cy="273050"/>
              <wp:effectExtent l="0" t="0" r="0" b="0"/>
              <wp:docPr id="560" name="Imagen 56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382885C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11B5F084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0BD8A92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1DF3084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A54F386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80F1EAA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2773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2774">
          <w:tblGrid>
            <w:gridCol w:w="1129"/>
            <w:gridCol w:w="5670"/>
            <w:gridCol w:w="2823"/>
          </w:tblGrid>
        </w:tblGridChange>
      </w:tblGrid>
      <w:tr w:rsidR="00A87F48" w:rsidRPr="007866A3" w14:paraId="699F9AA5" w14:textId="77777777" w:rsidTr="00401F78">
        <w:tc>
          <w:tcPr>
            <w:tcW w:w="9622" w:type="dxa"/>
            <w:gridSpan w:val="3"/>
            <w:tcPrChange w:id="2775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2718486F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572B6320" w14:textId="77777777" w:rsidTr="00401F78">
        <w:tc>
          <w:tcPr>
            <w:tcW w:w="1129" w:type="dxa"/>
            <w:tcPrChange w:id="2776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2AFCA15B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2777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38C6EBBD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2778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424E76AB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20787284" w14:textId="77777777" w:rsidTr="00401F78">
        <w:tc>
          <w:tcPr>
            <w:tcW w:w="1129" w:type="dxa"/>
            <w:tcPrChange w:id="2779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368696C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2780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6452DCB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781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59EAD19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782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783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819424967"/>
                <w:placeholder>
                  <w:docPart w:val="A947FECA1A98482D83D7B0AA66FD890F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2783"/>
                <w:ins w:id="2784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785" w:author="J&amp;J" w:date="2015-05-02T17:40:00Z"/>
              </w:sdtContent>
            </w:sdt>
            <w:customXmlInsRangeEnd w:id="2785"/>
          </w:p>
        </w:tc>
      </w:tr>
      <w:tr w:rsidR="00A87F48" w:rsidRPr="007866A3" w14:paraId="5F1C6603" w14:textId="77777777" w:rsidTr="00401F78">
        <w:tc>
          <w:tcPr>
            <w:tcW w:w="1129" w:type="dxa"/>
            <w:tcPrChange w:id="2786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47CDFCC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2787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4468564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788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71C2F42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789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790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2070796022"/>
                <w:placeholder>
                  <w:docPart w:val="5E14288F2EFE48F2A99428CC68415D0D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2790"/>
                <w:ins w:id="2791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792" w:author="J&amp;J" w:date="2015-05-02T17:40:00Z"/>
              </w:sdtContent>
            </w:sdt>
            <w:customXmlInsRangeEnd w:id="2792"/>
          </w:p>
        </w:tc>
      </w:tr>
      <w:tr w:rsidR="00A87F48" w:rsidRPr="007866A3" w14:paraId="17BBB171" w14:textId="77777777" w:rsidTr="00401F78">
        <w:tc>
          <w:tcPr>
            <w:tcW w:w="1129" w:type="dxa"/>
            <w:tcPrChange w:id="2793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5F825AA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2794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26DBAEA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795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54C8002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796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797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1051686753"/>
                <w:placeholder>
                  <w:docPart w:val="7703FF7399AE4A39B651421D861CEC35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2797"/>
                <w:ins w:id="2798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799" w:author="J&amp;J" w:date="2015-05-02T17:40:00Z"/>
              </w:sdtContent>
            </w:sdt>
            <w:customXmlInsRangeEnd w:id="2799"/>
          </w:p>
        </w:tc>
      </w:tr>
      <w:tr w:rsidR="00A87F48" w:rsidRPr="005255A8" w14:paraId="45211199" w14:textId="77777777" w:rsidTr="00401F78">
        <w:tc>
          <w:tcPr>
            <w:tcW w:w="9622" w:type="dxa"/>
            <w:gridSpan w:val="3"/>
            <w:tcPrChange w:id="2800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1692EF88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1DFBDFB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2C248DE" w14:textId="024899F5" w:rsidR="00A87F48" w:rsidRPr="000D241A" w:rsidRDefault="00A87F48" w:rsidP="00401F78">
            <w:pPr>
              <w:rPr>
                <w:del w:id="2801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2802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716608" behindDoc="0" locked="0" layoutInCell="1" allowOverlap="1" wp14:anchorId="11087F4E" wp14:editId="17646A24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684" name="Grupo 684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685" name="Rectángulo 456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8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D50FD6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80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80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8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715915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80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80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8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174757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80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80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8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BCA3F8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80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81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9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8F4D35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81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81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9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35CCFF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81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81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9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AA3911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81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81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9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00144E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81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81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9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BBDBBF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81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82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11087F4E" id="Grupo 684" o:spid="_x0000_s1554" style="position:absolute;margin-left:63.15pt;margin-top:1.1pt;width:351.75pt;height:103.2pt;z-index:251716608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">
                        <v:rect id="Rectángulo 456" o:spid="_x0000_s1555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Us8cMA&#10;AADcAAAADwAAAGRycy9kb3ducmV2LnhtbESPQWvCQBSE74L/YXlCb7pRUELqKtXW1qtaen7Nviah&#10;2bfJ7mqSf98VhB6HmfmGWW97U4sbOV9ZVjCfJSCIc6srLhR8Xg7TFIQPyBpry6RgIA/bzXi0xkzb&#10;jk90O4dCRAj7DBWUITSZlD4vyaCf2YY4ej/WGQxRukJqh12Em1oukmQlDVYcF0psaF9S/nu+GgWL&#10;g6sub7vW71+Hlr4/hq+2S9+Vepr0L88gAvXhP/xoH7WCVbqE+5l4BO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XUs8cMAAADcAAAADwAAAAAAAAAAAAAAAACYAgAAZHJzL2Rv&#10;d25yZXYueG1sUEsFBgAAAAAEAAQA9QAAAIgDAAAAAA==&#10;" fillcolor="window" strokecolor="#4a7ebb"/>
                        <v:shape id="Cuadro de texto 2" o:spid="_x0000_s1556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zsMMQA&#10;AADcAAAADwAAAGRycy9kb3ducmV2LnhtbESPT2sCMRTE74LfIbyCN00qdbFbsyKWgielagu9PTZv&#10;/9DNy7JJ3fXbG6HgcZiZ3zCr9WAbcaHO1441PM8UCOLcmZpLDefTx3QJwgdkg41j0nAlD+tsPFph&#10;alzPn3Q5hlJECPsUNVQhtKmUPq/Iop+5ljh6hesshii7UpoO+wi3jZwrlUiLNceFClvaVpT/Hv+s&#10;hq998fP9og7lu120vRuUZPsqtZ48DZs3EIGG8Aj/t3dGQ7JM4H4mHgGZ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GM7DDEAAAA3AAAAA8AAAAAAAAAAAAAAAAAmAIAAGRycy9k&#10;b3ducmV2LnhtbFBLBQYAAAAABAAEAPUAAACJAwAAAAA=&#10;" filled="f" stroked="f">
                          <v:textbox>
                            <w:txbxContent>
                              <w:p w14:paraId="5D50FD6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82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82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57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BJq8QA&#10;AADcAAAADwAAAGRycy9kb3ducmV2LnhtbESPT4vCMBTE7wt+h/AEb2vioq5Wo8iK4Mll/QfeHs2z&#10;LTYvpYm2fnuzsLDHYWZ+w8yXrS3Fg2pfONYw6CsQxKkzBWcajofN+wSED8gGS8ek4UkelovO2xwT&#10;4xr+occ+ZCJC2CeoIQ+hSqT0aU4Wfd9VxNG7utpiiLLOpKmxiXBbyg+lxtJiwXEhx4q+ckpv+7vV&#10;cNpdL+eh+s7WdlQ1rlWS7VRq3eu2qxmIQG34D/+1t0bDePIJv2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7ASavEAAAA3AAAAA8AAAAAAAAAAAAAAAAAmAIAAGRycy9k&#10;b3ducmV2LnhtbFBLBQYAAAAABAAEAPUAAACJAwAAAAA=&#10;" filled="f" stroked="f">
                          <v:textbox>
                            <w:txbxContent>
                              <w:p w14:paraId="0715915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82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82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58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/d2cEA&#10;AADcAAAADwAAAGRycy9kb3ducmV2LnhtbERPy2rCQBTdF/yH4QrdNTOKShqdBLEIXSm1D+jukrkm&#10;wcydkJma+PfOQujycN6bYrStuFLvG8caZokCQVw603Cl4etz/5KC8AHZYOuYNNzIQ5FPnjaYGTfw&#10;B11PoRIxhH2GGuoQukxKX9Zk0SeuI47c2fUWQ4R9JU2PQwy3rZwrtZIWG44NNXa0q6m8nP6shu/D&#10;+fdnoY7Vm112gxuVZPsqtX6ejts1iEBj+Bc/3O9GwyqNa+OZeARkf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9f3dnBAAAA3AAAAA8AAAAAAAAAAAAAAAAAmAIAAGRycy9kb3du&#10;cmV2LnhtbFBLBQYAAAAABAAEAPUAAACGAwAAAAA=&#10;" filled="f" stroked="f">
                          <v:textbox>
                            <w:txbxContent>
                              <w:p w14:paraId="6174757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82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82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59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N4QsMA&#10;AADcAAAADwAAAGRycy9kb3ducmV2LnhtbESPT4vCMBTE74LfITxhb5q4qGg1iqwIe1pZ/4G3R/Ns&#10;i81LaaLtfnsjLHgcZuY3zGLV2lI8qPaFYw3DgQJBnDpTcKbheNj2pyB8QDZYOiYNf+Rhtex2FpgY&#10;1/AvPfYhExHCPkENeQhVIqVPc7LoB64ijt7V1RZDlHUmTY1NhNtSfio1kRYLjgs5VvSVU3rb362G&#10;08/1ch6pXbax46pxrZJsZ1Lrj167noMI1IZ3+L/9bTRMpjN4nYlHQC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BN4QsMAAADcAAAADwAAAAAAAAAAAAAAAACYAgAAZHJzL2Rv&#10;d25yZXYueG1sUEsFBgAAAAAEAAQA9QAAAIgDAAAAAA==&#10;" filled="f" stroked="f">
                          <v:textbox>
                            <w:txbxContent>
                              <w:p w14:paraId="4BCA3F8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82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82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60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BHAsEA&#10;AADcAAAADwAAAGRycy9kb3ducmV2LnhtbERPz2vCMBS+D/wfwhN2WxNFZe1MiziEnZQ5Hez2aJ5t&#10;WfNSmszW/94chB0/vt/rYrStuFLvG8caZokCQVw603Cl4fS1e3kF4QOywdYxabiRhyKfPK0xM27g&#10;T7oeQyViCPsMNdQhdJmUvqzJok9cRxy5i+sthgj7SpoehxhuWzlXaiUtNhwbauxoW1P5e/yzGs77&#10;y8/3Qh2qd7vsBjcqyTaVWj9Px80biEBj+Bc/3B9GwyqN8+OZeARkf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wRwLBAAAA3AAAAA8AAAAAAAAAAAAAAAAAmAIAAGRycy9kb3du&#10;cmV2LnhtbFBLBQYAAAAABAAEAPUAAACGAwAAAAA=&#10;" filled="f" stroked="f">
                          <v:textbox>
                            <w:txbxContent>
                              <w:p w14:paraId="28F4D35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82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83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61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zimcQA&#10;AADcAAAADwAAAGRycy9kb3ducmV2LnhtbESPQWvCQBSE7wX/w/KE3uquxQaNboJUhJ5amqrg7ZF9&#10;JsHs25BdTfrvu4VCj8PMfMNs8tG24k69bxxrmM8UCOLSmYYrDYev/dMShA/IBlvHpOGbPOTZ5GGD&#10;qXEDf9K9CJWIEPYpaqhD6FIpfVmTRT9zHXH0Lq63GKLsK2l6HCLctvJZqURabDgu1NjRa03ltbhZ&#10;Dcf3y/m0UB/Vzr50gxuVZLuSWj9Ox+0aRKAx/If/2m9GQ7Kaw+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u84pnEAAAA3AAAAA8AAAAAAAAAAAAAAAAAmAIAAGRycy9k&#10;b3ducmV2LnhtbFBLBQYAAAAABAAEAPUAAACJAwAAAAA=&#10;" filled="f" stroked="f">
                          <v:textbox>
                            <w:txbxContent>
                              <w:p w14:paraId="535CCFF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83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83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62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587sQA&#10;AADcAAAADwAAAGRycy9kb3ducmV2LnhtbESPQWvCQBSE70L/w/IKveluxYYa3QSxCD1VjG3B2yP7&#10;TEKzb0N2a9J/3xUEj8PMfMOs89G24kK9bxxreJ4pEMSlMw1XGj6Pu+krCB+QDbaOScMfecizh8ka&#10;U+MGPtClCJWIEPYpaqhD6FIpfVmTRT9zHXH0zq63GKLsK2l6HCLctnKuVCItNhwXauxoW1P5U/xa&#10;DV8f59P3Qu2rN/vSDW5Uku1Sav30OG5WIAKN4R6+td+NhmQ5h+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ufO7EAAAA3AAAAA8AAAAAAAAAAAAAAAAAmAIAAGRycy9k&#10;b3ducmV2LnhtbFBLBQYAAAAABAAEAPUAAACJAwAAAAA=&#10;" filled="f" stroked="f">
                          <v:textbox>
                            <w:txbxContent>
                              <w:p w14:paraId="2AA3911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83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83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63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LZdcQA&#10;AADcAAAADwAAAGRycy9kb3ducmV2LnhtbESPQWvCQBSE74L/YXmCN93VqmjqKmIp9FQxrYXeHtln&#10;Epp9G7Krif++Kwgeh5n5hllvO1uJKzW+dKxhMlYgiDNnSs41fH+9j5YgfEA2WDkmDTfysN30e2tM&#10;jGv5SNc05CJC2CeooQihTqT0WUEW/djVxNE7u8ZiiLLJpWmwjXBbyalSC2mx5LhQYE37grK/9GI1&#10;nD7Pvz8zdcjf7LxuXack25XUejjodq8gAnXhGX60P4yGxeoF7mfi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i2XXEAAAA3AAAAA8AAAAAAAAAAAAAAAAAmAIAAGRycy9k&#10;b3ducmV2LnhtbFBLBQYAAAAABAAEAPUAAACJAwAAAAA=&#10;" filled="f" stroked="f">
                          <v:textbox>
                            <w:txbxContent>
                              <w:p w14:paraId="600144E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83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83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64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tBAcMA&#10;AADcAAAADwAAAGRycy9kb3ducmV2LnhtbESPQYvCMBSE7wv+h/AEb2uiqGg1iiiCJ5d1VfD2aJ5t&#10;sXkpTbT135uFhT0OM/MNs1i1thRPqn3hWMOgr0AQp84UnGk4/ew+pyB8QDZYOiYNL/KwWnY+FpgY&#10;1/A3PY8hExHCPkENeQhVIqVPc7Lo+64ijt7N1RZDlHUmTY1NhNtSDpWaSIsFx4UcK9rklN6PD6vh&#10;fLhdLyP1lW3tuGpcqyTbmdS6123XcxCB2vAf/mvvjYbJbAS/Z+IRkM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8tBAcMAAADcAAAADwAAAAAAAAAAAAAAAACYAgAAZHJzL2Rv&#10;d25yZXYueG1sUEsFBgAAAAAEAAQA9QAAAIgDAAAAAA==&#10;" filled="f" stroked="f">
                          <v:textbox>
                            <w:txbxContent>
                              <w:p w14:paraId="2BBDBBF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83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83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5272613C" w14:textId="77777777" w:rsidR="00A87F48" w:rsidRPr="007866A3" w:rsidRDefault="00A87F48" w:rsidP="00401F78">
            <w:pPr>
              <w:rPr>
                <w:ins w:id="2839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2840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654144" behindDoc="0" locked="0" layoutInCell="1" allowOverlap="1" wp14:anchorId="766BF6E8" wp14:editId="26EC18E5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455" name="Grupo 455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456" name="Rectángulo 456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5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023039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84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84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5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50A855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84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84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5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9C5D6B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84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84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6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7BF080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84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84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6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20A12D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84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85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6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647672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85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85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6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C8AFDA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85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85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6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B20FB1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85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85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6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593A07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85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85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766BF6E8" id="Grupo 455" o:spid="_x0000_s1565" style="position:absolute;margin-left:63.15pt;margin-top:1.1pt;width:351.75pt;height:103.2pt;z-index:251654144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">
                        <v:rect id="Rectángulo 456" o:spid="_x0000_s1566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eu1sQA&#10;AADcAAAADwAAAGRycy9kb3ducmV2LnhtbESPT2vCQBTE70K/w/IKvemmYoJEV7FCsdB68A+eH9ln&#10;Es2+DbtbE799tyB4HGbmN8x82ZtG3Mj52rKC91ECgriwuuZSwfHwOZyC8AFZY2OZFNzJw3LxMphj&#10;rm3HO7rtQykihH2OCqoQ2lxKX1Rk0I9sSxy9s3UGQ5SulNphF+GmkeMkyaTBmuNChS2tKyqu+1+j&#10;INB2Q/futP3mlDd8+Zl8yLNV6u21X81ABOrDM/xof2kFkzSD/zPxCMjF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3rtbEAAAA3AAAAA8AAAAAAAAAAAAAAAAAmAIAAGRycy9k&#10;b3ducmV2LnhtbFBLBQYAAAAABAAEAPUAAACJAwAAAAA=&#10;" fillcolor="white [3212]" strokecolor="#4579b8 [3044]"/>
                        <v:shape id="Cuadro de texto 2" o:spid="_x0000_s1567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QLDcQA&#10;AADcAAAADwAAAGRycy9kb3ducmV2LnhtbESPQWvCQBSE7wX/w/KE3nRX0Wqjq4gieGoxrQVvj+wz&#10;CWbfhuzWxH/vFoQeh5n5hlmuO1uJGzW+dKxhNFQgiDNnSs41fH/tB3MQPiAbrByThjt5WK96L0tM&#10;jGv5SLc05CJC2CeooQihTqT0WUEW/dDVxNG7uMZiiLLJpWmwjXBbybFSb9JiyXGhwJq2BWXX9Ndq&#10;OH1czj8T9Znv7LRuXack23ep9Wu/2yxABOrCf/jZPhgNk+kM/s7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kCw3EAAAA3AAAAA8AAAAAAAAAAAAAAAAAmAIAAGRycy9k&#10;b3ducmV2LnhtbFBLBQYAAAAABAAEAPUAAACJAwAAAAA=&#10;" filled="f" stroked="f">
                          <v:textbox>
                            <w:txbxContent>
                              <w:p w14:paraId="2023039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85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86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68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uff78A&#10;AADcAAAADwAAAGRycy9kb3ducmV2LnhtbERPTYvCMBC9C/6HMII3TRSVtRpFFMHTLroqeBuasS02&#10;k9JE2/33m4Pg8fG+l+vWluJFtS8caxgNFQji1JmCMw3n3/3gC4QPyAZLx6ThjzysV93OEhPjGj7S&#10;6xQyEUPYJ6ghD6FKpPRpThb90FXEkbu72mKIsM6kqbGJ4baUY6Vm0mLBsSHHirY5pY/T02q4fN9v&#10;14n6yXZ2WjWuVZLtXGrd77WbBYhAbfiI3+6D0TCZxrXxTDwC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+59/vwAAANwAAAAPAAAAAAAAAAAAAAAAAJgCAABkcnMvZG93bnJl&#10;di54bWxQSwUGAAAAAAQABAD1AAAAhAMAAAAA&#10;" filled="f" stroked="f">
                          <v:textbox>
                            <w:txbxContent>
                              <w:p w14:paraId="050A855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86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86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69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c65MMA&#10;AADcAAAADwAAAGRycy9kb3ducmV2LnhtbESPQYvCMBSE7wv+h/AEb2ui6KLVKKIInlzWVcHbo3m2&#10;xealNNHWf78RhD0OM/MNM1+2thQPqn3hWMOgr0AQp84UnGk4/m4/JyB8QDZYOiYNT/KwXHQ+5pgY&#10;1/APPQ4hExHCPkENeQhVIqVPc7Lo+64ijt7V1RZDlHUmTY1NhNtSDpX6khYLjgs5VrTOKb0d7lbD&#10;aX+9nEfqO9vYcdW4Vkm2U6l1r9uuZiACteE//G7vjIbReAqvM/EI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7c65MMAAADcAAAADwAAAAAAAAAAAAAAAACYAgAAZHJzL2Rv&#10;d25yZXYueG1sUEsFBgAAAAAEAAQA9QAAAIgDAAAAAA==&#10;" filled="f" stroked="f">
                          <v:textbox>
                            <w:txbxContent>
                              <w:p w14:paraId="49C5D6B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86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86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70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FZxL8A&#10;AADcAAAADwAAAGRycy9kb3ducmV2LnhtbERPTYvCMBC9C/6HMII3TRSVtRpFFMHTLroqeBuasS02&#10;k9JE2/335rDg8fG+l+vWluJFtS8caxgNFQji1JmCMw3n3/3gC4QPyAZLx6ThjzysV93OEhPjGj7S&#10;6xQyEUPYJ6ghD6FKpPRpThb90FXEkbu72mKIsM6kqbGJ4baUY6Vm0mLBsSHHirY5pY/T02q4fN9v&#10;14n6yXZ2WjWuVZLtXGrd77WbBYhAbfiI/90Ho2Eyi/PjmXgE5Oo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c4VnEvwAAANwAAAAPAAAAAAAAAAAAAAAAAJgCAABkcnMvZG93bnJl&#10;di54bWxQSwUGAAAAAAQABAD1AAAAhAMAAAAA&#10;" filled="f" stroked="f">
                          <v:textbox>
                            <w:txbxContent>
                              <w:p w14:paraId="77BF080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86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86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71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38X8QA&#10;AADcAAAADwAAAGRycy9kb3ducmV2LnhtbESPQWvCQBSE70L/w/IKvemuJQ1t6ipiKfSkGFvB2yP7&#10;TEKzb0N2m8R/3xUEj8PMfMMsVqNtRE+drx1rmM8UCOLCmZpLDd+Hz+krCB+QDTaOScOFPKyWD5MF&#10;ZsYNvKc+D6WIEPYZaqhCaDMpfVGRRT9zLXH0zq6zGKLsSmk6HCLcNvJZqVRarDkuVNjSpqLiN/+z&#10;Gn6259MxUbvyw760gxuVZPsmtX56HNfvIAKN4R6+tb+MhiSdw/VMP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t/F/EAAAA3AAAAA8AAAAAAAAAAAAAAAAAmAIAAGRycy9k&#10;b3ducmV2LnhtbFBLBQYAAAAABAAEAPUAAACJAwAAAAA=&#10;" filled="f" stroked="f">
                          <v:textbox>
                            <w:txbxContent>
                              <w:p w14:paraId="320A12D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86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86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72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9iKMMA&#10;AADcAAAADwAAAGRycy9kb3ducmV2LnhtbESPQYvCMBSE74L/IbwFb5qsqOx2jSKK4ElRdwVvj+bZ&#10;lm1eShNt/fdGEDwOM/MNM523thQ3qn3hWMPnQIEgTp0pONPwe1z3v0D4gGywdEwa7uRhPut2ppgY&#10;1/CeboeQiQhhn6CGPIQqkdKnOVn0A1cRR+/iaoshyjqTpsYmwm0ph0pNpMWC40KOFS1zSv8PV6vh&#10;b3s5n0Zql63suGpcqyTbb6l176Nd/IAI1IZ3+NXeGA2jyRCeZ+IR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39iKMMAAADcAAAADwAAAAAAAAAAAAAAAACYAgAAZHJzL2Rv&#10;d25yZXYueG1sUEsFBgAAAAAEAAQA9QAAAIgDAAAAAA==&#10;" filled="f" stroked="f">
                          <v:textbox>
                            <w:txbxContent>
                              <w:p w14:paraId="3647672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86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87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73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PHs8QA&#10;AADcAAAADwAAAGRycy9kb3ducmV2LnhtbESPQWvCQBSE74L/YXlCb7qrtWJjNiItBU+VprXg7ZF9&#10;JsHs25Ddmvjvu0Khx2FmvmHS7WAbcaXO1441zGcKBHHhTM2lhq/Pt+kahA/IBhvHpOFGHrbZeJRi&#10;YlzPH3TNQykihH2CGqoQ2kRKX1Rk0c9cSxy9s+sshii7UpoO+wi3jVwotZIWa44LFbb0UlFxyX+s&#10;huP7+fS9VIfy1T61vRuUZPsstX6YDLsNiEBD+A//tfdGw3L1CPcz8Qj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zx7PEAAAA3AAAAA8AAAAAAAAAAAAAAAAAmAIAAGRycy9k&#10;b3ducmV2LnhtbFBLBQYAAAAABAAEAPUAAACJAwAAAAA=&#10;" filled="f" stroked="f">
                          <v:textbox>
                            <w:txbxContent>
                              <w:p w14:paraId="3C8AFDA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87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87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74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pfx8MA&#10;AADcAAAADwAAAGRycy9kb3ducmV2LnhtbESPT4vCMBTE74LfITzBm01Wqux2jSLKgidF9w/s7dE8&#10;27LNS2mytn57Iwgeh5n5DbNY9bYWF2p95VjDS6JAEOfOVFxo+Pr8mLyC8AHZYO2YNFzJw2o5HCww&#10;M67jI11OoRARwj5DDWUITSalz0uy6BPXEEfv7FqLIcq2kKbFLsJtLadKzaXFiuNCiQ1tSsr/Tv9W&#10;w/f+/PuTqkOxtbOmc72SbN+k1uNRv34HEagPz/CjvTMa0nk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9pfx8MAAADcAAAADwAAAAAAAAAAAAAAAACYAgAAZHJzL2Rv&#10;d25yZXYueG1sUEsFBgAAAAAEAAQA9QAAAIgDAAAAAA==&#10;" filled="f" stroked="f">
                          <v:textbox>
                            <w:txbxContent>
                              <w:p w14:paraId="5B20FB1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87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87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75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b6XMMA&#10;AADcAAAADwAAAGRycy9kb3ducmV2LnhtbESPT4vCMBTE7wt+h/AEb2vioqLVKLIi7ElZ/4G3R/Ns&#10;i81LaaLtfnsjLHgcZuY3zHzZ2lI8qPaFYw2DvgJBnDpTcKbheNh8TkD4gGywdEwa/sjDctH5mGNi&#10;XMO/9NiHTEQI+wQ15CFUiZQ+zcmi77uKOHpXV1sMUdaZNDU2EW5L+aXUWFosOC7kWNF3Tultf7ca&#10;Ttvr5TxUu2xtR1XjWiXZTqXWvW67moEI1IZ3+L/9YzQMxyN4nYlH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b6XMMAAADcAAAADwAAAAAAAAAAAAAAAACYAgAAZHJzL2Rv&#10;d25yZXYueG1sUEsFBgAAAAAEAAQA9QAAAIgDAAAAAA==&#10;" filled="f" stroked="f">
                          <v:textbox>
                            <w:txbxContent>
                              <w:p w14:paraId="3593A07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87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87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09092CE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00CD8F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7ED1C6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E687C7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97C505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12271A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16F8E1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FAA70E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8BA2D6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96BA57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1B703F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20ACEAC2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24B6D597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52CD5C7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26</w:t>
      </w:r>
    </w:p>
    <w:p w14:paraId="7411F78D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7052C844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32D9D636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69FB92AE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73371ED6" w14:textId="2D2EE64D" w:rsidR="00A87F48" w:rsidRPr="007866A3" w:rsidRDefault="00A87F48" w:rsidP="00A87F48">
      <w:pPr>
        <w:rPr>
          <w:del w:id="2877" w:author="J&amp;J" w:date="2015-05-02T17:40:00Z"/>
          <w:rFonts w:ascii="Arial" w:hAnsi="Arial" w:cs="Arial"/>
          <w:color w:val="000000"/>
          <w:sz w:val="18"/>
          <w:szCs w:val="18"/>
        </w:rPr>
      </w:pPr>
      <w:del w:id="2878" w:author="J&amp;J" w:date="2015-05-02T17:40:00Z">
        <w:r w:rsidRPr="000D241A">
          <w:rPr>
            <w:rFonts w:ascii="Times New Roman" w:hAnsi="Times New Roman"/>
            <w:noProof/>
            <w:color w:val="000000"/>
            <w:lang w:val="es-CO" w:eastAsia="es-CO"/>
          </w:rPr>
          <w:drawing>
            <wp:inline distT="0" distB="0" distL="0" distR="0" wp14:anchorId="10663D18" wp14:editId="6CD47239">
              <wp:extent cx="4695825" cy="1819275"/>
              <wp:effectExtent l="0" t="0" r="9525" b="9525"/>
              <wp:docPr id="557" name="Imagen 55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7"/>
                      <pic:cNvPicPr>
                        <a:picLocks noChangeAspect="1" noChangeArrowheads="1"/>
                      </pic:cNvPicPr>
                    </pic:nvPicPr>
                    <pic:blipFill>
                      <a:blip r:embed="rId3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95825" cy="1819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24A6DAB9" w14:textId="64547340" w:rsidR="00A87F48" w:rsidRPr="007866A3" w:rsidRDefault="00A87F48" w:rsidP="00A87F48">
      <w:pPr>
        <w:rPr>
          <w:del w:id="2879" w:author="J&amp;J" w:date="2015-05-02T17:40:00Z"/>
          <w:rFonts w:ascii="Arial" w:hAnsi="Arial" w:cs="Arial"/>
          <w:color w:val="000000"/>
          <w:sz w:val="18"/>
          <w:szCs w:val="18"/>
        </w:rPr>
      </w:pPr>
      <w:del w:id="2880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3D4268FB" wp14:editId="2ABB08FC">
              <wp:extent cx="904875" cy="276225"/>
              <wp:effectExtent l="0" t="0" r="9525" b="9525"/>
              <wp:docPr id="555" name="Imagen 55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62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021C319" w14:textId="77777777" w:rsidR="00A87F48" w:rsidRPr="007866A3" w:rsidRDefault="00A87F48" w:rsidP="00A87F48">
      <w:pPr>
        <w:rPr>
          <w:ins w:id="2881" w:author="J&amp;J" w:date="2015-05-02T17:40:00Z"/>
          <w:rFonts w:ascii="Arial" w:hAnsi="Arial" w:cs="Arial"/>
          <w:color w:val="000000"/>
          <w:sz w:val="18"/>
          <w:szCs w:val="18"/>
        </w:rPr>
      </w:pPr>
      <w:ins w:id="2882" w:author="J&amp;J" w:date="2015-05-02T17:40:00Z">
        <w:r w:rsidRPr="00284C5A">
          <w:rPr>
            <w:rFonts w:ascii="Times New Roman" w:hAnsi="Times New Roman" w:cs="Times New Roman"/>
            <w:noProof/>
            <w:color w:val="000000"/>
            <w:lang w:val="es-CO" w:eastAsia="es-CO"/>
          </w:rPr>
          <w:drawing>
            <wp:inline distT="0" distB="0" distL="0" distR="0" wp14:anchorId="4A83D159" wp14:editId="3E031A19">
              <wp:extent cx="4695825" cy="1824312"/>
              <wp:effectExtent l="0" t="0" r="0" b="5080"/>
              <wp:docPr id="57" name="Imagen 5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11938" cy="183057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A467265" w14:textId="77777777" w:rsidR="00A87F48" w:rsidRPr="007866A3" w:rsidRDefault="00A87F48" w:rsidP="00A87F48">
      <w:pPr>
        <w:rPr>
          <w:ins w:id="2883" w:author="J&amp;J" w:date="2015-05-02T17:40:00Z"/>
          <w:rFonts w:ascii="Arial" w:hAnsi="Arial" w:cs="Arial"/>
          <w:color w:val="000000"/>
          <w:sz w:val="18"/>
          <w:szCs w:val="18"/>
        </w:rPr>
      </w:pPr>
      <w:ins w:id="2884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180D17F6" wp14:editId="495CFAE7">
              <wp:extent cx="902252" cy="273050"/>
              <wp:effectExtent l="0" t="0" r="0" b="0"/>
              <wp:docPr id="562" name="Imagen 56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B9F5E24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4BEB4F90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1D5821E7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5919658C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E598267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AEC7B65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2885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2886">
          <w:tblGrid>
            <w:gridCol w:w="1129"/>
            <w:gridCol w:w="5670"/>
            <w:gridCol w:w="2823"/>
          </w:tblGrid>
        </w:tblGridChange>
      </w:tblGrid>
      <w:tr w:rsidR="00A87F48" w:rsidRPr="007866A3" w14:paraId="03CBE72E" w14:textId="77777777" w:rsidTr="00401F78">
        <w:tc>
          <w:tcPr>
            <w:tcW w:w="9622" w:type="dxa"/>
            <w:gridSpan w:val="3"/>
            <w:tcPrChange w:id="2887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2D467A3B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3558A979" w14:textId="77777777" w:rsidTr="00401F78">
        <w:tc>
          <w:tcPr>
            <w:tcW w:w="1129" w:type="dxa"/>
            <w:tcPrChange w:id="2888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40707699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2889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3582AFD6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2890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71A07FED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615D4556" w14:textId="77777777" w:rsidTr="00401F78">
        <w:tc>
          <w:tcPr>
            <w:tcW w:w="1129" w:type="dxa"/>
            <w:tcPrChange w:id="2891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256A62E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2892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7D60C02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893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03B8BDF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894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895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005329396"/>
                <w:placeholder>
                  <w:docPart w:val="970C3666C4064B2AAC5EF69DC1B90F94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2895"/>
                <w:ins w:id="2896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897" w:author="J&amp;J" w:date="2015-05-02T17:40:00Z"/>
              </w:sdtContent>
            </w:sdt>
            <w:customXmlInsRangeEnd w:id="2897"/>
          </w:p>
        </w:tc>
      </w:tr>
      <w:tr w:rsidR="00A87F48" w:rsidRPr="007866A3" w14:paraId="0DE0D35C" w14:textId="77777777" w:rsidTr="00401F78">
        <w:tc>
          <w:tcPr>
            <w:tcW w:w="1129" w:type="dxa"/>
            <w:tcPrChange w:id="2898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5239D77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2899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100B1D2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900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156990B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901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902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1395201124"/>
                <w:placeholder>
                  <w:docPart w:val="4E03A25BDFF041D8A35D75CBC59EED41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2902"/>
                <w:ins w:id="2903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904" w:author="J&amp;J" w:date="2015-05-02T17:40:00Z"/>
              </w:sdtContent>
            </w:sdt>
            <w:customXmlInsRangeEnd w:id="2904"/>
          </w:p>
        </w:tc>
      </w:tr>
      <w:tr w:rsidR="00A87F48" w:rsidRPr="007866A3" w14:paraId="7D6DFF83" w14:textId="77777777" w:rsidTr="00401F78">
        <w:tc>
          <w:tcPr>
            <w:tcW w:w="1129" w:type="dxa"/>
            <w:tcPrChange w:id="2905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051929F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2906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316BD5C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2907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10F40B9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2908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2909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859621244"/>
                <w:placeholder>
                  <w:docPart w:val="27FCDC7291A74367BA94B2F35E11C368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2909"/>
                <w:ins w:id="2910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2911" w:author="J&amp;J" w:date="2015-05-02T17:40:00Z"/>
              </w:sdtContent>
            </w:sdt>
            <w:customXmlInsRangeEnd w:id="2911"/>
          </w:p>
        </w:tc>
      </w:tr>
      <w:tr w:rsidR="00A87F48" w:rsidRPr="005255A8" w14:paraId="7AA07CAA" w14:textId="77777777" w:rsidTr="00401F78">
        <w:tc>
          <w:tcPr>
            <w:tcW w:w="9622" w:type="dxa"/>
            <w:gridSpan w:val="3"/>
            <w:tcPrChange w:id="2912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7FF04C5B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40AE445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881364A" w14:textId="6E5FD79B" w:rsidR="00A87F48" w:rsidRPr="000D241A" w:rsidRDefault="00A87F48" w:rsidP="00401F78">
            <w:pPr>
              <w:rPr>
                <w:del w:id="2913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2914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717632" behindDoc="0" locked="0" layoutInCell="1" allowOverlap="1" wp14:anchorId="0E089221" wp14:editId="187C29E4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673" name="Grupo 673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674" name="Rectángulo 467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7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8E1EA3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91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91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7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DE261B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91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91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7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0CBBCB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91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92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7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3138F7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92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92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7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073EA7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92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92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8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9F6214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92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92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8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267A96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92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92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8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DDA19D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92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93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8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31D8BD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293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293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0E089221" id="Grupo 673" o:spid="_x0000_s1576" style="position:absolute;margin-left:63.15pt;margin-top:1.1pt;width:351.75pt;height:103.2pt;z-index:251717632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">
                        <v:rect id="Rectángulo 467" o:spid="_x0000_s1577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z5TcQA&#10;AADcAAAADwAAAGRycy9kb3ducmV2LnhtbESPzW7CMBCE75X6DtZW4lacIkRRikEtLT9XAup5G2+T&#10;qPE6sQ1J3h4jVeI4mplvNItVb2pxIecrywpexgkI4tzqigsFp+PmeQ7CB2SNtWVSMJCH1fLxYYGp&#10;th0f6JKFQkQI+xQVlCE0qZQ+L8mgH9uGOHq/1hkMUbpCaoddhJtaTpJkJg1WHBdKbGhdUv6XnY2C&#10;ycZVx6+P1q8/h5Z+dsN32823So2e+vc3EIH6cA//t/dawex1Crcz8Qj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/s+U3EAAAA3AAAAA8AAAAAAAAAAAAAAAAAmAIAAGRycy9k&#10;b3ducmV2LnhtbFBLBQYAAAAABAAEAPUAAACJAwAAAAA=&#10;" fillcolor="window" strokecolor="#4a7ebb"/>
                        <v:shape id="Cuadro de texto 2" o:spid="_x0000_s1578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sCYMQA&#10;AADcAAAADwAAAGRycy9kb3ducmV2LnhtbESPQWvCQBSE74L/YXlCb3VXqdbGbERaCp4qTWvB2yP7&#10;TILZtyG7NfHfd4WCx2FmvmHSzWAbcaHO1441zKYKBHHhTM2lhu+v98cVCB+QDTaOScOVPGyy8SjF&#10;xLieP+mSh1JECPsENVQhtImUvqjIop+6ljh6J9dZDFF2pTQd9hFuGzlXaikt1hwXKmzptaLinP9a&#10;DYeP0/HnSe3LN7toezcoyfZFav0wGbZrEIGGcA//t3dGw/J5Ab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LAmDEAAAA3AAAAA8AAAAAAAAAAAAAAAAAmAIAAGRycy9k&#10;b3ducmV2LnhtbFBLBQYAAAAABAAEAPUAAACJAwAAAAA=&#10;" filled="f" stroked="f">
                          <v:textbox>
                            <w:txbxContent>
                              <w:p w14:paraId="28E1EA3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93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93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79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mcF8QA&#10;AADcAAAADwAAAGRycy9kb3ducmV2LnhtbESPQWvCQBSE74X+h+UVvNXdFo01dRNKRfBkUavg7ZF9&#10;JqHZtyG7mvjv3UKhx2FmvmEW+WAbcaXO1441vIwVCOLCmZpLDd/71fMbCB+QDTaOScONPOTZ48MC&#10;U+N63tJ1F0oRIexT1FCF0KZS+qIii37sWuLonV1nMUTZldJ02Ee4beSrUom0WHNcqLClz4qKn93F&#10;ajhszqfjRH2VSzttezcoyXYutR49DR/vIAIN4T/8114bDcksgd8z8QjI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ZnBfEAAAA3AAAAA8AAAAAAAAAAAAAAAAAmAIAAGRycy9k&#10;b3ducmV2LnhtbFBLBQYAAAAABAAEAPUAAACJAwAAAAA=&#10;" filled="f" stroked="f">
                          <v:textbox>
                            <w:txbxContent>
                              <w:p w14:paraId="7DE261B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93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93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80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U5jMUA&#10;AADcAAAADwAAAGRycy9kb3ducmV2LnhtbESPT2vCQBTE7wW/w/KE3uquUv80ZiPSUvDUYloL3h7Z&#10;ZxLMvg3ZrYnf3i0UPA4z8xsm3Qy2ERfqfO1Yw3SiQBAXztRcavj+en9agfAB2WDjmDRcycMmGz2k&#10;mBjX854ueShFhLBPUEMVQptI6YuKLPqJa4mjd3KdxRBlV0rTYR/htpEzpRbSYs1xocKWXisqzvmv&#10;1XD4OB1/ntVn+Wbnbe8GJdm+SK0fx8N2DSLQEO7h//bOaFgsl/B3Jh4B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FTmMxQAAANwAAAAPAAAAAAAAAAAAAAAAAJgCAABkcnMv&#10;ZG93bnJldi54bWxQSwUGAAAAAAQABAD1AAAAigMAAAAA&#10;" filled="f" stroked="f">
                          <v:textbox>
                            <w:txbxContent>
                              <w:p w14:paraId="70CBBCB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93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93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81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qt/sAA&#10;AADcAAAADwAAAGRycy9kb3ducmV2LnhtbERPy4rCMBTdC/MP4Q7MThOH8dUxyqAIrhSfMLtLc22L&#10;zU1poq1/bxaCy8N5T+etLcWdal841tDvKRDEqTMFZxqOh1V3DMIHZIOlY9LwIA/z2UdniolxDe/o&#10;vg+ZiCHsE9SQh1AlUvo0J4u+5yriyF1cbTFEWGfS1NjEcFvKb6WG0mLBsSHHihY5pdf9zWo4bS7/&#10;5x+1zZZ2UDWuVZLtRGr99dn+/YII1Ia3+OVeGw3DUVwbz8QjIG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oqt/sAAAADcAAAADwAAAAAAAAAAAAAAAACYAgAAZHJzL2Rvd25y&#10;ZXYueG1sUEsFBgAAAAAEAAQA9QAAAIUDAAAAAA==&#10;" filled="f" stroked="f">
                          <v:textbox>
                            <w:txbxContent>
                              <w:p w14:paraId="53138F7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93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94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82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YIZcQA&#10;AADcAAAADwAAAGRycy9kb3ducmV2LnhtbESPT2vCQBTE74LfYXmCN91V6r/UVcRS6KliWgu9PbLP&#10;JDT7NmRXE799VxA8DjPzG2a97WwlrtT40rGGyViBIM6cKTnX8P31PlqC8AHZYOWYNNzIw3bT760x&#10;Ma7lI13TkIsIYZ+ghiKEOpHSZwVZ9GNXE0fv7BqLIcoml6bBNsJtJadKzaXFkuNCgTXtC8r+0ovV&#10;cPo8//68qEP+Zmd16zol2a6k1sNBt3sFEagLz/Cj/WE0zBcruJ+JR0B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GCGXEAAAA3AAAAA8AAAAAAAAAAAAAAAAAmAIAAGRycy9k&#10;b3ducmV2LnhtbFBLBQYAAAAABAAEAPUAAACJAwAAAAA=&#10;" filled="f" stroked="f">
                          <v:textbox>
                            <w:txbxContent>
                              <w:p w14:paraId="3073EA7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94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94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83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nR38EA&#10;AADcAAAADwAAAGRycy9kb3ducmV2LnhtbERPy2rCQBTdF/yH4QrdNTOKShqdBLEIXSm1D+jukrkm&#10;wcydkJma+PfOQujycN6bYrStuFLvG8caZokCQVw603Cl4etz/5KC8AHZYOuYNNzIQ5FPnjaYGTfw&#10;B11PoRIxhH2GGuoQukxKX9Zk0SeuI47c2fUWQ4R9JU2PQwy3rZwrtZIWG44NNXa0q6m8nP6shu/D&#10;+fdnoY7Vm112gxuVZPsqtX6ejts1iEBj+Bc/3O9GwyqN8+OZeARkf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Ep0d/BAAAA3AAAAA8AAAAAAAAAAAAAAAAAmAIAAGRycy9kb3du&#10;cmV2LnhtbFBLBQYAAAAABAAEAPUAAACGAwAAAAA=&#10;" filled="f" stroked="f">
                          <v:textbox>
                            <w:txbxContent>
                              <w:p w14:paraId="69F6214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94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94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84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V0RMQA&#10;AADcAAAADwAAAGRycy9kb3ducmV2LnhtbESPQWvCQBSE7wX/w/KE3uquxQaNboJUhJ5amqrg7ZF9&#10;JsHs25BdTfrvu4VCj8PMfMNs8tG24k69bxxrmM8UCOLSmYYrDYev/dMShA/IBlvHpOGbPOTZ5GGD&#10;qXEDf9K9CJWIEPYpaqhD6FIpfVmTRT9zHXH0Lq63GKLsK2l6HCLctvJZqURabDgu1NjRa03ltbhZ&#10;Dcf3y/m0UB/Vzr50gxuVZLuSWj9Ox+0aRKAx/If/2m9GQ7Kcw+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5ldETEAAAA3AAAAA8AAAAAAAAAAAAAAAAAmAIAAGRycy9k&#10;b3ducmV2LnhtbFBLBQYAAAAABAAEAPUAAACJAwAAAAA=&#10;" filled="f" stroked="f">
                          <v:textbox>
                            <w:txbxContent>
                              <w:p w14:paraId="2267A96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94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94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85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fqM8QA&#10;AADcAAAADwAAAGRycy9kb3ducmV2LnhtbESPQWvCQBSE7wX/w/KE3uquYoNGN0EsQk8tTVXw9sg+&#10;k2D2bchuTfrvu4VCj8PMfMNs89G24k69bxxrmM8UCOLSmYYrDcfPw9MKhA/IBlvHpOGbPOTZ5GGL&#10;qXEDf9C9CJWIEPYpaqhD6FIpfVmTRT9zHXH0rq63GKLsK2l6HCLctnKhVCItNhwXauxoX1N5K76s&#10;htPb9XJeqvfqxT53gxuVZLuWWj9Ox90GRKAx/If/2q9GQ7Ja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636jPEAAAA3AAAAA8AAAAAAAAAAAAAAAAAmAIAAGRycy9k&#10;b3ducmV2LnhtbFBLBQYAAAAABAAEAPUAAACJAwAAAAA=&#10;" filled="f" stroked="f">
                          <v:textbox>
                            <w:txbxContent>
                              <w:p w14:paraId="7DDA19D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94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94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586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tPqMQA&#10;AADcAAAADwAAAGRycy9kb3ducmV2LnhtbESPT4vCMBTE7wt+h/AEb2vi6opWo8iK4Mll/QfeHs2z&#10;LTYvpYm2fnuzsLDHYWZ+w8yXrS3Fg2pfONYw6CsQxKkzBWcajofN+wSED8gGS8ek4UkelovO2xwT&#10;4xr+occ+ZCJC2CeoIQ+hSqT0aU4Wfd9VxNG7utpiiLLOpKmxiXBbyg+lxtJiwXEhx4q+ckpv+7vV&#10;cNpdL+eR+s7W9rNqXKsk26nUutdtVzMQgdrwH/5rb42G8WQIv2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7T6jEAAAA3AAAAA8AAAAAAAAAAAAAAAAAmAIAAGRycy9k&#10;b3ducmV2LnhtbFBLBQYAAAAABAAEAPUAAACJAwAAAAA=&#10;" filled="f" stroked="f">
                          <v:textbox>
                            <w:txbxContent>
                              <w:p w14:paraId="331D8BD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294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295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100CAFEB" w14:textId="77777777" w:rsidR="00A87F48" w:rsidRPr="007866A3" w:rsidRDefault="00A87F48" w:rsidP="00401F78">
            <w:pPr>
              <w:rPr>
                <w:ins w:id="2951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2952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656192" behindDoc="0" locked="0" layoutInCell="1" allowOverlap="1" wp14:anchorId="0F125526" wp14:editId="4D59557E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466" name="Grupo 466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467" name="Rectángulo 467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15FA5F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95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95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6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3E597A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95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95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7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8B74E6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95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95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7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E7793C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95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96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7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AE9460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96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96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7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00EB83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96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96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7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5FEE5B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96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96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7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C5B4A8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96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96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7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603266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296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297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0F125526" id="Grupo 466" o:spid="_x0000_s1587" style="position:absolute;margin-left:63.15pt;margin-top:1.1pt;width:351.75pt;height:103.2pt;z-index:251656192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">
                        <v:rect id="Rectángulo 467" o:spid="_x0000_s1588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fB8MQA&#10;AADcAAAADwAAAGRycy9kb3ducmV2LnhtbESPQWvCQBSE74L/YXlCb7ppiVpS19AWioWag6l4fmSf&#10;Sdrs25DdmuTfuwXB4zAz3zCbdDCNuFDnassKHhcRCOLC6ppLBcfvj/kzCOeRNTaWScFIDtLtdLLB&#10;RNueD3TJfSkChF2CCirv20RKV1Rk0C1sSxy8s+0M+iC7UuoO+wA3jXyKopU0WHNYqLCl94qK3/zP&#10;KPCU7WjsT9kXL3nHP/v4TZ6tUg+z4fUFhKfB38O39qdWEK/W8H8mHAG5v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XwfDEAAAA3AAAAA8AAAAAAAAAAAAAAAAAmAIAAGRycy9k&#10;b3ducmV2LnhtbFBLBQYAAAAABAAEAPUAAACJAwAAAAA=&#10;" fillcolor="white [3212]" strokecolor="#4579b8 [3044]"/>
                        <v:shape id="Cuadro de texto 2" o:spid="_x0000_s1589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dVwr8A&#10;AADcAAAADwAAAGRycy9kb3ducmV2LnhtbERPTYvCMBC9C/6HMII3TRSVtRpFFMHTLroqeBuasS02&#10;k9JE2/335rDg8fG+l+vWluJFtS8caxgNFQji1JmCMw3n3/3gC4QPyAZLx6ThjzysV93OEhPjGj7S&#10;6xQyEUPYJ6ghD6FKpPRpThb90FXEkbu72mKIsM6kqbGJ4baUY6Vm0mLBsSHHirY5pY/T02q4fN9v&#10;14n6yXZ2WjWuVZLtXGrd77WbBYhAbfiI/90Ho2Eyi2vjmXgE5Oo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il1XCvwAAANwAAAAPAAAAAAAAAAAAAAAAAJgCAABkcnMvZG93bnJl&#10;di54bWxQSwUGAAAAAAQABAD1AAAAhAMAAAAA&#10;" filled="f" stroked="f">
                          <v:textbox>
                            <w:txbxContent>
                              <w:p w14:paraId="515FA5F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97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97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90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vwWcMA&#10;AADcAAAADwAAAGRycy9kb3ducmV2LnhtbESPQYvCMBSE7wv+h/AEb2uiqGg1iiiCJ5d1VfD2aJ5t&#10;sXkpTbT135uFhT0OM/MNs1i1thRPqn3hWMOgr0AQp84UnGk4/ew+pyB8QDZYOiYNL/KwWnY+FpgY&#10;1/A3PY8hExHCPkENeQhVIqVPc7Lo+64ijt7N1RZDlHUmTY1NhNtSDpWaSIsFx4UcK9rklN6PD6vh&#10;fLhdLyP1lW3tuGpcqyTbmdS6123XcxCB2vAf/mvvjYbRZAa/Z+IRkM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dvwWcMAAADcAAAADwAAAAAAAAAAAAAAAACYAgAAZHJzL2Rv&#10;d25yZXYueG1sUEsFBgAAAAAEAAQA9QAAAIgDAAAAAA==&#10;" filled="f" stroked="f">
                          <v:textbox>
                            <w:txbxContent>
                              <w:p w14:paraId="13E597A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97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97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91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jPGb8A&#10;AADcAAAADwAAAGRycy9kb3ducmV2LnhtbERPy4rCMBTdC/MP4Q7MThMHnx2jDIrgSvEJs7s017bY&#10;3JQmY+vfm4Xg8nDes0VrS3Gn2heONfR7CgRx6kzBmYbTcd2dgPAB2WDpmDQ8yMNi/tGZYWJcw3u6&#10;H0ImYgj7BDXkIVSJlD7NyaLvuYo4cldXWwwR1pk0NTYx3JbyW6mRtFhwbMixomVO6e3wbzWct9e/&#10;y0DtspUdVo1rlWQ7lVp/fba/PyACteEtfrk3RsNgHOfHM/EIyPk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ZOM8ZvwAAANwAAAAPAAAAAAAAAAAAAAAAAJgCAABkcnMvZG93bnJl&#10;di54bWxQSwUGAAAAAAQABAD1AAAAhAMAAAAA&#10;" filled="f" stroked="f">
                          <v:textbox>
                            <w:txbxContent>
                              <w:p w14:paraId="58B74E6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97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97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92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RqgsUA&#10;AADcAAAADwAAAGRycy9kb3ducmV2LnhtbESPW2vCQBSE3wX/w3IKvumuYr2kriJKoU8V4wX6dsge&#10;k9Ds2ZDdmvTfdwuCj8PMfMOsNp2txJ0aXzrWMB4pEMSZMyXnGs6n9+EChA/IBivHpOGXPGzW/d4K&#10;E+NaPtI9DbmIEPYJaihCqBMpfVaQRT9yNXH0bq6xGKJscmkabCPcVnKi1ExaLDkuFFjTrqDsO/2x&#10;Gi6ft6/rVB3yvX2tW9cpyXYptR68dNs3EIG68Aw/2h9Gw3Q+hv8z8QjI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dGqCxQAAANwAAAAPAAAAAAAAAAAAAAAAAJgCAABkcnMv&#10;ZG93bnJldi54bWxQSwUGAAAAAAQABAD1AAAAigMAAAAA&#10;" filled="f" stroked="f">
                          <v:textbox>
                            <w:txbxContent>
                              <w:p w14:paraId="5E7793C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97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97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93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b09cQA&#10;AADcAAAADwAAAGRycy9kb3ducmV2LnhtbESPQWvCQBSE74L/YXmCt7qr2NZGVxFF6MnStBa8PbLP&#10;JJh9G7Krif/eFQoeh5n5hlmsOluJKzW+dKxhPFIgiDNnSs41/P7sXmYgfEA2WDkmDTfysFr2ewtM&#10;jGv5m65pyEWEsE9QQxFCnUjps4Is+pGriaN3co3FEGWTS9NgG+G2khOl3qTFkuNCgTVtCsrO6cVq&#10;OOxPx7+p+sq39rVuXack2w+p9XDQrecgAnXhGf5vfxoN0/c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m9PXEAAAA3AAAAA8AAAAAAAAAAAAAAAAAmAIAAGRycy9k&#10;b3ducmV2LnhtbFBLBQYAAAAABAAEAPUAAACJAwAAAAA=&#10;" filled="f" stroked="f">
                          <v:textbox>
                            <w:txbxContent>
                              <w:p w14:paraId="6AE9460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97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98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94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pRbsQA&#10;AADcAAAADwAAAGRycy9kb3ducmV2LnhtbESPT2sCMRTE74LfIbyCN03aWrVbo5SK0JPiX/D22Dx3&#10;Fzcvyya6229vCoLHYWZ+w0znrS3FjWpfONbwOlAgiFNnCs407HfL/gSED8gGS8ek4Y88zGfdzhQT&#10;4xre0G0bMhEh7BPUkIdQJVL6NCeLfuAq4uidXW0xRFln0tTYRLgt5ZtSI2mx4LiQY0U/OaWX7dVq&#10;OKzOp+NQrbOF/aga1yrJ9lNq3Xtpv79ABGrDM/xo/xoNw/E7/J+JR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nqUW7EAAAA3AAAAA8AAAAAAAAAAAAAAAAAmAIAAGRycy9k&#10;b3ducmV2LnhtbFBLBQYAAAAABAAEAPUAAACJAwAAAAA=&#10;" filled="f" stroked="f">
                          <v:textbox>
                            <w:txbxContent>
                              <w:p w14:paraId="000EB83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98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98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95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PJGsQA&#10;AADcAAAADwAAAGRycy9kb3ducmV2LnhtbESPQWvCQBSE74X+h+UVvOluS9SaugmlIniqqFXw9sg+&#10;k9Ds25BdTfrvuwWhx2FmvmGW+WAbcaPO1441PE8UCOLCmZpLDV+H9fgVhA/IBhvHpOGHPOTZ48MS&#10;U+N63tFtH0oRIexT1FCF0KZS+qIii37iWuLoXVxnMUTZldJ02Ee4beSLUjNpsea4UGFLHxUV3/ur&#10;1XD8vJxPidqWKzttezcoyXYhtR49De9vIAIN4T98b2+MhmSewN+ZeARk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DyRrEAAAA3AAAAA8AAAAAAAAAAAAAAAAAmAIAAGRycy9k&#10;b3ducmV2LnhtbFBLBQYAAAAABAAEAPUAAACJAwAAAAA=&#10;" filled="f" stroked="f">
                          <v:textbox>
                            <w:txbxContent>
                              <w:p w14:paraId="35FEE5B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98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98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96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9sgcQA&#10;AADcAAAADwAAAGRycy9kb3ducmV2LnhtbESPQWvCQBSE7wX/w/KE3nRX0Wqjq4gieGoxrQVvj+wz&#10;CWbfhuzWxH/vFoQeh5n5hlmuO1uJGzW+dKxhNFQgiDNnSs41fH/tB3MQPiAbrByThjt5WK96L0tM&#10;jGv5SLc05CJC2CeooQihTqT0WUEW/dDVxNG7uMZiiLLJpWmwjXBbybFSb9JiyXGhwJq2BWXX9Ndq&#10;OH1czj8T9Znv7LRuXack23ep9Wu/2yxABOrCf/jZPhgNk9kU/s7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PbIHEAAAA3AAAAA8AAAAAAAAAAAAAAAAAmAIAAGRycy9k&#10;b3ducmV2LnhtbFBLBQYAAAAABAAEAPUAAACJAwAAAAA=&#10;" filled="f" stroked="f">
                          <v:textbox>
                            <w:txbxContent>
                              <w:p w14:paraId="7C5B4A8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98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98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597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3y9sUA&#10;AADcAAAADwAAAGRycy9kb3ducmV2LnhtbESPzWrDMBCE74G8g9hAb43UkL+6lkNIKPSUErcp9LZY&#10;G9vUWhlLjZ23jwqFHIeZ+YZJN4NtxIU6XzvW8DRVIIgLZ2ouNXx+vD6uQfiAbLBxTBqu5GGTjUcp&#10;Jsb1fKRLHkoRIewT1FCF0CZS+qIii37qWuLonV1nMUTZldJ02Ee4beRMqaW0WHNcqLClXUXFT/5r&#10;NZwO5++vuXov93bR9m5Qku2z1PphMmxfQAQawj38334zGuarJfydiUdAZ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nfL2xQAAANwAAAAPAAAAAAAAAAAAAAAAAJgCAABkcnMv&#10;ZG93bnJldi54bWxQSwUGAAAAAAQABAD1AAAAigMAAAAA&#10;" filled="f" stroked="f">
                          <v:textbox>
                            <w:txbxContent>
                              <w:p w14:paraId="4603266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298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298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51C587B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1F52E6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6032AD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28E939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2C1689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0D5528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2CCB6D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28EA10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4C57F3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7AE0E6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B6AC8A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79DB8967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76333A29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264B3FF1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27</w:t>
      </w:r>
    </w:p>
    <w:p w14:paraId="2FE0BC92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5BAEF378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61BF38E7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7FF6EED9" w14:textId="44454C8F" w:rsidR="00A87F48" w:rsidRPr="007866A3" w:rsidRDefault="00A87F48" w:rsidP="00A87F48">
      <w:pPr>
        <w:rPr>
          <w:del w:id="2989" w:author="J&amp;J" w:date="2015-05-02T17:40:00Z"/>
          <w:rFonts w:ascii="Arial" w:hAnsi="Arial" w:cs="Arial"/>
          <w:color w:val="000000"/>
          <w:sz w:val="18"/>
          <w:szCs w:val="18"/>
        </w:rPr>
      </w:pPr>
      <w:del w:id="2990" w:author="J&amp;J" w:date="2015-05-02T17:40:00Z">
        <w:r w:rsidRPr="000D241A">
          <w:rPr>
            <w:rFonts w:ascii="Times New Roman" w:hAnsi="Times New Roman"/>
            <w:noProof/>
            <w:lang w:val="es-CO" w:eastAsia="es-CO"/>
          </w:rPr>
          <w:drawing>
            <wp:inline distT="0" distB="0" distL="0" distR="0" wp14:anchorId="37C245EB" wp14:editId="5AF3565E">
              <wp:extent cx="4695825" cy="1695450"/>
              <wp:effectExtent l="0" t="0" r="9525" b="0"/>
              <wp:docPr id="553" name="Imagen 55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8"/>
                      <pic:cNvPicPr>
                        <a:picLocks noChangeAspect="1" noChangeArrowheads="1"/>
                      </pic:cNvPicPr>
                    </pic:nvPicPr>
                    <pic:blipFill>
                      <a:blip r:embed="rId3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95825" cy="1695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F36017B" w14:textId="218AEA45" w:rsidR="00A87F48" w:rsidRPr="007866A3" w:rsidRDefault="00A87F48" w:rsidP="00A87F48">
      <w:pPr>
        <w:rPr>
          <w:del w:id="2991" w:author="J&amp;J" w:date="2015-05-02T17:40:00Z"/>
          <w:rFonts w:ascii="Arial" w:hAnsi="Arial" w:cs="Arial"/>
          <w:color w:val="000000"/>
          <w:sz w:val="18"/>
          <w:szCs w:val="18"/>
        </w:rPr>
      </w:pPr>
      <w:del w:id="2992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33010EF4" wp14:editId="09C339BE">
              <wp:extent cx="904875" cy="276225"/>
              <wp:effectExtent l="0" t="0" r="9525" b="9525"/>
              <wp:docPr id="551" name="Imagen 55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64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15E38EE6" w14:textId="77777777" w:rsidR="00A87F48" w:rsidRPr="007866A3" w:rsidRDefault="00A87F48" w:rsidP="00A87F48">
      <w:pPr>
        <w:rPr>
          <w:ins w:id="2993" w:author="J&amp;J" w:date="2015-05-02T17:40:00Z"/>
          <w:rFonts w:ascii="Arial" w:hAnsi="Arial" w:cs="Arial"/>
          <w:color w:val="000000"/>
          <w:sz w:val="18"/>
          <w:szCs w:val="18"/>
        </w:rPr>
      </w:pPr>
      <w:ins w:id="2994" w:author="J&amp;J" w:date="2015-05-02T17:40:00Z">
        <w:r w:rsidRPr="00284C5A">
          <w:rPr>
            <w:rFonts w:ascii="Times New Roman" w:hAnsi="Times New Roman" w:cs="Times New Roman"/>
            <w:noProof/>
            <w:lang w:val="es-CO" w:eastAsia="es-CO"/>
          </w:rPr>
          <w:drawing>
            <wp:inline distT="0" distB="0" distL="0" distR="0" wp14:anchorId="77318F92" wp14:editId="435DDB36">
              <wp:extent cx="4695825" cy="1696512"/>
              <wp:effectExtent l="0" t="0" r="0" b="0"/>
              <wp:docPr id="58" name="Imagen 5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99405" cy="16978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5EDBE68" w14:textId="77777777" w:rsidR="00A87F48" w:rsidRPr="007866A3" w:rsidRDefault="00A87F48" w:rsidP="00A87F48">
      <w:pPr>
        <w:rPr>
          <w:ins w:id="2995" w:author="J&amp;J" w:date="2015-05-02T17:40:00Z"/>
          <w:rFonts w:ascii="Arial" w:hAnsi="Arial" w:cs="Arial"/>
          <w:color w:val="000000"/>
          <w:sz w:val="18"/>
          <w:szCs w:val="18"/>
        </w:rPr>
      </w:pPr>
      <w:ins w:id="2996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02AF742C" wp14:editId="20086F63">
              <wp:extent cx="902252" cy="273050"/>
              <wp:effectExtent l="0" t="0" r="0" b="0"/>
              <wp:docPr id="564" name="Imagen 56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CAE861B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E5B89FB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48C949A9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6D1BAC63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59B1438E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0798684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512A26F5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2997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2998">
          <w:tblGrid>
            <w:gridCol w:w="1129"/>
            <w:gridCol w:w="5670"/>
            <w:gridCol w:w="2823"/>
          </w:tblGrid>
        </w:tblGridChange>
      </w:tblGrid>
      <w:tr w:rsidR="00A87F48" w:rsidRPr="007866A3" w14:paraId="0883AF51" w14:textId="77777777" w:rsidTr="00401F78">
        <w:tc>
          <w:tcPr>
            <w:tcW w:w="9622" w:type="dxa"/>
            <w:gridSpan w:val="3"/>
            <w:tcPrChange w:id="2999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592556E7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21346659" w14:textId="77777777" w:rsidTr="00401F78">
        <w:tc>
          <w:tcPr>
            <w:tcW w:w="1129" w:type="dxa"/>
            <w:tcPrChange w:id="3000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3EE97045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3001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1C84E999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3002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320266F4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697B70B0" w14:textId="77777777" w:rsidTr="00401F78">
        <w:tc>
          <w:tcPr>
            <w:tcW w:w="1129" w:type="dxa"/>
            <w:tcPrChange w:id="3003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724737A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3004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312EDAE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3005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6D90DD0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3006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3007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555824647"/>
                <w:placeholder>
                  <w:docPart w:val="4454C2B1F427404BAC694CFC8EDBDC5D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3007"/>
                <w:ins w:id="3008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3009" w:author="J&amp;J" w:date="2015-05-02T17:40:00Z"/>
              </w:sdtContent>
            </w:sdt>
            <w:customXmlInsRangeEnd w:id="3009"/>
          </w:p>
        </w:tc>
      </w:tr>
      <w:tr w:rsidR="00A87F48" w:rsidRPr="007866A3" w14:paraId="24A2FA05" w14:textId="77777777" w:rsidTr="00401F78">
        <w:tc>
          <w:tcPr>
            <w:tcW w:w="1129" w:type="dxa"/>
            <w:tcPrChange w:id="3010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3F9EFD8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3011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517226D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3012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2348384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3013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3014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558126915"/>
                <w:placeholder>
                  <w:docPart w:val="925C2A598D7C466A890492A6A9C04C3E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3014"/>
                <w:ins w:id="3015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3016" w:author="J&amp;J" w:date="2015-05-02T17:40:00Z"/>
              </w:sdtContent>
            </w:sdt>
            <w:customXmlInsRangeEnd w:id="3016"/>
          </w:p>
        </w:tc>
      </w:tr>
      <w:tr w:rsidR="00A87F48" w:rsidRPr="007866A3" w14:paraId="46C8176E" w14:textId="77777777" w:rsidTr="00401F78">
        <w:tc>
          <w:tcPr>
            <w:tcW w:w="1129" w:type="dxa"/>
            <w:tcPrChange w:id="3017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1B5E549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3018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0CDF858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3019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7612B57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3020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3021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344048577"/>
                <w:placeholder>
                  <w:docPart w:val="3EDBB26B751C4D2BB8C3396C6F248339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3021"/>
                <w:ins w:id="3022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3023" w:author="J&amp;J" w:date="2015-05-02T17:40:00Z"/>
              </w:sdtContent>
            </w:sdt>
            <w:customXmlInsRangeEnd w:id="3023"/>
          </w:p>
        </w:tc>
      </w:tr>
      <w:tr w:rsidR="00A87F48" w:rsidRPr="005255A8" w14:paraId="5598B204" w14:textId="77777777" w:rsidTr="00401F78">
        <w:tc>
          <w:tcPr>
            <w:tcW w:w="9622" w:type="dxa"/>
            <w:gridSpan w:val="3"/>
            <w:tcPrChange w:id="3024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0537AD35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43FC805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8D4DC14" w14:textId="22721880" w:rsidR="00A87F48" w:rsidRPr="000D241A" w:rsidRDefault="00A87F48" w:rsidP="00401F78">
            <w:pPr>
              <w:rPr>
                <w:del w:id="3025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3026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718656" behindDoc="0" locked="0" layoutInCell="1" allowOverlap="1" wp14:anchorId="79DAB7B4" wp14:editId="1260B0FA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662" name="Grupo 662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663" name="Rectángulo 478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6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F8AAF5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02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02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6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676711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02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03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6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8DCF47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03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03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6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F9C52A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03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03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6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B1B921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03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03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6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BBFF92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03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03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7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EC56E7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03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04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7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72B67E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04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04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7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73EDEB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04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04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79DAB7B4" id="Grupo 662" o:spid="_x0000_s1598" style="position:absolute;margin-left:63.15pt;margin-top:1.1pt;width:351.75pt;height:103.2pt;z-index:251718656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">
                        <v:rect id="Rectángulo 478" o:spid="_x0000_s1599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z35MQA&#10;AADcAAAADwAAAGRycy9kb3ducmV2LnhtbESPQWvCQBSE74L/YXlCb7rRQpDUVaqtba9G6fk1+5qE&#10;Zt8mu1uT/PtuQfA4zMw3zGY3mEZcyfnasoLlIgFBXFhdc6ngcj7O1yB8QNbYWCYFI3nYbaeTDWba&#10;9nyiax5KESHsM1RQhdBmUvqiIoN+YVvi6H1bZzBE6UqpHfYRbhq5SpJUGqw5LlTY0qGi4if/NQpW&#10;R1efX/edP7yMHX29j59dv35T6mE2PD+BCDSEe/jW/tAK0vQR/s/EIyC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c9+TEAAAA3AAAAA8AAAAAAAAAAAAAAAAAmAIAAGRycy9k&#10;b3ducmV2LnhtbFBLBQYAAAAABAAEAPUAAACJAwAAAAA=&#10;" fillcolor="window" strokecolor="#4a7ebb"/>
                        <v:shape id="Cuadro de texto 2" o:spid="_x0000_s1600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4xJsQA&#10;AADcAAAADwAAAGRycy9kb3ducmV2LnhtbESPT4vCMBTE7wt+h/AEb2uiaHG7RhFF8OSy/lnY26N5&#10;tsXmpTTR1m9vFhY8DjPzG2a+7Gwl7tT40rGG0VCBIM6cKTnXcDpu32cgfEA2WDkmDQ/ysFz03uaY&#10;GtfyN90PIRcRwj5FDUUIdSqlzwqy6IeuJo7exTUWQ5RNLk2DbYTbSo6VSqTFkuNCgTWtC8quh5vV&#10;cN5ffn8m6ivf2Gnduk5Jth9S60G/W32CCNSFV/i/vTMakmQCf2fiEZC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4eMSbEAAAA3AAAAA8AAAAAAAAAAAAAAAAAmAIAAGRycy9k&#10;b3ducmV2LnhtbFBLBQYAAAAABAAEAPUAAACJAwAAAAA=&#10;" filled="f" stroked="f">
                          <v:textbox>
                            <w:txbxContent>
                              <w:p w14:paraId="0F8AAF5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04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04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01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KUvcMA&#10;AADcAAAADwAAAGRycy9kb3ducmV2LnhtbESPT4vCMBTE74LfITzBm01WtOx2jSLKgidF9w/s7dE8&#10;27LNS2mytn57Iwgeh5n5DbNY9bYWF2p95VjDS6JAEOfOVFxo+Pr8mLyC8AHZYO2YNFzJw2o5HCww&#10;M67jI11OoRARwj5DDWUITSalz0uy6BPXEEfv7FqLIcq2kKbFLsJtLadKpdJixXGhxIY2JeV/p3+r&#10;4Xt//v2ZqUOxtfOmc72SbN+k1uNRv34HEagPz/CjvTMa0nQO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VKUvcMAAADcAAAADwAAAAAAAAAAAAAAAACYAgAAZHJzL2Rv&#10;d25yZXYueG1sUEsFBgAAAAAEAAQA9QAAAIgDAAAAAA==&#10;" filled="f" stroked="f">
                          <v:textbox>
                            <w:txbxContent>
                              <w:p w14:paraId="5676711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04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04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02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AKysQA&#10;AADcAAAADwAAAGRycy9kb3ducmV2LnhtbESPzWrDMBCE74W8g9hAb7WUkprEiRJCS6Cnljo/kNti&#10;bWwTa2Us1XbfvioUchxm5htmvR1tI3rqfO1YwyxRIIgLZ2ouNRwP+6cFCB+QDTaOScMPedhuJg9r&#10;zIwb+Iv6PJQiQthnqKEKoc2k9EVFFn3iWuLoXV1nMUTZldJ0OES4beSzUqm0WHNcqLCl14qKW/5t&#10;NZw+rpfzXH2Wb/alHdyoJNul1PpxOu5WIAKN4R7+b78bDWmawt+ZeAT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GACsrEAAAA3AAAAA8AAAAAAAAAAAAAAAAAmAIAAGRycy9k&#10;b3ducmV2LnhtbFBLBQYAAAAABAAEAPUAAACJAwAAAAA=&#10;" filled="f" stroked="f">
                          <v:textbox>
                            <w:txbxContent>
                              <w:p w14:paraId="18DCF47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04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05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03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yvUcQA&#10;AADcAAAADwAAAGRycy9kb3ducmV2LnhtbESPQWvCQBSE74X+h+UVvNXdFo01dRNKRfBkUavg7ZF9&#10;JqHZtyG7mvjv3UKhx2FmvmEW+WAbcaXO1441vIwVCOLCmZpLDd/71fMbCB+QDTaOScONPOTZ48MC&#10;U+N63tJ1F0oRIexT1FCF0KZS+qIii37sWuLonV1nMUTZldJ02Ee4beSrUom0WHNcqLClz4qKn93F&#10;ajhszqfjRH2VSzttezcoyXYutR49DR/vIAIN4T/8114bDUkyg98z8QjI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7Mr1HEAAAA3AAAAA8AAAAAAAAAAAAAAAAAmAIAAGRycy9k&#10;b3ducmV2LnhtbFBLBQYAAAAABAAEAPUAAACJAwAAAAA=&#10;" filled="f" stroked="f">
                          <v:textbox>
                            <w:txbxContent>
                              <w:p w14:paraId="6F9C52A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05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05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04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M7I8AA&#10;AADcAAAADwAAAGRycy9kb3ducmV2LnhtbERPTYvCMBC9C/6HMII3TZS17HaNIsqCJ0XdFbwNzdiW&#10;bSalibb+e3MQPD7e93zZ2UrcqfGlYw2TsQJBnDlTcq7h9/Qz+gThA7LByjFpeJCH5aLfm2NqXMsH&#10;uh9DLmII+xQ1FCHUqZQ+K8iiH7uaOHJX11gMETa5NA22MdxWcqpUIi2WHBsKrGldUPZ/vFkNf7vr&#10;5fyh9vnGzurWdUqy/ZJaDwfd6htEoC68xS/31mhIkrg2nolHQC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1M7I8AAAADcAAAADwAAAAAAAAAAAAAAAACYAgAAZHJzL2Rvd25y&#10;ZXYueG1sUEsFBgAAAAAEAAQA9QAAAIUDAAAAAA==&#10;" filled="f" stroked="f">
                          <v:textbox>
                            <w:txbxContent>
                              <w:p w14:paraId="5B1B921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05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05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05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+euMQA&#10;AADcAAAADwAAAGRycy9kb3ducmV2LnhtbESPT2sCMRTE74LfITyhN00Uu+hqVkQRemqptoXeHpu3&#10;f3Dzsmyiu/32TaHgcZiZ3zDb3WAbcafO1441zGcKBHHuTM2lho/LaboC4QOywcYxafghD7tsPNpi&#10;alzP73Q/h1JECPsUNVQhtKmUPq/Iop+5ljh6hesshii7UpoO+wi3jVwolUiLNceFCls6VJRfzzer&#10;4fO1+P5aqrfyaJ/b3g1Ksl1LrZ8mw34DItAQHuH/9ovRkCRr+DsTj4D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fnrjEAAAA3AAAAA8AAAAAAAAAAAAAAAAAmAIAAGRycy9k&#10;b3ducmV2LnhtbFBLBQYAAAAABAAEAPUAAACJAwAAAAA=&#10;" filled="f" stroked="f">
                          <v:textbox>
                            <w:txbxContent>
                              <w:p w14:paraId="4BBFF92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05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05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06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yh+MAA&#10;AADcAAAADwAAAGRycy9kb3ducmV2LnhtbERPy4rCMBTdC/MP4Q7MThOH8dUxyqAIrhSfMLtLc22L&#10;zU1poq1/bxaCy8N5T+etLcWdal841tDvKRDEqTMFZxqOh1V3DMIHZIOlY9LwIA/z2UdniolxDe/o&#10;vg+ZiCHsE9SQh1AlUvo0J4u+5yriyF1cbTFEWGfS1NjEcFvKb6WG0mLBsSHHihY5pdf9zWo4bS7/&#10;5x+1zZZ2UDWuVZLtRGr99dn+/YII1Ia3+OVeGw3DUZwfz8QjIG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Pyh+MAAAADcAAAADwAAAAAAAAAAAAAAAACYAgAAZHJzL2Rvd25y&#10;ZXYueG1sUEsFBgAAAAAEAAQA9QAAAIUDAAAAAA==&#10;" filled="f" stroked="f">
                          <v:textbox>
                            <w:txbxContent>
                              <w:p w14:paraId="1EC56E7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05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05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07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AEY8QA&#10;AADcAAAADwAAAGRycy9kb3ducmV2LnhtbESPQWvCQBSE74L/YXmCt7qrVGtjNiKWQk+W2lrw9sg+&#10;k2D2bciuJv57t1DwOMzMN0y67m0trtT6yrGG6USBIM6dqbjQ8PP9/rQE4QOywdoxabiRh3U2HKSY&#10;GNfxF133oRARwj5BDWUITSKlz0uy6CeuIY7eybUWQ5RtIU2LXYTbWs6UWkiLFceFEhvalpSf9xer&#10;4bA7HX+f1WfxZudN53ol2b5KrcejfrMCEagPj/B/+8NoWLxM4e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wBGPEAAAA3AAAAA8AAAAAAAAAAAAAAAAAmAIAAGRycy9k&#10;b3ducmV2LnhtbFBLBQYAAAAABAAEAPUAAACJAwAAAAA=&#10;" filled="f" stroked="f">
                          <v:textbox>
                            <w:txbxContent>
                              <w:p w14:paraId="172B67E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05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06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08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KaFMMA&#10;AADcAAAADwAAAGRycy9kb3ducmV2LnhtbESPQWsCMRSE74L/ITzBmyZKtXY1ilgKPSm1teDtsXnu&#10;Lm5elk10139vBMHjMDPfMItVa0txpdoXjjWMhgoEcepMwZmGv9+vwQyED8gGS8ek4UYeVstuZ4GJ&#10;cQ3/0HUfMhEh7BPUkIdQJVL6NCeLfugq4uidXG0xRFln0tTYRLgt5VipqbRYcFzIsaJNTul5f7Ea&#10;DtvT8f9N7bJPO6ka1yrJ9kNq3e+16zmIQG14hZ/tb6Nh+j6G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2KaFMMAAADcAAAADwAAAAAAAAAAAAAAAACYAgAAZHJzL2Rv&#10;d25yZXYueG1sUEsFBgAAAAAEAAQA9QAAAIgDAAAAAA==&#10;" filled="f" stroked="f">
                          <v:textbox>
                            <w:txbxContent>
                              <w:p w14:paraId="773EDEB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06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06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290BCDDF" w14:textId="77777777" w:rsidR="00A87F48" w:rsidRPr="007866A3" w:rsidRDefault="00A87F48" w:rsidP="00401F78">
            <w:pPr>
              <w:rPr>
                <w:ins w:id="3063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3064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657216" behindDoc="0" locked="0" layoutInCell="1" allowOverlap="1" wp14:anchorId="7EA5F3AB" wp14:editId="3F81DBA3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477" name="Grupo 477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478" name="Rectángulo 478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251B7F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06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06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8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376CCC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06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06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8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302465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06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07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8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7234DA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07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07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8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E51E7A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07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07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8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962B54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07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07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8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D02D0B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07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07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8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DEF098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07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08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8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914DA2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08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08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7EA5F3AB" id="Grupo 477" o:spid="_x0000_s1609" style="position:absolute;margin-left:63.15pt;margin-top:1.1pt;width:351.75pt;height:103.2pt;z-index:251657216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">
                        <v:rect id="Rectángulo 478" o:spid="_x0000_s1610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HDX8EA&#10;AADcAAAADwAAAGRycy9kb3ducmV2LnhtbERPy2rCQBTdF/yH4QrumknFR0kdpRVEQV2Ylq4vmWuS&#10;NnMnZMY8/t5ZCC4P573a9KYSLTWutKzgLYpBEGdWl5wr+Pnevb6DcB5ZY2WZFAzkYLMevaww0bbj&#10;C7Wpz0UIYZeggsL7OpHSZQUZdJGtiQN3tY1BH2CTS91gF8JNJadxvJAGSw4NBda0LSj7T29Ggafz&#10;nobu93zkOe/57zT7kler1GTcf36A8NT7p/jhPmgFs2VYG86EIyD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VRw1/BAAAA3AAAAA8AAAAAAAAAAAAAAAAAmAIAAGRycy9kb3du&#10;cmV2LnhtbFBLBQYAAAAABAAEAPUAAACGAwAAAAA=&#10;" fillcolor="white [3212]" strokecolor="#4579b8 [3044]"/>
                        <v:shape id="Cuadro de texto 2" o:spid="_x0000_s1611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JmhMUA&#10;AADcAAAADwAAAGRycy9kb3ducmV2LnhtbESPT2vCQBTE7wW/w/KE3nTXoq2mboK0CJ4s9U+ht0f2&#10;mYRm34bsauK3dwWhx2FmfsMss97W4kKtrxxrmIwVCOLcmYoLDYf9ejQH4QOywdoxabiShywdPC0x&#10;Ma7jb7rsQiEihH2CGsoQmkRKn5dk0Y9dQxy9k2sthijbQpoWuwi3tXxR6lVarDgulNjQR0n53+5s&#10;NRy3p9+fqfoqPu2s6VyvJNuF1Pp52K/eQQTqw3/40d4YDdO3BdzPxCM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AmaExQAAANwAAAAPAAAAAAAAAAAAAAAAAJgCAABkcnMv&#10;ZG93bnJldi54bWxQSwUGAAAAAAQABAD1AAAAigMAAAAA&#10;" filled="f" stroked="f">
                          <v:textbox>
                            <w:txbxContent>
                              <w:p w14:paraId="6251B7F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08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08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12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2/PsEA&#10;AADcAAAADwAAAGRycy9kb3ducmV2LnhtbERPz2vCMBS+D/wfwhO8rYlDR1dNi2wIOylTN9jt0Tzb&#10;YvNSmsx2/705CB4/vt/rYrStuFLvG8ca5okCQVw603Cl4XTcPqcgfEA22DomDf/kocgnT2vMjBv4&#10;i66HUIkYwj5DDXUIXSalL2uy6BPXEUfu7HqLIcK+kqbHIYbbVr4o9SotNhwbauzovabycvizGr53&#10;59+fhdpXH3bZDW5Uku2b1Ho2HTcrEIHG8BDf3Z9GwyKN8+OZeARk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tvz7BAAAA3AAAAA8AAAAAAAAAAAAAAAAAmAIAAGRycy9kb3du&#10;cmV2LnhtbFBLBQYAAAAABAAEAPUAAACGAwAAAAA=&#10;" filled="f" stroked="f">
                          <v:textbox>
                            <w:txbxContent>
                              <w:p w14:paraId="6376CCC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08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08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13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Eapc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2j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6EapcMAAADcAAAADwAAAAAAAAAAAAAAAACYAgAAZHJzL2Rv&#10;d25yZXYueG1sUEsFBgAAAAAEAAQA9QAAAIgDAAAAAA==&#10;" filled="f" stroked="f">
                          <v:textbox>
                            <w:txbxContent>
                              <w:p w14:paraId="0302465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08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08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14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OE0s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Vewu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zhNLEAAAA3AAAAA8AAAAAAAAAAAAAAAAAmAIAAGRycy9k&#10;b3ducmV2LnhtbFBLBQYAAAAABAAEAPUAAACJAwAAAAA=&#10;" filled="f" stroked="f">
                          <v:textbox>
                            <w:txbxContent>
                              <w:p w14:paraId="37234DA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08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09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15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8hScQA&#10;AADcAAAADwAAAGRycy9kb3ducmV2LnhtbESPW4vCMBSE34X9D+Es7NuarJdFq1EWRfBJWW/g26E5&#10;tsXmpDRZW/+9ERZ8HGbmG2Y6b20pblT7wrGGr64CQZw6U3Cm4bBffY5A+IBssHRMGu7kYT5760wx&#10;Ma7hX7rtQiYihH2CGvIQqkRKn+Zk0XddRRy9i6sthijrTJoamwi3pewp9S0tFhwXcqxokVN63f1Z&#10;DcfN5XwaqG22tMOqca2SbMdS64/39mcCIlAbXuH/9tpoGIz68DwTj4C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/IUnEAAAA3AAAAA8AAAAAAAAAAAAAAAAAmAIAAGRycy9k&#10;b3ducmV2LnhtbFBLBQYAAAAABAAEAPUAAACJAwAAAAA=&#10;" filled="f" stroked="f">
                          <v:textbox>
                            <w:txbxContent>
                              <w:p w14:paraId="4E51E7A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09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09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16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a5PcQA&#10;AADcAAAADwAAAGRycy9kb3ducmV2LnhtbESPT2vCQBTE7wW/w/IKvdXdSixp6kbEUvCkVG2ht0f2&#10;5Q/Nvg3ZrYnf3hUEj8PM/IZZLEfbihP1vnGs4WWqQBAXzjRcaTgePp9TED4gG2wdk4YzeVjmk4cF&#10;ZsYN/EWnfahEhLDPUEMdQpdJ6YuaLPqp64ijV7reYoiyr6TpcYhw28qZUq/SYsNxocaO1jUVf/t/&#10;q+F7W/7+JGpXfdh5N7hRSbZvUuunx3H1DiLQGO7hW3tjNCRpAtcz8QjI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WuT3EAAAA3AAAAA8AAAAAAAAAAAAAAAAAmAIAAGRycy9k&#10;b3ducmV2LnhtbFBLBQYAAAAABAAEAPUAAACJAwAAAAA=&#10;" filled="f" stroked="f">
                          <v:textbox>
                            <w:txbxContent>
                              <w:p w14:paraId="4962B54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09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09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17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ocpsMA&#10;AADcAAAADwAAAGRycy9kb3ducmV2LnhtbESPQYvCMBSE78L+h/AWvGmyoqJdo4gieFLUXWFvj+bZ&#10;lm1eShNt/fdGEDwOM/MNM1u0thQ3qn3hWMNXX4EgTp0pONPwc9r0JiB8QDZYOiYNd/KwmH90ZpgY&#10;1/CBbseQiQhhn6CGPIQqkdKnOVn0fVcRR+/iaoshyjqTpsYmwm0pB0qNpcWC40KOFa1ySv+PV6vh&#10;d3f5Ow/VPlvbUdW4Vkm2U6l197NdfoMI1IZ3+NXeGg3DyQieZ+IR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JocpsMAAADcAAAADwAAAAAAAAAAAAAAAACYAgAAZHJzL2Rv&#10;d25yZXYueG1sUEsFBgAAAAAEAAQA9QAAAIgDAAAAAA==&#10;" filled="f" stroked="f">
                          <v:textbox>
                            <w:txbxContent>
                              <w:p w14:paraId="0D02D0B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09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09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18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iC0cQA&#10;AADcAAAADwAAAGRycy9kb3ducmV2LnhtbESPQWvCQBSE70L/w/IKveluiw2augliKfSkGFuht0f2&#10;mYRm34bs1sR/3xUEj8PMfMOs8tG24ky9bxxreJ4pEMSlMw1XGr4OH9MFCB+QDbaOScOFPOTZw2SF&#10;qXED7+lchEpECPsUNdQhdKmUvqzJop+5jjh6J9dbDFH2lTQ9DhFuW/miVCItNhwXauxoU1P5W/xZ&#10;Dd/b089xrnbVu33tBjcqyXYptX56HNdvIAKN4R6+tT+Nhvkige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IgtHEAAAA3AAAAA8AAAAAAAAAAAAAAAAAmAIAAGRycy9k&#10;b3ducmV2LnhtbFBLBQYAAAAABAAEAPUAAACJAwAAAAA=&#10;" filled="f" stroked="f">
                          <v:textbox>
                            <w:txbxContent>
                              <w:p w14:paraId="4DEF098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09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09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19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QnSsMA&#10;AADcAAAADwAAAGRycy9kb3ducmV2LnhtbESPT4vCMBTE7wt+h/AEb5q46KrVKLKy4MnFv+Dt0Tzb&#10;YvNSmqztfvuNIOxxmJnfMItVa0vxoNoXjjUMBwoEcepMwZmG0/GrPwXhA7LB0jFp+CUPq2XnbYGJ&#10;cQ3v6XEImYgQ9glqyEOoEil9mpNFP3AVcfRurrYYoqwzaWpsItyW8l2pD2mx4LiQY0WfOaX3w4/V&#10;cN7drpeR+s42dlw1rlWS7Uxq3eu26zmIQG34D7/aW6NhNJ3A80w8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wQnSsMAAADcAAAADwAAAAAAAAAAAAAAAACYAgAAZHJzL2Rv&#10;d25yZXYueG1sUEsFBgAAAAAEAAQA9QAAAIgDAAAAAA==&#10;" filled="f" stroked="f">
                          <v:textbox>
                            <w:txbxContent>
                              <w:p w14:paraId="3914DA2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09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10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44E5BF5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CEAA34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086D4D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FA084E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C17D70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9A209F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864B5C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A9E487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54FE24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4A8120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EC8BA1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5DF2283B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2DFE450A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EAB4FCD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28</w:t>
      </w:r>
    </w:p>
    <w:p w14:paraId="5D2123AB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5B6239CD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62504FC7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3E116B1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D475855" w14:textId="39CEC61E" w:rsidR="00A87F48" w:rsidRPr="000D241A" w:rsidRDefault="00A87F48" w:rsidP="00A87F48">
      <w:pPr>
        <w:rPr>
          <w:del w:id="3101" w:author="J&amp;J" w:date="2015-05-02T17:40:00Z"/>
          <w:rFonts w:ascii="Times New Roman" w:hAnsi="Times New Roman"/>
          <w:noProof/>
          <w:color w:val="000000"/>
          <w:lang w:val="es-ES" w:eastAsia="es-ES"/>
        </w:rPr>
      </w:pPr>
      <w:del w:id="3102" w:author="J&amp;J" w:date="2015-05-02T17:40:00Z">
        <w:r w:rsidRPr="000D241A">
          <w:rPr>
            <w:rFonts w:ascii="Times New Roman" w:hAnsi="Times New Roman"/>
            <w:noProof/>
            <w:color w:val="000000"/>
            <w:lang w:val="es-CO" w:eastAsia="es-CO"/>
          </w:rPr>
          <w:drawing>
            <wp:inline distT="0" distB="0" distL="0" distR="0" wp14:anchorId="4AA78487" wp14:editId="786AF1E5">
              <wp:extent cx="4676775" cy="1819275"/>
              <wp:effectExtent l="0" t="0" r="9525" b="9525"/>
              <wp:docPr id="549" name="Imagen 54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9"/>
                      <pic:cNvPicPr>
                        <a:picLocks noChangeAspect="1" noChangeArrowheads="1"/>
                      </pic:cNvPicPr>
                    </pic:nvPicPr>
                    <pic:blipFill>
                      <a:blip r:embed="rId3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76775" cy="1819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75148713" w14:textId="77777777" w:rsidR="00A87F48" w:rsidRPr="007866A3" w:rsidRDefault="00A87F48" w:rsidP="00A87F48">
      <w:pPr>
        <w:rPr>
          <w:del w:id="3103" w:author="J&amp;J" w:date="2015-05-02T17:40:00Z"/>
          <w:rFonts w:ascii="Arial" w:hAnsi="Arial" w:cs="Arial"/>
          <w:color w:val="000000"/>
          <w:sz w:val="18"/>
          <w:szCs w:val="18"/>
        </w:rPr>
      </w:pPr>
    </w:p>
    <w:p w14:paraId="2F8EC7B5" w14:textId="38CAF938" w:rsidR="00A87F48" w:rsidRPr="007866A3" w:rsidRDefault="00A87F48" w:rsidP="00A87F48">
      <w:pPr>
        <w:rPr>
          <w:del w:id="3104" w:author="J&amp;J" w:date="2015-05-02T17:40:00Z"/>
          <w:rFonts w:ascii="Arial" w:hAnsi="Arial" w:cs="Arial"/>
          <w:color w:val="000000"/>
          <w:sz w:val="18"/>
          <w:szCs w:val="18"/>
        </w:rPr>
      </w:pPr>
      <w:del w:id="3105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1793F960" wp14:editId="7ED7D31D">
              <wp:extent cx="904875" cy="276225"/>
              <wp:effectExtent l="0" t="0" r="9525" b="9525"/>
              <wp:docPr id="547" name="Imagen 54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66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1390427F" w14:textId="77777777" w:rsidR="00A87F48" w:rsidRPr="007866A3" w:rsidRDefault="00A87F48" w:rsidP="00A87F48">
      <w:pPr>
        <w:rPr>
          <w:ins w:id="3106" w:author="J&amp;J" w:date="2015-05-02T17:40:00Z"/>
          <w:rFonts w:ascii="Arial" w:hAnsi="Arial" w:cs="Arial"/>
          <w:color w:val="000000"/>
          <w:sz w:val="18"/>
          <w:szCs w:val="18"/>
        </w:rPr>
      </w:pPr>
      <w:del w:id="3107" w:author="J&amp;J" w:date="2015-05-02T17:40:00Z"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2B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 xml:space="preserve">1 </w:delText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2B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 xml:space="preserve"> </w:delText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28"/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2B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>8</w:delText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29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 xml:space="preserve"> </w:delText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3D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 xml:space="preserve"> 1 </w:delText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2B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 xml:space="preserve"> 8 </w:delText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3D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 xml:space="preserve"> 9</w:delText>
        </w:r>
      </w:del>
      <w:ins w:id="3108" w:author="J&amp;J" w:date="2015-05-02T17:40:00Z">
        <w:r w:rsidRPr="00284C5A">
          <w:rPr>
            <w:rFonts w:ascii="Times New Roman" w:hAnsi="Times New Roman" w:cs="Times New Roman"/>
            <w:noProof/>
            <w:color w:val="000000"/>
            <w:lang w:val="es-CO" w:eastAsia="es-CO"/>
          </w:rPr>
          <w:drawing>
            <wp:inline distT="0" distB="0" distL="0" distR="0" wp14:anchorId="73D3C112" wp14:editId="1DA2CCF9">
              <wp:extent cx="4676775" cy="1816912"/>
              <wp:effectExtent l="0" t="0" r="0" b="0"/>
              <wp:docPr id="59" name="Imagen 5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98615" cy="182539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053D084" w14:textId="77777777" w:rsidR="00A87F48" w:rsidRPr="007866A3" w:rsidRDefault="00A87F48" w:rsidP="00A87F48">
      <w:pPr>
        <w:rPr>
          <w:ins w:id="3109" w:author="J&amp;J" w:date="2015-05-02T17:40:00Z"/>
          <w:rFonts w:ascii="Arial" w:hAnsi="Arial" w:cs="Arial"/>
          <w:color w:val="000000"/>
          <w:sz w:val="18"/>
          <w:szCs w:val="18"/>
        </w:rPr>
      </w:pPr>
      <w:ins w:id="3110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099E22A2" wp14:editId="12A360D8">
              <wp:extent cx="902252" cy="273050"/>
              <wp:effectExtent l="0" t="0" r="0" b="0"/>
              <wp:docPr id="566" name="Imagen 56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A730B47" w14:textId="77777777" w:rsidR="00A87F48" w:rsidRPr="007866A3" w:rsidRDefault="00A87F48" w:rsidP="00A87F48">
      <w:pPr>
        <w:rPr>
          <w:rFonts w:ascii="Arial" w:hAnsi="Arial" w:cs="Arial"/>
          <w:color w:val="000000"/>
          <w:sz w:val="18"/>
          <w:szCs w:val="18"/>
        </w:rPr>
      </w:pPr>
    </w:p>
    <w:p w14:paraId="3A848CE4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0A1DE877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386BC458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95836C4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839CC07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C5505A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3111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3112">
          <w:tblGrid>
            <w:gridCol w:w="1129"/>
            <w:gridCol w:w="5670"/>
            <w:gridCol w:w="2823"/>
          </w:tblGrid>
        </w:tblGridChange>
      </w:tblGrid>
      <w:tr w:rsidR="00A87F48" w:rsidRPr="007866A3" w14:paraId="6C8DF902" w14:textId="77777777" w:rsidTr="00401F78">
        <w:tc>
          <w:tcPr>
            <w:tcW w:w="9622" w:type="dxa"/>
            <w:gridSpan w:val="3"/>
            <w:tcPrChange w:id="3113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34C7B596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6E8AEA9C" w14:textId="77777777" w:rsidTr="00401F78">
        <w:tc>
          <w:tcPr>
            <w:tcW w:w="1129" w:type="dxa"/>
            <w:tcPrChange w:id="3114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1D96A070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3115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3695B2F1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3116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27FEA19E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51C7974D" w14:textId="77777777" w:rsidTr="00401F78">
        <w:tc>
          <w:tcPr>
            <w:tcW w:w="1129" w:type="dxa"/>
            <w:tcPrChange w:id="3117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6257560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3118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4B8D732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3119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0C87D37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3120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3121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952327087"/>
                <w:placeholder>
                  <w:docPart w:val="4553EBF9D99A4AA6AFEFECA94F0C4959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3121"/>
                <w:ins w:id="3122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3123" w:author="J&amp;J" w:date="2015-05-02T17:40:00Z"/>
              </w:sdtContent>
            </w:sdt>
            <w:customXmlInsRangeEnd w:id="3123"/>
          </w:p>
        </w:tc>
      </w:tr>
      <w:tr w:rsidR="00A87F48" w:rsidRPr="007866A3" w14:paraId="0F28C7CE" w14:textId="77777777" w:rsidTr="00401F78">
        <w:tc>
          <w:tcPr>
            <w:tcW w:w="1129" w:type="dxa"/>
            <w:tcPrChange w:id="3124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71044B7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3125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4CD04D6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3126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6E3555C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3127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3128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417368006"/>
                <w:placeholder>
                  <w:docPart w:val="D2243460D95D48258B7A676195051732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3128"/>
                <w:ins w:id="3129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3130" w:author="J&amp;J" w:date="2015-05-02T17:40:00Z"/>
              </w:sdtContent>
            </w:sdt>
            <w:customXmlInsRangeEnd w:id="3130"/>
          </w:p>
        </w:tc>
      </w:tr>
      <w:tr w:rsidR="00A87F48" w:rsidRPr="007866A3" w14:paraId="03038FDD" w14:textId="77777777" w:rsidTr="00401F78">
        <w:tc>
          <w:tcPr>
            <w:tcW w:w="1129" w:type="dxa"/>
            <w:tcPrChange w:id="3131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2A85DDE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3132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6C9F16B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3133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2E36AFD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3134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3135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313997003"/>
                <w:placeholder>
                  <w:docPart w:val="4EAA6ADC63AF4B8F8CC150EC0B0363EB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3135"/>
                <w:ins w:id="3136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3137" w:author="J&amp;J" w:date="2015-05-02T17:40:00Z"/>
              </w:sdtContent>
            </w:sdt>
            <w:customXmlInsRangeEnd w:id="3137"/>
          </w:p>
        </w:tc>
      </w:tr>
      <w:tr w:rsidR="00A87F48" w:rsidRPr="005255A8" w14:paraId="7F2C1DB9" w14:textId="77777777" w:rsidTr="00401F78">
        <w:tc>
          <w:tcPr>
            <w:tcW w:w="9622" w:type="dxa"/>
            <w:gridSpan w:val="3"/>
            <w:tcPrChange w:id="3138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3AB2C7D5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77A9193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D390D80" w14:textId="691A806D" w:rsidR="00A87F48" w:rsidRPr="000D241A" w:rsidRDefault="00A87F48" w:rsidP="00401F78">
            <w:pPr>
              <w:rPr>
                <w:del w:id="3139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3140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719680" behindDoc="0" locked="0" layoutInCell="1" allowOverlap="1" wp14:anchorId="56C66BAD" wp14:editId="66E48DA2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651" name="Grupo 65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652" name="Rectángulo 489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5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1F3EB3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14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14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5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593DF9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14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14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5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4F4B32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14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14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5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A8A24E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14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14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5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0B6992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14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15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5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81EEBF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15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15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5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5508CA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15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15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6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E2F9AA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15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15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6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34E0D2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15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15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56C66BAD" id="Grupo 651" o:spid="_x0000_s1620" style="position:absolute;margin-left:63.15pt;margin-top:1.1pt;width:351.75pt;height:103.2pt;z-index:251719680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LKG/s67&#10;BAAA2BwAAA4AAAAAAAAAAAAAAAAALgIAAGRycy9lMm9Eb2MueG1sUEsBAi0AFAAGAAgAAAAhAETH&#10;UPreAAAACQEAAA8AAAAAAAAAAAAAAAAAFQcAAGRycy9kb3ducmV2LnhtbFBLBQYAAAAABAAEAPMA&#10;AAAgCAAAAAA=&#10;">
                        <v:rect id="Rectángulo 489" o:spid="_x0000_s1621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yYwsQA&#10;AADcAAAADwAAAGRycy9kb3ducmV2LnhtbESPQWvCQBSE74L/YXlCb7oxUJHUVaqtba9G6fk1+5qE&#10;Zt8mu1uT/PtuQfA4zMw3zGY3mEZcyfnasoLlIgFBXFhdc6ngcj7O1yB8QNbYWCYFI3nYbaeTDWba&#10;9nyiax5KESHsM1RQhdBmUvqiIoN+YVvi6H1bZzBE6UqpHfYRbhqZJslKGqw5LlTY0qGi4if/NQrS&#10;o6vPr/vOH17Gjr7ex8+uX78p9TAbnp9ABBrCPXxrf2gFq8cU/s/EIyC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8mMLEAAAA3AAAAA8AAAAAAAAAAAAAAAAAmAIAAGRycy9k&#10;b3ducmV2LnhtbFBLBQYAAAAABAAEAPUAAACJAwAAAAA=&#10;" fillcolor="window" strokecolor="#4a7ebb"/>
                        <v:shape id="Cuadro de texto 2" o:spid="_x0000_s1622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tj78QA&#10;AADcAAAADwAAAGRycy9kb3ducmV2LnhtbESPQWvCQBSE7wX/w/KE3uquVsXGbERaCp5aTGvB2yP7&#10;TILZtyG7NfHfu4WCx2FmvmHSzWAbcaHO1441TCcKBHHhTM2lhu+v96cVCB+QDTaOScOVPGyy0UOK&#10;iXE97+mSh1JECPsENVQhtImUvqjIop+4ljh6J9dZDFF2pTQd9hFuGzlTaikt1hwXKmzptaLinP9a&#10;DYeP0/Fnrj7LN7toezcoyfZFav04HrZrEIGGcA//t3dGw3LxDH9n4hGQ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+bY+/EAAAA3AAAAA8AAAAAAAAAAAAAAAAAmAIAAGRycy9k&#10;b3ducmV2LnhtbFBLBQYAAAAABAAEAPUAAACJAwAAAAA=&#10;" filled="f" stroked="f">
                          <v:textbox>
                            <w:txbxContent>
                              <w:p w14:paraId="41F3EB3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15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16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23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L7m8MA&#10;AADcAAAADwAAAGRycy9kb3ducmV2LnhtbESPT4vCMBTE7wt+h/AEb2vioqLVKLIi7ElZ/4G3R/Ns&#10;i81LaaLtfnsjLHgcZuY3zHzZ2lI8qPaFYw2DvgJBnDpTcKbheNh8TkD4gGywdEwa/sjDctH5mGNi&#10;XMO/9NiHTEQI+wQ15CFUiZQ+zcmi77uKOHpXV1sMUdaZNDU2EW5L+aXUWFosOC7kWNF3Tultf7ca&#10;Ttvr5TxUu2xtR1XjWiXZTqXWvW67moEI1IZ3+L/9YzSMR0N4nYlH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HL7m8MAAADcAAAADwAAAAAAAAAAAAAAAACYAgAAZHJzL2Rv&#10;d25yZXYueG1sUEsFBgAAAAAEAAQA9QAAAIgDAAAAAA==&#10;" filled="f" stroked="f">
                          <v:textbox>
                            <w:txbxContent>
                              <w:p w14:paraId="4593DF9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16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16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24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5eAMQA&#10;AADcAAAADwAAAGRycy9kb3ducmV2LnhtbESPQWvCQBSE7wX/w/KE3prdlkZqdBPEUuhJ0baCt0f2&#10;mYRm34bs1qT/3hUEj8PMfMMsi9G24ky9bxxreE4UCOLSmYYrDd9fH09vIHxANtg6Jg3/5KHIJw9L&#10;zIwbeEfnfahEhLDPUEMdQpdJ6cuaLPrEdcTRO7neYoiyr6TpcYhw28oXpWbSYsNxocaO1jWVv/s/&#10;q+FnczoeXtW2erdpN7hRSbZzqfXjdFwtQAQawz18a38aDbM0heuZeARk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8+XgDEAAAA3AAAAA8AAAAAAAAAAAAAAAAAmAIAAGRycy9k&#10;b3ducmV2LnhtbFBLBQYAAAAABAAEAPUAAACJAwAAAAA=&#10;" filled="f" stroked="f">
                          <v:textbox>
                            <w:txbxContent>
                              <w:p w14:paraId="54F4B32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16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16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25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+zAd8MA&#10;AADcAAAADwAAAGRycy9kb3ducmV2LnhtbESPT4vCMBTE74LfITzBm01WtOx2jSLKgidF9w/s7dE8&#10;27LNS2mytn57Iwgeh5n5DbNY9bYWF2p95VjDS6JAEOfOVFxo+Pr8mLyC8AHZYO2YNFzJw2o5HCww&#10;M67jI11OoRARwj5DDWUITSalz0uy6BPXEEfv7FqLIcq2kKbFLsJtLadKpdJixXGhxIY2JeV/p3+r&#10;4Xt//v2ZqUOxtfOmc72SbN+k1uNRv34HEagPz/CjvTMa0nk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+zAd8MAAADcAAAADwAAAAAAAAAAAAAAAACYAgAAZHJzL2Rv&#10;d25yZXYueG1sUEsFBgAAAAAEAAQA9QAAAIgDAAAAAA==&#10;" filled="f" stroked="f">
                          <v:textbox>
                            <w:txbxContent>
                              <w:p w14:paraId="4A8A24E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16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16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26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Bl7MQA&#10;AADcAAAADwAAAGRycy9kb3ducmV2LnhtbESPQWvCQBSE74L/YXlCb3VXqdbGbERaCp4qTWvB2yP7&#10;TILZtyG7NfHfd4WCx2FmvmHSzWAbcaHO1441zKYKBHHhTM2lhu+v98cVCB+QDTaOScOVPGyy8SjF&#10;xLieP+mSh1JECPsENVQhtImUvqjIop+6ljh6J9dZDFF2pTQd9hFuGzlXaikt1hwXKmzptaLinP9a&#10;DYeP0/HnSe3LN7toezcoyfZFav0wGbZrEIGGcA//t3dGw3LxDL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gZezEAAAA3AAAAA8AAAAAAAAAAAAAAAAAmAIAAGRycy9k&#10;b3ducmV2LnhtbFBLBQYAAAAABAAEAPUAAACJAwAAAAA=&#10;" filled="f" stroked="f">
                          <v:textbox>
                            <w:txbxContent>
                              <w:p w14:paraId="30B6992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16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16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27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/xnsAA&#10;AADcAAAADwAAAGRycy9kb3ducmV2LnhtbERPy4rCMBTdD/gP4QqzGxNlFK1GEUWYlTL1Ae4uzbUt&#10;Njelibbz92YhzPJw3otVZyvxpMaXjjUMBwoEceZMybmG03H3NQXhA7LByjFp+CMPq2XvY4GJcS3/&#10;0jMNuYgh7BPUUIRQJ1L6rCCLfuBq4sjdXGMxRNjk0jTYxnBbyZFSE2mx5NhQYE2bgrJ7+rAazvvb&#10;9fKtDvnWjuvWdUqynUmtP/vdeg4iUBf+xW/3j9EwGce18Uw8AnL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T/xnsAAAADcAAAADwAAAAAAAAAAAAAAAACYAgAAZHJzL2Rvd25y&#10;ZXYueG1sUEsFBgAAAAAEAAQA9QAAAIUDAAAAAA==&#10;" filled="f" stroked="f">
                          <v:textbox>
                            <w:txbxContent>
                              <w:p w14:paraId="681EEBF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16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17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28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NUBcQA&#10;AADcAAAADwAAAGRycy9kb3ducmV2LnhtbESPQWvCQBSE70L/w/IKveluSw01ugliKfSkGNuCt0f2&#10;mYRm34bs1qT/3hUEj8PMfMOs8tG24ky9bxxreJ4pEMSlMw1XGr4OH9M3ED4gG2wdk4Z/8pBnD5MV&#10;psYNvKdzESoRIexT1FCH0KVS+rImi37mOuLonVxvMUTZV9L0OES4beWLUom02HBcqLGjTU3lb/Fn&#10;NXxvT8efV7Wr3u28G9yoJNuF1PrpcVwvQQQawz18a38aDcl8Adcz8QjI7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5zVAXEAAAA3AAAAA8AAAAAAAAAAAAAAAAAmAIAAGRycy9k&#10;b3ducmV2LnhtbFBLBQYAAAAABAAEAPUAAACJAwAAAAA=&#10;" filled="f" stroked="f">
                          <v:textbox>
                            <w:txbxContent>
                              <w:p w14:paraId="05508CA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17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17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29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U3JcAA&#10;AADcAAAADwAAAGRycy9kb3ducmV2LnhtbERPTYvCMBC9C/6HMII3TZS17HaNIsqCJ0XdFbwNzdiW&#10;bSalibb+e3MQPD7e93zZ2UrcqfGlYw2TsQJBnDlTcq7h9/Qz+gThA7LByjFpeJCH5aLfm2NqXMsH&#10;uh9DLmII+xQ1FCHUqZQ+K8iiH7uaOHJX11gMETa5NA22MdxWcqpUIi2WHBsKrGldUPZ/vFkNf7vr&#10;5fyh9vnGzurWdUqy/ZJaDwfd6htEoC68xS/31mhIkjg/nolHQC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SU3JcAAAADcAAAADwAAAAAAAAAAAAAAAACYAgAAZHJzL2Rvd25y&#10;ZXYueG1sUEsFBgAAAAAEAAQA9QAAAIUDAAAAAA==&#10;" filled="f" stroked="f">
                          <v:textbox>
                            <w:txbxContent>
                              <w:p w14:paraId="7E2F9AA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17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17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30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mSvsQA&#10;AADcAAAADwAAAGRycy9kb3ducmV2LnhtbESPT2vCQBTE74LfYXlCb7obscGmriKK0FNL/VPo7ZF9&#10;JsHs25Bdk/TbdwsFj8PM/IZZbQZbi45aXznWkMwUCOLcmYoLDefTYboE4QOywdoxafghD5v1eLTC&#10;zLieP6k7hkJECPsMNZQhNJmUPi/Jop+5hjh6V9daDFG2hTQt9hFuazlXKpUWK44LJTa0Kym/He9W&#10;w+X9+v21UB/F3j43vRuUZPsitX6aDNtXEIGG8Aj/t9+MhjRN4O9MPAJ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5pkr7EAAAA3AAAAA8AAAAAAAAAAAAAAAAAmAIAAGRycy9k&#10;b3ducmV2LnhtbFBLBQYAAAAABAAEAPUAAACJAwAAAAA=&#10;" filled="f" stroked="f">
                          <v:textbox>
                            <w:txbxContent>
                              <w:p w14:paraId="034E0D2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17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17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00C7BC19" w14:textId="77777777" w:rsidR="00A87F48" w:rsidRPr="007866A3" w:rsidRDefault="00A87F48" w:rsidP="00401F78">
            <w:pPr>
              <w:rPr>
                <w:ins w:id="3177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3178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659264" behindDoc="0" locked="0" layoutInCell="1" allowOverlap="1" wp14:anchorId="20C6F698" wp14:editId="0BEEDA92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488" name="Grupo 488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489" name="Rectángulo 489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9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06FC73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17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18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9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2F1A50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18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18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9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9E1E39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18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18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9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B6FF57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18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18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9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F00E1F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18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18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9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E913B4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18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19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9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557BA2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19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19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9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0F00F8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19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19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9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AA4A20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19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19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20C6F698" id="Grupo 488" o:spid="_x0000_s1631" style="position:absolute;margin-left:63.15pt;margin-top:1.1pt;width:351.75pt;height:103.2pt;z-index:251659264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">
                        <v:rect id="Rectángulo 489" o:spid="_x0000_s1632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gW48IA&#10;AADcAAAADwAAAGRycy9kb3ducmV2LnhtbESPT4vCMBTE74LfITzBm6Yu7qLVKK4gLqgH/+D50Tzb&#10;avNSmmjrtzfCgsdhZn7DTOeNKcSDKpdbVjDoRyCIE6tzThWcjqveCITzyBoLy6TgSQ7ms3ZrirG2&#10;Ne/pcfCpCBB2MSrIvC9jKV2SkUHXtyVx8C62MuiDrFKpK6wD3BTyK4p+pMGcw0KGJS0zSm6Hu1Hg&#10;abemZ33ebfib13zdDn/lxSrV7TSLCQhPjf+E/9t/WsFwNIb3mXAE5O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yBbjwgAAANwAAAAPAAAAAAAAAAAAAAAAAJgCAABkcnMvZG93&#10;bnJldi54bWxQSwUGAAAAAAQABAD1AAAAhwMAAAAA&#10;" fillcolor="white [3212]" strokecolor="#4579b8 [3044]"/>
                        <v:shape id="Cuadro de texto 2" o:spid="_x0000_s1633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Qp48IA&#10;AADcAAAADwAAAGRycy9kb3ducmV2LnhtbERPy2rCQBTdF/yH4QrumhmLFpM6CdIidKXUR6G7S+aa&#10;hGbuhMzUpH/vLASXh/NeF6NtxZV63zjWME8UCOLSmYYrDafj9nkFwgdkg61j0vBPHop88rTGzLiB&#10;v+h6CJWIIewz1FCH0GVS+rImiz5xHXHkLq63GCLsK2l6HGK4beWLUq/SYsOxocaO3msqfw9/VsN5&#10;d/n5Xqh99WGX3eBGJdmmUuvZdNy8gQg0hof47v40GhZpnB/PxCMg8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NCnjwgAAANwAAAAPAAAAAAAAAAAAAAAAAJgCAABkcnMvZG93&#10;bnJldi54bWxQSwUGAAAAAAQABAD1AAAAhwMAAAAA&#10;" filled="f" stroked="f">
                          <v:textbox>
                            <w:txbxContent>
                              <w:p w14:paraId="706FC73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19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19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34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iMe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2j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niMeMMAAADcAAAADwAAAAAAAAAAAAAAAACYAgAAZHJzL2Rv&#10;d25yZXYueG1sUEsFBgAAAAAEAAQA9QAAAIgDAAAAAA==&#10;" filled="f" stroked="f">
                          <v:textbox>
                            <w:txbxContent>
                              <w:p w14:paraId="32F1A50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19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20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35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oSD8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VZwu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qEg/EAAAA3AAAAA8AAAAAAAAAAAAAAAAAmAIAAGRycy9k&#10;b3ducmV2LnhtbFBLBQYAAAAABAAEAPUAAACJAwAAAAA=&#10;" filled="f" stroked="f">
                          <v:textbox>
                            <w:txbxContent>
                              <w:p w14:paraId="29E1E39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20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20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36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a3lMQA&#10;AADcAAAADwAAAGRycy9kb3ducmV2LnhtbESPT4vCMBTE7wt+h/AEb5r4ZxetRhFF8LTLuqvg7dE8&#10;22LzUppo67c3C8Ieh5n5DbNYtbYUd6p94VjDcKBAEKfOFJxp+P3Z9acgfEA2WDomDQ/ysFp23haY&#10;GNfwN90PIRMRwj5BDXkIVSKlT3Oy6AeuIo7exdUWQ5R1Jk2NTYTbUo6U+pAWC44LOVa0ySm9Hm5W&#10;w/Hzcj5N1Fe2te9V41ol2c6k1r1uu56DCNSG//CrvTcaJrMx/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mt5TEAAAA3AAAAA8AAAAAAAAAAAAAAAAAmAIAAGRycy9k&#10;b3ducmV2LnhtbFBLBQYAAAAABAAEAPUAAACJAwAAAAA=&#10;" filled="f" stroked="f">
                          <v:textbox>
                            <w:txbxContent>
                              <w:p w14:paraId="3B6FF57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20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20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37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8v4MQA&#10;AADcAAAADwAAAGRycy9kb3ducmV2LnhtbESPT2vCQBTE7wW/w/IKvTW7lVg0dSNiKXhSqm2ht0f2&#10;5Q/Nvg3ZrYnf3hUEj8PM/IZZrkbbihP1vnGs4SVRIIgLZxquNHwdP57nIHxANtg6Jg1n8rDKJw9L&#10;zIwb+JNOh1CJCGGfoYY6hC6T0hc1WfSJ64ijV7reYoiyr6TpcYhw28qpUq/SYsNxocaONjUVf4d/&#10;q+F7V/7+pGpfvdtZN7hRSbYLqfXT47h+AxFoDPfwrb01GtJFCtcz8QjI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PL+DEAAAA3AAAAA8AAAAAAAAAAAAAAAAAmAIAAGRycy9k&#10;b3ducmV2LnhtbFBLBQYAAAAABAAEAPUAAACJAwAAAAA=&#10;" filled="f" stroked="f">
                          <v:textbox>
                            <w:txbxContent>
                              <w:p w14:paraId="4F00E1F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20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20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38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OKe8MA&#10;AADcAAAADwAAAGRycy9kb3ducmV2LnhtbESPQYvCMBSE7wv+h/AEb2ui6KLVKKIInlzWVcHbo3m2&#10;xealNNHWf78RhD0OM/MNM1+2thQPqn3hWMOgr0AQp84UnGk4/m4/JyB8QDZYOiYNT/KwXHQ+5pgY&#10;1/APPQ4hExHCPkENeQhVIqVPc7Lo+64ijt7V1RZDlHUmTY1NhNtSDpX6khYLjgs5VrTOKb0d7lbD&#10;aX+9nEfqO9vYcdW4Vkm2U6l1r9uuZiACteE//G7vjIbRdAyvM/EI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UOKe8MAAADcAAAADwAAAAAAAAAAAAAAAACYAgAAZHJzL2Rv&#10;d25yZXYueG1sUEsFBgAAAAAEAAQA9QAAAIgDAAAAAA==&#10;" filled="f" stroked="f">
                          <v:textbox>
                            <w:txbxContent>
                              <w:p w14:paraId="7E913B4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20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20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39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EUDMMA&#10;AADcAAAADwAAAGRycy9kb3ducmV2LnhtbESPQYvCMBSE7wv+h/AEb2uiqGg1iiiCJ5d1VfD2aJ5t&#10;sXkpTbT135uFhT0OM/MNs1i1thRPqn3hWMOgr0AQp84UnGk4/ew+pyB8QDZYOiYNL/KwWnY+FpgY&#10;1/A3PY8hExHCPkENeQhVIqVPc7Lo+64ijt7N1RZDlHUmTY1NhNtSDpWaSIsFx4UcK9rklN6PD6vh&#10;fLhdLyP1lW3tuGpcqyTbmdS6123XcxCB2vAf/mvvjYbRbAK/Z+IRkM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ZEUDMMAAADcAAAADwAAAAAAAAAAAAAAAACYAgAAZHJzL2Rv&#10;d25yZXYueG1sUEsFBgAAAAAEAAQA9QAAAIgDAAAAAA==&#10;" filled="f" stroked="f">
                          <v:textbox>
                            <w:txbxContent>
                              <w:p w14:paraId="2557BA2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20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21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40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2xl8UA&#10;AADcAAAADwAAAGRycy9kb3ducmV2LnhtbESPT2vCQBTE7wW/w/KE3nTXoq2mboK0CJ4s9U+ht0f2&#10;mYRm34bsauK3dwWhx2FmfsMss97W4kKtrxxrmIwVCOLcmYoLDYf9ejQH4QOywdoxabiShywdPC0x&#10;Ma7jb7rsQiEihH2CGsoQmkRKn5dk0Y9dQxy9k2sthijbQpoWuwi3tXxR6lVarDgulNjQR0n53+5s&#10;NRy3p9+fqfoqPu2s6VyvJNuF1Pp52K/eQQTqw3/40d4YDdPFG9zPxCM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3bGXxQAAANwAAAAPAAAAAAAAAAAAAAAAAJgCAABkcnMv&#10;ZG93bnJldi54bWxQSwUGAAAAAAQABAD1AAAAigMAAAAA&#10;" filled="f" stroked="f">
                          <v:textbox>
                            <w:txbxContent>
                              <w:p w14:paraId="10F00F8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21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21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41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Il5cIA&#10;AADcAAAADwAAAGRycy9kb3ducmV2LnhtbERPy2rCQBTdF/yH4QrumhmLFpM6CdIidKXUR6G7S+aa&#10;hGbuhMzUpH/vLASXh/NeF6NtxZV63zjWME8UCOLSmYYrDafj9nkFwgdkg61j0vBPHop88rTGzLiB&#10;v+h6CJWIIewz1FCH0GVS+rImiz5xHXHkLq63GCLsK2l6HGK4beWLUq/SYsOxocaO3msqfw9/VsN5&#10;d/n5Xqh99WGX3eBGJdmmUuvZdNy8gQg0hof47v40GhZpXBvPxCMg8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QiXlwgAAANwAAAAPAAAAAAAAAAAAAAAAAJgCAABkcnMvZG93&#10;bnJldi54bWxQSwUGAAAAAAQABAD1AAAAhwMAAAAA&#10;" filled="f" stroked="f">
                          <v:textbox>
                            <w:txbxContent>
                              <w:p w14:paraId="6AA4A20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21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21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0987C15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810A0D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0F7179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251800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BA8996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E10F11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AFE94F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3A5A0B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414912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410A5C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DB4E11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5A7D3166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FDD052D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2D1C5123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29</w:t>
      </w:r>
    </w:p>
    <w:p w14:paraId="326171A0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5F50CCA8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39C83873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512A7170" w14:textId="178E9DA6" w:rsidR="00A87F48" w:rsidRPr="000D241A" w:rsidRDefault="00A87F48" w:rsidP="00A87F48">
      <w:pPr>
        <w:rPr>
          <w:del w:id="3215" w:author="J&amp;J" w:date="2015-05-02T17:40:00Z"/>
          <w:rFonts w:ascii="Times New Roman" w:hAnsi="Times New Roman"/>
          <w:noProof/>
          <w:color w:val="000000"/>
          <w:lang w:val="es-ES" w:eastAsia="es-ES"/>
        </w:rPr>
      </w:pPr>
      <w:del w:id="3216" w:author="J&amp;J" w:date="2015-05-02T17:40:00Z">
        <w:r w:rsidRPr="000D241A">
          <w:rPr>
            <w:rFonts w:ascii="Times New Roman" w:hAnsi="Times New Roman"/>
            <w:noProof/>
            <w:color w:val="000000"/>
            <w:lang w:val="es-CO" w:eastAsia="es-CO"/>
          </w:rPr>
          <w:drawing>
            <wp:inline distT="0" distB="0" distL="0" distR="0" wp14:anchorId="22D2928C" wp14:editId="3046649D">
              <wp:extent cx="4667250" cy="1809750"/>
              <wp:effectExtent l="0" t="0" r="0" b="0"/>
              <wp:docPr id="52" name="Imagen 5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32"/>
                      <pic:cNvPicPr>
                        <a:picLocks noChangeAspect="1" noChangeArrowheads="1"/>
                      </pic:cNvPicPr>
                    </pic:nvPicPr>
                    <pic:blipFill>
                      <a:blip r:embed="rId3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67250" cy="1809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644EB179" w14:textId="77777777" w:rsidR="00A87F48" w:rsidRPr="007866A3" w:rsidRDefault="00A87F48" w:rsidP="00A87F48">
      <w:pPr>
        <w:rPr>
          <w:del w:id="3217" w:author="J&amp;J" w:date="2015-05-02T17:40:00Z"/>
          <w:rFonts w:ascii="Arial" w:hAnsi="Arial" w:cs="Arial"/>
          <w:color w:val="000000"/>
          <w:sz w:val="18"/>
          <w:szCs w:val="18"/>
        </w:rPr>
      </w:pPr>
      <w:del w:id="3218" w:author="J&amp;J" w:date="2015-05-02T17:40:00Z"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2B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 xml:space="preserve">1 </w:delText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2B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 xml:space="preserve"> </w:delText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28"/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2B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>8</w:delText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29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 xml:space="preserve"> </w:delText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3D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 xml:space="preserve"> 1 </w:delText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2B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 xml:space="preserve"> 8 </w:delText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3D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 xml:space="preserve"> 9</w:delText>
        </w:r>
      </w:del>
    </w:p>
    <w:p w14:paraId="39FB5C5A" w14:textId="5743EC77" w:rsidR="00A87F48" w:rsidRPr="007866A3" w:rsidRDefault="00A87F48" w:rsidP="00A87F48">
      <w:pPr>
        <w:rPr>
          <w:del w:id="3219" w:author="J&amp;J" w:date="2015-05-02T17:40:00Z"/>
          <w:rFonts w:ascii="Arial" w:hAnsi="Arial" w:cs="Arial"/>
          <w:color w:val="000000"/>
          <w:sz w:val="18"/>
          <w:szCs w:val="18"/>
        </w:rPr>
      </w:pPr>
      <w:del w:id="3220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034CC0F5" wp14:editId="3076C3D7">
              <wp:extent cx="904875" cy="276225"/>
              <wp:effectExtent l="0" t="0" r="9525" b="9525"/>
              <wp:docPr id="38" name="Imagen 3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68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7B12CA06" w14:textId="77777777" w:rsidR="00A87F48" w:rsidRPr="007866A3" w:rsidRDefault="00A87F48" w:rsidP="00A87F48">
      <w:pPr>
        <w:rPr>
          <w:ins w:id="3221" w:author="J&amp;J" w:date="2015-05-02T17:40:00Z"/>
          <w:rFonts w:ascii="Arial" w:hAnsi="Arial" w:cs="Arial"/>
          <w:color w:val="000000"/>
          <w:sz w:val="18"/>
          <w:szCs w:val="18"/>
        </w:rPr>
      </w:pPr>
      <w:ins w:id="3222" w:author="J&amp;J" w:date="2015-05-02T17:40:00Z">
        <w:r w:rsidRPr="00284C5A">
          <w:rPr>
            <w:rFonts w:ascii="Times New Roman" w:hAnsi="Times New Roman" w:cs="Times New Roman"/>
            <w:noProof/>
            <w:color w:val="000000"/>
            <w:lang w:val="es-CO" w:eastAsia="es-CO"/>
          </w:rPr>
          <w:drawing>
            <wp:inline distT="0" distB="0" distL="0" distR="0" wp14:anchorId="6543D31A" wp14:editId="760671E5">
              <wp:extent cx="4667250" cy="1813211"/>
              <wp:effectExtent l="0" t="0" r="0" b="0"/>
              <wp:docPr id="532" name="Imagen 5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95504" cy="182418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ADD4683" w14:textId="77777777" w:rsidR="00A87F48" w:rsidRPr="007866A3" w:rsidRDefault="00A87F48" w:rsidP="00A87F48">
      <w:pPr>
        <w:rPr>
          <w:ins w:id="3223" w:author="J&amp;J" w:date="2015-05-02T17:40:00Z"/>
          <w:rFonts w:ascii="Arial" w:hAnsi="Arial" w:cs="Arial"/>
          <w:color w:val="000000"/>
          <w:sz w:val="18"/>
          <w:szCs w:val="18"/>
        </w:rPr>
      </w:pPr>
      <w:ins w:id="3224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704C5C25" wp14:editId="3C77DE52">
              <wp:extent cx="902252" cy="273050"/>
              <wp:effectExtent l="0" t="0" r="0" b="0"/>
              <wp:docPr id="568" name="Imagen 56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5E6CCA8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7246244B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07EB343B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653F6CF6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D43F5AE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334E5A8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5F5B48E1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3225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3226">
          <w:tblGrid>
            <w:gridCol w:w="1129"/>
            <w:gridCol w:w="5670"/>
            <w:gridCol w:w="2823"/>
          </w:tblGrid>
        </w:tblGridChange>
      </w:tblGrid>
      <w:tr w:rsidR="00A87F48" w:rsidRPr="007866A3" w14:paraId="5F83F325" w14:textId="77777777" w:rsidTr="00401F78">
        <w:tc>
          <w:tcPr>
            <w:tcW w:w="9622" w:type="dxa"/>
            <w:gridSpan w:val="3"/>
            <w:tcPrChange w:id="3227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4C07BA54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77621015" w14:textId="77777777" w:rsidTr="00401F78">
        <w:tc>
          <w:tcPr>
            <w:tcW w:w="1129" w:type="dxa"/>
            <w:tcPrChange w:id="3228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6413A8FB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3229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61469D84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3230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6D15C637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554C3896" w14:textId="77777777" w:rsidTr="00401F78">
        <w:tc>
          <w:tcPr>
            <w:tcW w:w="1129" w:type="dxa"/>
            <w:tcPrChange w:id="3231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080FE93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3232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6573D3D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3233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2793345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3234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3235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1047920769"/>
                <w:placeholder>
                  <w:docPart w:val="58544A1A7AE042739FD250A5BA679A48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3235"/>
                <w:ins w:id="3236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3237" w:author="J&amp;J" w:date="2015-05-02T17:40:00Z"/>
              </w:sdtContent>
            </w:sdt>
            <w:customXmlInsRangeEnd w:id="3237"/>
          </w:p>
        </w:tc>
      </w:tr>
      <w:tr w:rsidR="00A87F48" w:rsidRPr="007866A3" w14:paraId="306757F4" w14:textId="77777777" w:rsidTr="00401F78">
        <w:tc>
          <w:tcPr>
            <w:tcW w:w="1129" w:type="dxa"/>
            <w:tcPrChange w:id="3238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6823AEC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3239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3BF5E64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3240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6390430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3241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3242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482431658"/>
                <w:placeholder>
                  <w:docPart w:val="6DF7E2CD619040AD8969B352270261F6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3242"/>
                <w:ins w:id="3243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3244" w:author="J&amp;J" w:date="2015-05-02T17:40:00Z"/>
              </w:sdtContent>
            </w:sdt>
            <w:customXmlInsRangeEnd w:id="3244"/>
          </w:p>
        </w:tc>
      </w:tr>
      <w:tr w:rsidR="00A87F48" w:rsidRPr="007866A3" w14:paraId="5B90D5D7" w14:textId="77777777" w:rsidTr="00401F78">
        <w:tc>
          <w:tcPr>
            <w:tcW w:w="1129" w:type="dxa"/>
            <w:tcPrChange w:id="3245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07A5F64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3246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04E58B9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3247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7529B1A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3248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3249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1921775538"/>
                <w:placeholder>
                  <w:docPart w:val="649C84D78E2D40FEAFC846135B186CFB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3249"/>
                <w:ins w:id="3250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3251" w:author="J&amp;J" w:date="2015-05-02T17:40:00Z"/>
              </w:sdtContent>
            </w:sdt>
            <w:customXmlInsRangeEnd w:id="3251"/>
          </w:p>
        </w:tc>
      </w:tr>
      <w:tr w:rsidR="00A87F48" w:rsidRPr="005255A8" w14:paraId="565CD5E2" w14:textId="77777777" w:rsidTr="00401F78">
        <w:tc>
          <w:tcPr>
            <w:tcW w:w="9622" w:type="dxa"/>
            <w:gridSpan w:val="3"/>
            <w:tcPrChange w:id="3252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5E687D48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699B2DB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1368BCC" w14:textId="59B63711" w:rsidR="00A87F48" w:rsidRPr="000D241A" w:rsidRDefault="00A87F48" w:rsidP="00401F78">
            <w:pPr>
              <w:rPr>
                <w:del w:id="3253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3254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720704" behindDoc="0" locked="0" layoutInCell="1" allowOverlap="1" wp14:anchorId="151DAC49" wp14:editId="50E0C36E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640" name="Grupo 640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641" name="Rectángulo 500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4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45A980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25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25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4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286699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25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25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4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98D565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25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26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4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E361FF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26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26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4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D747DA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26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26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4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9062BD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26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26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4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CCDAB35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26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26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4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92DD5A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26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27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5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E69AFB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27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27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151DAC49" id="Grupo 640" o:spid="_x0000_s1642" style="position:absolute;margin-left:63.15pt;margin-top:1.1pt;width:351.75pt;height:103.2pt;z-index:251720704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">
                        <v:rect id="Rectángulo 500" o:spid="_x0000_s1643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eQaMQA&#10;AADcAAAADwAAAGRycy9kb3ducmV2LnhtbESPzW7CMBCE70i8g7VIvYEDqhBKMajlp/QKVD1v4yWJ&#10;iNeJ7ZLk7XElJI6jmflGs1x3phI3cr60rGA6SUAQZ1aXnCv4Pu/HCxA+IGusLJOCnjysV8PBElNt&#10;Wz7S7RRyESHsU1RQhFCnUvqsIIN+Ymvi6F2sMxiidLnUDtsIN5WcJclcGiw5LhRY06ag7Hr6Mwpm&#10;e1eedx+N32z7hn4P/U/TLj6Vehl1728gAnXhGX60v7SC+esU/s/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3kGjEAAAA3AAAAA8AAAAAAAAAAAAAAAAAmAIAAGRycy9k&#10;b3ducmV2LnhtbFBLBQYAAAAABAAEAPUAAACJAwAAAAA=&#10;" fillcolor="window" strokecolor="#4a7ebb"/>
                        <v:shape id="Cuadro de texto 2" o:spid="_x0000_s1644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5QqcMA&#10;AADcAAAADwAAAGRycy9kb3ducmV2LnhtbESPQYvCMBSE74L/IbwFb5qsqOx2jSKK4ElRdwVvj+bZ&#10;lm1eShNt/fdGEDwOM/MNM523thQ3qn3hWMPnQIEgTp0pONPwe1z3v0D4gGywdEwa7uRhPut2ppgY&#10;1/CeboeQiQhhn6CGPIQqkdKnOVn0A1cRR+/iaoshyjqTpsYmwm0ph0pNpMWC40KOFS1zSv8PV6vh&#10;b3s5n0Zql63suGpcqyTbb6l176Nd/IAI1IZ3+NXeGA2T0RCeZ+IR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Q5QqcMAAADcAAAADwAAAAAAAAAAAAAAAACYAgAAZHJzL2Rv&#10;d25yZXYueG1sUEsFBgAAAAAEAAQA9QAAAIgDAAAAAA==&#10;" filled="f" stroked="f">
                          <v:textbox>
                            <w:txbxContent>
                              <w:p w14:paraId="645A980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27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27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45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L1MsQA&#10;AADcAAAADwAAAGRycy9kb3ducmV2LnhtbESPQWvCQBSE74L/YXlCb7qrtWJjNiItBU+VprXg7ZF9&#10;JsHs25Ddmvjvu0Khx2FmvmHS7WAbcaXO1441zGcKBHHhTM2lhq/Pt+kahA/IBhvHpOFGHrbZeJRi&#10;YlzPH3TNQykihH2CGqoQ2kRKX1Rk0c9cSxy9s+sshii7UpoO+wi3jVwotZIWa44LFbb0UlFxyX+s&#10;huP7+fS9VIfy1T61vRuUZPsstX6YDLsNiEBD+A//tfdGw2r5CPcz8Qj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C9TLEAAAA3AAAAA8AAAAAAAAAAAAAAAAAmAIAAGRycy9k&#10;b3ducmV2LnhtbFBLBQYAAAAABAAEAPUAAACJAwAAAAA=&#10;" filled="f" stroked="f">
                          <v:textbox>
                            <w:txbxContent>
                              <w:p w14:paraId="0286699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27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27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46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ttRsMA&#10;AADcAAAADwAAAGRycy9kb3ducmV2LnhtbESPT4vCMBTE74LfITzBm01Wqux2jSLKgidF9w/s7dE8&#10;27LNS2mytn57Iwgeh5n5DbNY9bYWF2p95VjDS6JAEOfOVFxo+Pr8mLyC8AHZYO2YNFzJw2o5HCww&#10;M67jI11OoRARwj5DDWUITSalz0uy6BPXEEfv7FqLIcq2kKbFLsJtLadKzaXFiuNCiQ1tSsr/Tv9W&#10;w/f+/PuTqkOxtbOmc72SbN+k1uNRv34HEagPz/CjvTMa5mk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attRsMAAADcAAAADwAAAAAAAAAAAAAAAACYAgAAZHJzL2Rv&#10;d25yZXYueG1sUEsFBgAAAAAEAAQA9QAAAIgDAAAAAA==&#10;" filled="f" stroked="f">
                          <v:textbox>
                            <w:txbxContent>
                              <w:p w14:paraId="798D565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27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27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47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fI3cMA&#10;AADcAAAADwAAAGRycy9kb3ducmV2LnhtbESPT4vCMBTE7wt+h/AEb2vioqLVKLIi7ElZ/4G3R/Ns&#10;i81LaaLtfnsjLHgcZuY3zHzZ2lI8qPaFYw2DvgJBnDpTcKbheNh8TkD4gGywdEwa/sjDctH5mGNi&#10;XMO/9NiHTEQI+wQ15CFUiZQ+zcmi77uKOHpXV1sMUdaZNDU2EW5L+aXUWFosOC7kWNF3Tultf7ca&#10;Ttvr5TxUu2xtR1XjWiXZTqXWvW67moEI1IZ3+L/9YzSMhyN4nYlH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ufI3cMAAADcAAAADwAAAAAAAAAAAAAAAACYAgAAZHJzL2Rv&#10;d25yZXYueG1sUEsFBgAAAAAEAAQA9QAAAIgDAAAAAA==&#10;" filled="f" stroked="f">
                          <v:textbox>
                            <w:txbxContent>
                              <w:p w14:paraId="3E361FF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27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28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48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VWqsQA&#10;AADcAAAADwAAAGRycy9kb3ducmV2LnhtbESPT4vCMBTE7wt+h/AEb2uiaHG7RhFF8OSy/lnY26N5&#10;tsXmpTTR1m9vFhY8DjPzG2a+7Gwl7tT40rGG0VCBIM6cKTnXcDpu32cgfEA2WDkmDQ/ysFz03uaY&#10;GtfyN90PIRcRwj5FDUUIdSqlzwqy6IeuJo7exTUWQ5RNLk2DbYTbSo6VSqTFkuNCgTWtC8quh5vV&#10;cN5ffn8m6ivf2Gnduk5Jth9S60G/W32CCNSFV/i/vTMakkkCf2fiEZC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1VqrEAAAA3AAAAA8AAAAAAAAAAAAAAAAAmAIAAGRycy9k&#10;b3ducmV2LnhtbFBLBQYAAAAABAAEAPUAAACJAwAAAAA=&#10;" filled="f" stroked="f">
                          <v:textbox>
                            <w:txbxContent>
                              <w:p w14:paraId="3D747DA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28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28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49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nzMcUA&#10;AADcAAAADwAAAGRycy9kb3ducmV2LnhtbESPzWrDMBCE74G8g9hAb43UkL+6lkNIKPSUErcp9LZY&#10;G9vUWhlLjZ23jwqFHIeZ+YZJN4NtxIU6XzvW8DRVIIgLZ2ouNXx+vD6uQfiAbLBxTBqu5GGTjUcp&#10;Jsb1fKRLHkoRIewT1FCF0CZS+qIii37qWuLonV1nMUTZldJ02Ee4beRMqaW0WHNcqLClXUXFT/5r&#10;NZwO5++vuXov93bR9m5Qku2z1PphMmxfQAQawj38334zGpbzFfydiUdAZ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efMxxQAAANwAAAAPAAAAAAAAAAAAAAAAAJgCAABkcnMv&#10;ZG93bnJldi54bWxQSwUGAAAAAAQABAD1AAAAigMAAAAA&#10;" filled="f" stroked="f">
                          <v:textbox>
                            <w:txbxContent>
                              <w:p w14:paraId="39062BD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28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28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50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ZnQ78A&#10;AADcAAAADwAAAGRycy9kb3ducmV2LnhtbERPTYvCMBC9C/6HMII3TRSVtRpFFMHTLroqeBuasS02&#10;k9JE2/335rDg8fG+l+vWluJFtS8caxgNFQji1JmCMw3n3/3gC4QPyAZLx6ThjzysV93OEhPjGj7S&#10;6xQyEUPYJ6ghD6FKpPRpThb90FXEkbu72mKIsM6kqbGJ4baUY6Vm0mLBsSHHirY5pY/T02q4fN9v&#10;14n6yXZ2WjWuVZLtXGrd77WbBYhAbfiI/90Ho2E2iWvjmXgE5Oo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5mdDvwAAANwAAAAPAAAAAAAAAAAAAAAAAJgCAABkcnMvZG93bnJl&#10;di54bWxQSwUGAAAAAAQABAD1AAAAhAMAAAAA&#10;" filled="f" stroked="f">
                          <v:textbox>
                            <w:txbxContent>
                              <w:p w14:paraId="3CCDAB35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28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28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51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rC2MMA&#10;AADcAAAADwAAAGRycy9kb3ducmV2LnhtbESPQYvCMBSE7wv+h/AEb2uiqGg1iiiCJ5d1VfD2aJ5t&#10;sXkpTbT135uFhT0OM/MNs1i1thRPqn3hWMOgr0AQp84UnGk4/ew+pyB8QDZYOiYNL/KwWnY+FpgY&#10;1/A3PY8hExHCPkENeQhVIqVPc7Lo+64ijt7N1RZDlHUmTY1NhNtSDpWaSIsFx4UcK9rklN6PD6vh&#10;fLhdLyP1lW3tuGpcqyTbmdS6123XcxCB2vAf/mvvjYbJaAa/Z+IRkM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6rC2MMAAADcAAAADwAAAAAAAAAAAAAAAACYAgAAZHJzL2Rv&#10;d25yZXYueG1sUEsFBgAAAAAEAAQA9QAAAIgDAAAAAA==&#10;" filled="f" stroked="f">
                          <v:textbox>
                            <w:txbxContent>
                              <w:p w14:paraId="392DD5A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28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28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52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n9mMAA&#10;AADcAAAADwAAAGRycy9kb3ducmV2LnhtbERPy4rCMBTdD/gP4QqzGxNlFK1GEUWYlTL1Ae4uzbUt&#10;Njelibbz92YhzPJw3otVZyvxpMaXjjUMBwoEceZMybmG03H3NQXhA7LByjFp+CMPq2XvY4GJcS3/&#10;0jMNuYgh7BPUUIRQJ1L6rCCLfuBq4sjdXGMxRNjk0jTYxnBbyZFSE2mx5NhQYE2bgrJ7+rAazvvb&#10;9fKtDvnWjuvWdUqynUmtP/vdeg4iUBf+xW/3j9EwGcf58Uw8AnL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0n9mMAAAADcAAAADwAAAAAAAAAAAAAAAACYAgAAZHJzL2Rvd25y&#10;ZXYueG1sUEsFBgAAAAAEAAQA9QAAAIUDAAAAAA==&#10;" filled="f" stroked="f">
                          <v:textbox>
                            <w:txbxContent>
                              <w:p w14:paraId="2E69AFB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28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29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249DC64F" w14:textId="77777777" w:rsidR="00A87F48" w:rsidRPr="007866A3" w:rsidRDefault="00A87F48" w:rsidP="00401F78">
            <w:pPr>
              <w:rPr>
                <w:ins w:id="3291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3292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660288" behindDoc="0" locked="0" layoutInCell="1" allowOverlap="1" wp14:anchorId="5D98B266" wp14:editId="4600DF40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499" name="Grupo 499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500" name="Rectángulo 500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0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49094E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29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29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0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CBC63D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29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29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0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BE102B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29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29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0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758F54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29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30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0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A20042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30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30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0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55651D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30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30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0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4A8B3E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30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30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0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0CE5563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30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30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0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EC5A53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30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31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5D98B266" id="Grupo 499" o:spid="_x0000_s1653" style="position:absolute;margin-left:63.15pt;margin-top:1.1pt;width:351.75pt;height:103.2pt;z-index:251660288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">
                        <v:rect id="Rectángulo 500" o:spid="_x0000_s1654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CzucAA&#10;AADcAAAADwAAAGRycy9kb3ducmV2LnhtbERPTYvCMBC9C/sfwix403RFRaqx7C5IhdWDVTwPzdhW&#10;m0lpoq3/fnMQPD7e9yrpTS0e1LrKsoKvcQSCOLe64kLB6bgZLUA4j6yxtkwKnuQgWX8MVhhr2/GB&#10;HpkvRAhhF6OC0vsmltLlJRl0Y9sQB+5iW4M+wLaQusUuhJtaTqJoLg1WHBpKbOi3pPyW3Y0CT/uU&#10;nt15/8czTvm6m/7Ii1Vq+Nl/L0F46v1b/HJvtYJZFOaHM+EIyPU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cCzucAAAADcAAAADwAAAAAAAAAAAAAAAACYAgAAZHJzL2Rvd25y&#10;ZXYueG1sUEsFBgAAAAAEAAQA9QAAAIUDAAAAAA==&#10;" fillcolor="white [3212]" strokecolor="#4579b8 [3044]"/>
                        <v:shape id="Cuadro de texto 2" o:spid="_x0000_s1655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MWYsQA&#10;AADcAAAADwAAAGRycy9kb3ducmV2LnhtbESPQWvCQBSE70L/w/IEb2Y3pYqmWUOpFDy1qK3Q2yP7&#10;TILZtyG7mvTfdwsFj8PMfMPkxWhbcaPeN441pIkCQVw603Cl4fP4Nl+B8AHZYOuYNPyQh2LzMMkx&#10;M27gPd0OoRIRwj5DDXUIXSalL2uy6BPXEUfv7HqLIcq+kqbHIcJtKx+VWkqLDceFGjt6ram8HK5W&#10;w9f7+fv0pD6qrV10gxuVZLuWWs+m48sziEBjuIf/2zujYaFS+DsTj4D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TFmLEAAAA3AAAAA8AAAAAAAAAAAAAAAAAmAIAAGRycy9k&#10;b3ducmV2LnhtbFBLBQYAAAAABAAEAPUAAACJAwAAAAA=&#10;" filled="f" stroked="f">
                          <v:textbox>
                            <w:txbxContent>
                              <w:p w14:paraId="149094E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31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31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56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GIFcIA&#10;AADc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1TNYbnmXgE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QYgVwgAAANwAAAAPAAAAAAAAAAAAAAAAAJgCAABkcnMvZG93&#10;bnJldi54bWxQSwUGAAAAAAQABAD1AAAAhwMAAAAA&#10;" filled="f" stroked="f">
                          <v:textbox>
                            <w:txbxContent>
                              <w:p w14:paraId="5CBC63D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31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31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57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0tjsMA&#10;AADc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pmoC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w0tjsMAAADcAAAADwAAAAAAAAAAAAAAAACYAgAAZHJzL2Rv&#10;d25yZXYueG1sUEsFBgAAAAAEAAQA9QAAAIgDAAAAAA==&#10;" filled="f" stroked="f">
                          <v:textbox>
                            <w:txbxContent>
                              <w:p w14:paraId="1BE102B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31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31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58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S1+sMA&#10;AADcAAAADwAAAGRycy9kb3ducmV2LnhtbESPT4vCMBTE7wt+h/CEva2JootWo4gi7ElZ/4G3R/Ns&#10;i81LaaKt394sLHgcZuY3zGzR2lI8qPaFYw39ngJBnDpTcKbheNh8jUH4gGywdEwanuRhMe98zDAx&#10;ruFfeuxDJiKEfYIa8hCqREqf5mTR91xFHL2rqy2GKOtMmhqbCLelHCj1LS0WHBdyrGiVU3rb362G&#10;0/Z6OQ/VLlvbUdW4Vkm2E6n1Z7ddTkEEasM7/N/+MRpGagh/Z+IR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OS1+sMAAADcAAAADwAAAAAAAAAAAAAAAACYAgAAZHJzL2Rv&#10;d25yZXYueG1sUEsFBgAAAAAEAAQA9QAAAIgDAAAAAA==&#10;" filled="f" stroked="f">
                          <v:textbox>
                            <w:txbxContent>
                              <w:p w14:paraId="4758F54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31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31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59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gQYcQA&#10;AADcAAAADwAAAGRycy9kb3ducmV2LnhtbESPQWvCQBSE74L/YXmF3sxuxUibugliEXpqUVvB2yP7&#10;TEKzb0N2a9J/3xUEj8PMfMOsitG24kK9bxxreEoUCOLSmYYrDV+H7ewZhA/IBlvHpOGPPBT5dLLC&#10;zLiBd3TZh0pECPsMNdQhdJmUvqzJok9cRxy9s+sthij7Spoehwi3rZwrtZQWG44LNXa0qan82f9a&#10;Dd8f59NxoT6rN5t2gxuVZPsitX58GNevIAKN4R6+td+NhlSlcD0Tj4DM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oEGHEAAAA3AAAAA8AAAAAAAAAAAAAAAAAmAIAAGRycy9k&#10;b3ducmV2LnhtbFBLBQYAAAAABAAEAPUAAACJAwAAAAA=&#10;" filled="f" stroked="f">
                          <v:textbox>
                            <w:txbxContent>
                              <w:p w14:paraId="4A20042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31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32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60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qOFsQA&#10;AADcAAAADwAAAGRycy9kb3ducmV2LnhtbESPQWvCQBSE70L/w/IK3sxuiwmaZpXSUvBUUVuht0f2&#10;mYRm34bs1sR/3xUEj8PMfMMU69G24ky9bxxreEoUCOLSmYYrDV+Hj9kChA/IBlvHpOFCHtarh0mB&#10;uXED7+i8D5WIEPY5aqhD6HIpfVmTRZ+4jjh6J9dbDFH2lTQ9DhFuW/msVCYtNhwXauzorabyd/9n&#10;NXx/nn6Oc7Wt3m3aDW5Uku1Saj19HF9fQAQawz18a2+MhlRlcD0Tj4B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6jhbEAAAA3AAAAA8AAAAAAAAAAAAAAAAAmAIAAGRycy9k&#10;b3ducmV2LnhtbFBLBQYAAAAABAAEAPUAAACJAwAAAAA=&#10;" filled="f" stroked="f">
                          <v:textbox>
                            <w:txbxContent>
                              <w:p w14:paraId="355651D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32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32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61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YrjcQA&#10;AADcAAAADwAAAGRycy9kb3ducmV2LnhtbESPT2vCQBTE74LfYXlCb3XXolWjq0il0JPF+Ae8PbLP&#10;JJh9G7Jbk377rlDwOMzMb5jlurOVuFPjS8caRkMFgjhzpuRcw/Hw+ToD4QOywcoxafglD+tVv7fE&#10;xLiW93RPQy4ihH2CGooQ6kRKnxVk0Q9dTRy9q2sshiibXJoG2wi3lXxT6l1aLDkuFFjTR0HZLf2x&#10;Gk676+U8Vt/51k7q1nVKsp1LrV8G3WYBIlAXnuH/9pfRMFFTeJy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2K43EAAAA3AAAAA8AAAAAAAAAAAAAAAAAmAIAAGRycy9k&#10;b3ducmV2LnhtbFBLBQYAAAAABAAEAPUAAACJAwAAAAA=&#10;" filled="f" stroked="f">
                          <v:textbox>
                            <w:txbxContent>
                              <w:p w14:paraId="24A8B3E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32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32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62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m//8AA&#10;AADcAAAADwAAAGRycy9kb3ducmV2LnhtbERPTYvCMBC9C/sfwix402RFZbcaZVEET4p1V/A2NGNb&#10;bCalibb+e3MQPD7e93zZ2UrcqfGlYw1fQwWCOHOm5FzD33Ez+AbhA7LByjFpeJCH5eKjN8fEuJYP&#10;dE9DLmII+wQ1FCHUiZQ+K8iiH7qaOHIX11gMETa5NA22MdxWcqTUVFosOTYUWNOqoOya3qyG/93l&#10;fBqrfb62k7p1nZJsf6TW/c/udwYiUBfe4pd7azRMVFwbz8QjIB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am//8AAAADcAAAADwAAAAAAAAAAAAAAAACYAgAAZHJzL2Rvd25y&#10;ZXYueG1sUEsFBgAAAAAEAAQA9QAAAIUDAAAAAA==&#10;" filled="f" stroked="f">
                          <v:textbox>
                            <w:txbxContent>
                              <w:p w14:paraId="40CE5563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32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32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63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UaZMIA&#10;AADcAAAADwAAAGRycy9kb3ducmV2LnhtbESPQYvCMBSE74L/ITzBmybKKmvXKKIseFJ0dwVvj+bZ&#10;lm1eShNt/fdGEDwOM/MNM1+2thQ3qn3hWMNoqEAQp84UnGn4/fkefILwAdlg6Zg03MnDctHtzDEx&#10;ruED3Y4hExHCPkENeQhVIqVPc7Loh64ijt7F1RZDlHUmTY1NhNtSjpWaSosFx4UcK1rnlP4fr1bD&#10;3+5yPn2ofbaxk6pxrZJsZ1Lrfq9dfYEI1IZ3+NXeGg0TNYPnmXgE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5RpkwgAAANwAAAAPAAAAAAAAAAAAAAAAAJgCAABkcnMvZG93&#10;bnJldi54bWxQSwUGAAAAAAQABAD1AAAAhwMAAAAA&#10;" filled="f" stroked="f">
                          <v:textbox>
                            <w:txbxContent>
                              <w:p w14:paraId="2EC5A53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32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32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53CD9D3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21433A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C0DB34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4A48EE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80C00E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F8B597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FF4D36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E5EB25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1ED908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1CF20F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22FFF2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428620F5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2EAB3963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79C55165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30</w:t>
      </w:r>
    </w:p>
    <w:p w14:paraId="21D08601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57B1A702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5560DEFA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00570234" w14:textId="72441648" w:rsidR="00A87F48" w:rsidRPr="000D241A" w:rsidRDefault="00A87F48" w:rsidP="00A87F48">
      <w:pPr>
        <w:rPr>
          <w:del w:id="3329" w:author="J&amp;J" w:date="2015-05-02T17:40:00Z"/>
          <w:rFonts w:ascii="Times New Roman" w:hAnsi="Times New Roman"/>
          <w:noProof/>
          <w:color w:val="000000"/>
          <w:lang w:val="es-ES" w:eastAsia="es-ES"/>
        </w:rPr>
      </w:pPr>
      <w:del w:id="3330" w:author="J&amp;J" w:date="2015-05-02T17:40:00Z">
        <w:r w:rsidRPr="000D241A">
          <w:rPr>
            <w:rFonts w:ascii="Times New Roman" w:hAnsi="Times New Roman"/>
            <w:noProof/>
            <w:color w:val="000000"/>
            <w:lang w:val="es-CO" w:eastAsia="es-CO"/>
          </w:rPr>
          <w:drawing>
            <wp:inline distT="0" distB="0" distL="0" distR="0" wp14:anchorId="32931E0B" wp14:editId="4A2B17FD">
              <wp:extent cx="4676775" cy="1819275"/>
              <wp:effectExtent l="0" t="0" r="9525" b="9525"/>
              <wp:docPr id="36" name="Imagen 3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33"/>
                      <pic:cNvPicPr>
                        <a:picLocks noChangeAspect="1" noChangeArrowheads="1"/>
                      </pic:cNvPicPr>
                    </pic:nvPicPr>
                    <pic:blipFill>
                      <a:blip r:embed="rId3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76775" cy="1819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24FC2F27" w14:textId="77777777" w:rsidR="00A87F48" w:rsidRPr="007866A3" w:rsidRDefault="00A87F48" w:rsidP="00A87F48">
      <w:pPr>
        <w:rPr>
          <w:del w:id="3331" w:author="J&amp;J" w:date="2015-05-02T17:40:00Z"/>
          <w:rFonts w:ascii="Arial" w:hAnsi="Arial" w:cs="Arial"/>
          <w:color w:val="000000"/>
          <w:sz w:val="18"/>
          <w:szCs w:val="18"/>
        </w:rPr>
      </w:pPr>
      <w:del w:id="3332" w:author="J&amp;J" w:date="2015-05-02T17:40:00Z"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2B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 xml:space="preserve">1 </w:delText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2B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 xml:space="preserve"> </w:delText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28"/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2B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>8</w:delText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29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 xml:space="preserve"> </w:delText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3D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 xml:space="preserve"> 1 </w:delText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2B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 xml:space="preserve"> 8 </w:delText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3D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 xml:space="preserve"> 9</w:delText>
        </w:r>
      </w:del>
    </w:p>
    <w:p w14:paraId="79A9AFBA" w14:textId="7EA577A5" w:rsidR="00A87F48" w:rsidRPr="007866A3" w:rsidRDefault="00A87F48" w:rsidP="00A87F48">
      <w:pPr>
        <w:rPr>
          <w:del w:id="3333" w:author="J&amp;J" w:date="2015-05-02T17:40:00Z"/>
          <w:rFonts w:ascii="Arial" w:hAnsi="Arial" w:cs="Arial"/>
          <w:color w:val="000000"/>
          <w:sz w:val="18"/>
          <w:szCs w:val="18"/>
        </w:rPr>
      </w:pPr>
      <w:del w:id="3334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50F457D3" wp14:editId="32DA6019">
              <wp:extent cx="904875" cy="276225"/>
              <wp:effectExtent l="0" t="0" r="9525" b="9525"/>
              <wp:docPr id="35" name="Imagen 3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70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7DC76282" w14:textId="77777777" w:rsidR="00A87F48" w:rsidRPr="007866A3" w:rsidRDefault="00A87F48" w:rsidP="00A87F48">
      <w:pPr>
        <w:rPr>
          <w:ins w:id="3335" w:author="J&amp;J" w:date="2015-05-02T17:40:00Z"/>
          <w:rFonts w:ascii="Arial" w:hAnsi="Arial" w:cs="Arial"/>
          <w:color w:val="000000"/>
          <w:sz w:val="18"/>
          <w:szCs w:val="18"/>
        </w:rPr>
      </w:pPr>
      <w:ins w:id="3336" w:author="J&amp;J" w:date="2015-05-02T17:40:00Z">
        <w:r w:rsidRPr="00284C5A">
          <w:rPr>
            <w:rFonts w:ascii="Times New Roman" w:hAnsi="Times New Roman" w:cs="Times New Roman"/>
            <w:noProof/>
            <w:color w:val="000000"/>
            <w:lang w:val="es-CO" w:eastAsia="es-CO"/>
          </w:rPr>
          <w:drawing>
            <wp:inline distT="0" distB="0" distL="0" distR="0" wp14:anchorId="2A817F2E" wp14:editId="44F8D4E3">
              <wp:extent cx="4676775" cy="1816912"/>
              <wp:effectExtent l="0" t="0" r="0" b="0"/>
              <wp:docPr id="533" name="Imagen 53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94252" cy="182370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51B23D0" w14:textId="77777777" w:rsidR="00A87F48" w:rsidRPr="007866A3" w:rsidRDefault="00A87F48" w:rsidP="00A87F48">
      <w:pPr>
        <w:rPr>
          <w:ins w:id="3337" w:author="J&amp;J" w:date="2015-05-02T17:40:00Z"/>
          <w:rFonts w:ascii="Arial" w:hAnsi="Arial" w:cs="Arial"/>
          <w:color w:val="000000"/>
          <w:sz w:val="18"/>
          <w:szCs w:val="18"/>
        </w:rPr>
      </w:pPr>
      <w:ins w:id="3338" w:author="J&amp;J" w:date="2015-05-02T17:40:00Z">
        <w:r w:rsidRPr="007866A3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190BE5C1" wp14:editId="7879D60E">
              <wp:extent cx="902252" cy="273050"/>
              <wp:effectExtent l="0" t="0" r="0" b="0"/>
              <wp:docPr id="570" name="Imagen 57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Botones_continuidad_solo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584" cy="2743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D39D5E0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ECEE11F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319F2792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41BDE68D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2D42993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EFDE08C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C9C52D2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3339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3340">
          <w:tblGrid>
            <w:gridCol w:w="1129"/>
            <w:gridCol w:w="5670"/>
            <w:gridCol w:w="2823"/>
          </w:tblGrid>
        </w:tblGridChange>
      </w:tblGrid>
      <w:tr w:rsidR="00A87F48" w:rsidRPr="007866A3" w14:paraId="1A843C56" w14:textId="77777777" w:rsidTr="00401F78">
        <w:tc>
          <w:tcPr>
            <w:tcW w:w="9622" w:type="dxa"/>
            <w:gridSpan w:val="3"/>
            <w:tcPrChange w:id="3341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342214C9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75E09ECC" w14:textId="77777777" w:rsidTr="00401F78">
        <w:tc>
          <w:tcPr>
            <w:tcW w:w="1129" w:type="dxa"/>
            <w:tcPrChange w:id="3342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5E0B767F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3343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78CDDC5F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3344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0C8C1A7B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57213991" w14:textId="77777777" w:rsidTr="00401F78">
        <w:tc>
          <w:tcPr>
            <w:tcW w:w="1129" w:type="dxa"/>
            <w:tcPrChange w:id="3345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4538E83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3346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3330E28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3347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756FA53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3348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3349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2014597903"/>
                <w:placeholder>
                  <w:docPart w:val="908532FC65E84EDDB5A3996767D22FFC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3349"/>
                <w:ins w:id="3350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3351" w:author="J&amp;J" w:date="2015-05-02T17:40:00Z"/>
              </w:sdtContent>
            </w:sdt>
            <w:customXmlInsRangeEnd w:id="3351"/>
          </w:p>
        </w:tc>
      </w:tr>
      <w:tr w:rsidR="00A87F48" w:rsidRPr="007866A3" w14:paraId="0D5F51B5" w14:textId="77777777" w:rsidTr="00401F78">
        <w:tc>
          <w:tcPr>
            <w:tcW w:w="1129" w:type="dxa"/>
            <w:tcPrChange w:id="3352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30AA57C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3353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11F5460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3354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098D50B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3355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3356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161009629"/>
                <w:placeholder>
                  <w:docPart w:val="AD8B994626D94619BF0040188A3E36D2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3356"/>
                <w:ins w:id="3357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3358" w:author="J&amp;J" w:date="2015-05-02T17:40:00Z"/>
              </w:sdtContent>
            </w:sdt>
            <w:customXmlInsRangeEnd w:id="3358"/>
          </w:p>
        </w:tc>
      </w:tr>
      <w:tr w:rsidR="00A87F48" w:rsidRPr="007866A3" w14:paraId="003A48A1" w14:textId="77777777" w:rsidTr="00401F78">
        <w:tc>
          <w:tcPr>
            <w:tcW w:w="1129" w:type="dxa"/>
            <w:tcPrChange w:id="3359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1CCE479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3360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309C9C6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3361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032A137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3362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3363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87660915"/>
                <w:placeholder>
                  <w:docPart w:val="E8821030ED90417AA0FB2E634FB64828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3363"/>
                <w:ins w:id="3364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3365" w:author="J&amp;J" w:date="2015-05-02T17:40:00Z"/>
              </w:sdtContent>
            </w:sdt>
            <w:customXmlInsRangeEnd w:id="3365"/>
          </w:p>
        </w:tc>
      </w:tr>
      <w:tr w:rsidR="00A87F48" w:rsidRPr="005255A8" w14:paraId="4BD7E902" w14:textId="77777777" w:rsidTr="00401F78">
        <w:tc>
          <w:tcPr>
            <w:tcW w:w="9622" w:type="dxa"/>
            <w:gridSpan w:val="3"/>
            <w:tcPrChange w:id="3366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5700EE07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59B8737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4320ED2" w14:textId="4A14295A" w:rsidR="00A87F48" w:rsidRPr="000D241A" w:rsidRDefault="00A87F48" w:rsidP="00401F78">
            <w:pPr>
              <w:rPr>
                <w:del w:id="3367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3368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721728" behindDoc="0" locked="0" layoutInCell="1" allowOverlap="1" wp14:anchorId="2E67173B" wp14:editId="65174DE5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202" name="Grupo 202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203" name="Rectángulo 511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786259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36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37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0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05C06B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37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37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0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57A688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37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37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0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409F3C5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37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37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0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CD97A6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37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37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0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E3A615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37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38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1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0B62EB5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38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38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1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82AD49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38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38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1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E2B2C1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38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38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2E67173B" id="Grupo 202" o:spid="_x0000_s1664" style="position:absolute;margin-left:63.15pt;margin-top:1.1pt;width:351.75pt;height:103.2pt;z-index:251721728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">
                        <v:rect id="Rectángulo 511" o:spid="_x0000_s1665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y+XcMA&#10;AADcAAAADwAAAGRycy9kb3ducmV2LnhtbESPzW7CMBCE75V4B2uRuBUHkCoUMIif0vZaQJyXeEki&#10;4nViuyR5+7pSJY6jmW9Gs1x3phIPcr60rGAyTkAQZ1aXnCs4nw6vcxA+IGusLJOCnjysV4OXJaba&#10;tvxNj2PIRSxhn6KCIoQ6ldJnBRn0Y1sTR+9mncEQpculdtjGclPJaZK8SYMlx4UCa9oVlN2PP0bB&#10;9ODK0/u28bt939D1s7807fxDqdGw2yxABOrCM/xPf+nIJTP4OxOPgF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y+XcMAAADcAAAADwAAAAAAAAAAAAAAAACYAgAAZHJzL2Rv&#10;d25yZXYueG1sUEsFBgAAAAAEAAQA9QAAAIgDAAAAAA==&#10;" fillcolor="window" strokecolor="#4a7ebb"/>
                        <v:shape id="Cuadro de texto 2" o:spid="_x0000_s1666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54n8MA&#10;AADc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agR/Z+IR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54n8MAAADcAAAADwAAAAAAAAAAAAAAAACYAgAAZHJzL2Rv&#10;d25yZXYueG1sUEsFBgAAAAAEAAQA9QAAAIgDAAAAAA==&#10;" filled="f" stroked="f">
                          <v:textbox>
                            <w:txbxContent>
                              <w:p w14:paraId="2786259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38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38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67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LdBMIA&#10;AADc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1jNYXnmXgE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At0EwgAAANwAAAAPAAAAAAAAAAAAAAAAAJgCAABkcnMvZG93&#10;bnJldi54bWxQSwUGAAAAAAQABAD1AAAAhwMAAAAA&#10;" filled="f" stroked="f">
                          <v:textbox>
                            <w:txbxContent>
                              <w:p w14:paraId="605C06B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38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39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68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BDc8QA&#10;AADcAAAADwAAAGRycy9kb3ducmV2LnhtbESPQWvCQBSE74L/YXmCN7OrtKGmWaW0FDxZtK3Q2yP7&#10;TILZtyG7TeK/7xYEj8PMfMPk29E2oqfO1441LBMFgrhwpuZSw9fn++IJhA/IBhvHpOFKHrab6STH&#10;zLiBD9QfQykihH2GGqoQ2kxKX1Rk0SeuJY7e2XUWQ5RdKU2HQ4TbRq6USqXFmuNChS29VlRcjr9W&#10;w/f+/HN6UB/lm31sBzcqyXYttZ7PxpdnEIHGcA/f2jujYaVS+D8Tj4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QQ3PEAAAA3AAAAA8AAAAAAAAAAAAAAAAAmAIAAGRycy9k&#10;b3ducmV2LnhtbFBLBQYAAAAABAAEAPUAAACJAwAAAAA=&#10;" filled="f" stroked="f">
                          <v:textbox>
                            <w:txbxContent>
                              <w:p w14:paraId="457A688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39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39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69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zm6MQA&#10;AADc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aGe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c5ujEAAAA3AAAAA8AAAAAAAAAAAAAAAAAmAIAAGRycy9k&#10;b3ducmV2LnhtbFBLBQYAAAAABAAEAPUAAACJAwAAAAA=&#10;" filled="f" stroked="f">
                          <v:textbox>
                            <w:txbxContent>
                              <w:p w14:paraId="0409F3C5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39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39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70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NymsEA&#10;AADcAAAADwAAAGRycy9kb3ducmV2LnhtbERPW2vCMBR+F/wP4Qh7s4myidZGkY3Bnja8gm+H5tgW&#10;m5PQZLb798vDYI8f373YDrYVD+pC41jDLFMgiEtnGq40nI7v0yWIEJENto5Jww8F2G7GowJz43re&#10;0+MQK5FCOOSooY7R51KGsiaLIXOeOHE311mMCXaVNB32Kdy2cq7UQlpsODXU6Om1pvJ++LYazp+3&#10;6+VZfVVv9sX3blCS7Upq/TQZdmsQkYb4L/5zfxgNc5XWpjPpCMj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DcprBAAAA3AAAAA8AAAAAAAAAAAAAAAAAmAIAAGRycy9kb3du&#10;cmV2LnhtbFBLBQYAAAAABAAEAPUAAACGAwAAAAA=&#10;" filled="f" stroked="f">
                          <v:textbox>
                            <w:txbxContent>
                              <w:p w14:paraId="0CD97A6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39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39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71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/XAcQA&#10;AADc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1yl8HcmHgG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P1wHEAAAA3AAAAA8AAAAAAAAAAAAAAAAAmAIAAGRycy9k&#10;b3ducmV2LnhtbFBLBQYAAAAABAAEAPUAAACJAwAAAAA=&#10;" filled="f" stroked="f">
                          <v:textbox>
                            <w:txbxContent>
                              <w:p w14:paraId="0E3A615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39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39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72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zoQcAA&#10;AADcAAAADwAAAGRycy9kb3ducmV2LnhtbERPTYvCMBC9C/6HMII3TRRX3GoUUQRPK9bdBW9DM7bF&#10;ZlKaaOu/N4eFPT7e92rT2Uo8qfGlYw2TsQJBnDlTcq7h+3IYLUD4gGywckwaXuRhs+73VpgY1/KZ&#10;nmnIRQxhn6CGIoQ6kdJnBVn0Y1cTR+7mGoshwiaXpsE2httKTpWaS4slx4YCa9oVlN3Th9Xw83W7&#10;/s7UKd/bj7p1nZJsP6XWw0G3XYII1IV/8Z/7aDRMJ3F+PBOPgFy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qzoQcAAAADcAAAADwAAAAAAAAAAAAAAAACYAgAAZHJzL2Rvd25y&#10;ZXYueG1sUEsFBgAAAAAEAAQA9QAAAIUDAAAAAA==&#10;" filled="f" stroked="f">
                          <v:textbox>
                            <w:txbxContent>
                              <w:p w14:paraId="70B62EB5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39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40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73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BN2sMA&#10;AADcAAAADwAAAGRycy9kb3ducmV2LnhtbESPT4vCMBTE74LfITxhb5pUdkWrUWQXwdMu/gVvj+bZ&#10;FpuX0kRbv/1mYcHjMDO/YRarzlbiQY0vHWtIRgoEceZMybmG42EznILwAdlg5Zg0PMnDatnvLTA1&#10;ruUdPfYhFxHCPkUNRQh1KqXPCrLoR64mjt7VNRZDlE0uTYNthNtKjpWaSIslx4UCa/osKLvt71bD&#10;6ft6Ob+rn/zLftSt65RkO5Navw269RxEoC68wv/trdEwThL4OxOP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eBN2sMAAADcAAAADwAAAAAAAAAAAAAAAACYAgAAZHJzL2Rv&#10;d25yZXYueG1sUEsFBgAAAAAEAAQA9QAAAIgDAAAAAA==&#10;" filled="f" stroked="f">
                          <v:textbox>
                            <w:txbxContent>
                              <w:p w14:paraId="182AD49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40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40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74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LTrcQA&#10;AADcAAAADwAAAGRycy9kb3ducmV2LnhtbESPQWvCQBSE7wX/w/IK3prdBC02dRVRCj0p1bbQ2yP7&#10;TEKzb0N2m6T/3hUEj8PMfMMs16NtRE+drx1rSBMFgrhwpuZSw+fp7WkBwgdkg41j0vBPHtarycMS&#10;c+MG/qD+GEoRIexz1FCF0OZS+qIiiz5xLXH0zq6zGKLsSmk6HCLcNjJT6llarDkuVNjStqLi9/hn&#10;NXztzz/fM3Uod3beDm5Uku2L1Hr6OG5eQQQawz18a78bDVmawfVMPAJyd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y063EAAAA3AAAAA8AAAAAAAAAAAAAAAAAmAIAAGRycy9k&#10;b3ducmV2LnhtbFBLBQYAAAAABAAEAPUAAACJAwAAAAA=&#10;" filled="f" stroked="f">
                          <v:textbox>
                            <w:txbxContent>
                              <w:p w14:paraId="3E2B2C1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40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40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5F6F546C" w14:textId="77777777" w:rsidR="00A87F48" w:rsidRPr="007866A3" w:rsidRDefault="00A87F48" w:rsidP="00401F78">
            <w:pPr>
              <w:rPr>
                <w:ins w:id="3405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3406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662336" behindDoc="0" locked="0" layoutInCell="1" allowOverlap="1" wp14:anchorId="7515D915" wp14:editId="62360086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510" name="Grupo 510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511" name="Rectángulo 511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1D8060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40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40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1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7E1125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40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41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1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2D4340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41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41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1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779599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41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41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1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AEE950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41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41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1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DA7209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41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41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1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A34906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41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42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1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EF56B6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42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42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2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9815E4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42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42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7515D915" id="Grupo 510" o:spid="_x0000_s1675" style="position:absolute;margin-left:63.15pt;margin-top:1.1pt;width:351.75pt;height:103.2pt;z-index:251662336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">
                        <v:rect id="Rectángulo 511" o:spid="_x0000_s1676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WA/8IA&#10;AADcAAAADwAAAGRycy9kb3ducmV2LnhtbESPQYvCMBSE7wv+h/AEb5pWVJZqFBUWF1YPW8Xzo3m2&#10;1ealNFlb/70RhD0OM/MNs1h1phJ3alxpWUE8ikAQZ1aXnCs4Hb+GnyCcR9ZYWSYFD3KwWvY+Fpho&#10;2/Iv3VOfiwBhl6CCwvs6kdJlBRl0I1sTB+9iG4M+yCaXusE2wE0lx1E0kwZLDgsF1rQtKLulf0aB&#10;p8OOHu358MNT3vF1P9nIi1Vq0O/WcxCeOv8ffre/tYJpHMPrTDgC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VYD/wgAAANwAAAAPAAAAAAAAAAAAAAAAAJgCAABkcnMvZG93&#10;bnJldi54bWxQSwUGAAAAAAQABAD1AAAAhwMAAAAA&#10;" fillcolor="white [3212]" strokecolor="#4579b8 [3044]"/>
                        <v:shape id="Cuadro de texto 2" o:spid="_x0000_s1677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geyMMA&#10;AADcAAAADwAAAGRycy9kb3ducmV2LnhtbESPT4vCMBTE7wt+h/CEva2JootWo4iLsCdl/QfeHs2z&#10;LTYvpcna+u2NIHgcZuY3zGzR2lLcqPaFYw39ngJBnDpTcKbhsF9/jUH4gGywdEwa7uRhMe98zDAx&#10;ruE/uu1CJiKEfYIa8hCqREqf5mTR91xFHL2Lqy2GKOtMmhqbCLelHCj1LS0WHBdyrGiVU3rd/VsN&#10;x83lfBqqbfZjR1XjWiXZTqTWn912OQURqA3v8Kv9azSM+gN4nolH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ZgeyMMAAADcAAAADwAAAAAAAAAAAAAAAACYAgAAZHJzL2Rv&#10;d25yZXYueG1sUEsFBgAAAAAEAAQA9QAAAIgDAAAAAA==&#10;" filled="f" stroked="f">
                          <v:textbox>
                            <w:txbxContent>
                              <w:p w14:paraId="71D8060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42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42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78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S7U8QA&#10;AADcAAAADwAAAGRycy9kb3ducmV2LnhtbESPQWvCQBSE74L/YXmCt7qr1WJjNiKWQk+W2lrw9sg+&#10;k2D2bciuJv57t1DwOMzMN0y67m0trtT6yrGG6USBIM6dqbjQ8PP9/rQE4QOywdoxabiRh3U2HKSY&#10;GNfxF133oRARwj5BDWUITSKlz0uy6CeuIY7eybUWQ5RtIU2LXYTbWs6UepEWK44LJTa0LSk/7y9W&#10;w2F3Ov7O1WfxZhdN53ol2b5KrcejfrMCEagPj/B/+8NoWEyf4e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LUu1PEAAAA3AAAAA8AAAAAAAAAAAAAAAAAmAIAAGRycy9k&#10;b3ducmV2LnhtbFBLBQYAAAAABAAEAPUAAACJAwAAAAA=&#10;" filled="f" stroked="f">
                          <v:textbox>
                            <w:txbxContent>
                              <w:p w14:paraId="67E1125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42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42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79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0jJ8QA&#10;AADcAAAADwAAAGRycy9kb3ducmV2LnhtbESPQWvCQBSE7wX/w/KE3uquJSkaXUUshZ4sTVXw9sg+&#10;k2D2bchuk/jvu4VCj8PMfMOst6NtRE+drx1rmM8UCOLCmZpLDcevt6cFCB+QDTaOScOdPGw3k4c1&#10;ZsYN/El9HkoRIewz1FCF0GZS+qIii37mWuLoXV1nMUTZldJ0OES4beSzUi/SYs1xocKW9hUVt/zb&#10;ajgdrpdzoj7KV5u2gxuVZLuUWj9Ox90KRKAx/If/2u9GQzpP4PdMPAJ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09IyfEAAAA3AAAAA8AAAAAAAAAAAAAAAAAmAIAAGRycy9k&#10;b3ducmV2LnhtbFBLBQYAAAAABAAEAPUAAACJAwAAAAA=&#10;" filled="f" stroked="f">
                          <v:textbox>
                            <w:txbxContent>
                              <w:p w14:paraId="12D4340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42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43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80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GGvMMA&#10;AADcAAAADwAAAGRycy9kb3ducmV2LnhtbESPQWvCQBSE74L/YXkFb2bX0hSNriItBU9KtRW8PbLP&#10;JDT7NmS3Jv57VxA8DjPzDbNY9bYWF2p95VjDJFEgiHNnKi40/By+xlMQPiAbrB2Thit5WC2HgwVm&#10;xnX8TZd9KESEsM9QQxlCk0np85Is+sQ1xNE7u9ZiiLItpGmxi3Bby1el3qXFiuNCiQ19lJT/7f+t&#10;ht/t+XR8U7vi06ZN53ol2c6k1qOXfj0HEagPz/CjvTEa0kk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GGvMMAAADcAAAADwAAAAAAAAAAAAAAAACYAgAAZHJzL2Rv&#10;d25yZXYueG1sUEsFBgAAAAAEAAQA9QAAAIgDAAAAAA==&#10;" filled="f" stroked="f">
                          <v:textbox>
                            <w:txbxContent>
                              <w:p w14:paraId="4779599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43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43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81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MYy8MA&#10;AADcAAAADwAAAGRycy9kb3ducmV2LnhtbESPQYvCMBSE74L/ITzBmyaKilajiCJ42mVdFbw9mmdb&#10;bF5KE23995uFhT0OM/MNs9q0thQvqn3hWMNoqEAQp84UnGk4fx8GcxA+IBssHZOGN3nYrLudFSbG&#10;NfxFr1PIRISwT1BDHkKVSOnTnCz6oauIo3d3tcUQZZ1JU2MT4baUY6Vm0mLBcSHHinY5pY/T02q4&#10;fNxv14n6zPZ2WjWuVZLtQmrd77XbJYhAbfgP/7WPRsN0NIPfM/EIy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qMYy8MAAADcAAAADwAAAAAAAAAAAAAAAACYAgAAZHJzL2Rv&#10;d25yZXYueG1sUEsFBgAAAAAEAAQA9QAAAIgDAAAAAA==&#10;" filled="f" stroked="f">
                          <v:textbox>
                            <w:txbxContent>
                              <w:p w14:paraId="7AEE950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43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43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82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+9UMQA&#10;AADcAAAADwAAAGRycy9kb3ducmV2LnhtbESPT2vCQBTE74LfYXkFb7qr1D9NXUUshZ4U01ro7ZF9&#10;JqHZtyG7mvjtXUHwOMzMb5jlurOVuFDjS8caxiMFgjhzpuRcw8/353ABwgdkg5Vj0nAlD+tVv7fE&#10;xLiWD3RJQy4ihH2CGooQ6kRKnxVk0Y9cTRy9k2sshiibXJoG2wi3lZwoNZMWS44LBda0LSj7T89W&#10;w3F3+vt9Vfv8w07r1nVKsn2TWg9eus07iEBdeIYf7S+jYTqew/1MPAJ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3vvVDEAAAA3AAAAA8AAAAAAAAAAAAAAAAAmAIAAGRycy9k&#10;b3ducmV2LnhtbFBLBQYAAAAABAAEAPUAAACJAwAAAAA=&#10;" filled="f" stroked="f">
                          <v:textbox>
                            <w:txbxContent>
                              <w:p w14:paraId="6DA7209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43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43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83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ApIsAA&#10;AADcAAAADwAAAGRycy9kb3ducmV2LnhtbERPTYvCMBC9C/6HMMLeNFFU3GoUcRH2pFh3F7wNzdgW&#10;m0lpsrb+e3MQPD7e92rT2UrcqfGlYw3jkQJBnDlTcq7h57wfLkD4gGywckwaHuRhs+73VpgY1/KJ&#10;7mnIRQxhn6CGIoQ6kdJnBVn0I1cTR+7qGoshwiaXpsE2httKTpSaS4slx4YCa9oVlN3Sf6vh93C9&#10;/E3VMf+ys7p1nZJsP6XWH4NuuwQRqAtv8cv9bTTMxnFtPBOP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HApIsAAAADcAAAADwAAAAAAAAAAAAAAAACYAgAAZHJzL2Rvd25y&#10;ZXYueG1sUEsFBgAAAAAEAAQA9QAAAIUDAAAAAA==&#10;" filled="f" stroked="f">
                          <v:textbox>
                            <w:txbxContent>
                              <w:p w14:paraId="7A34906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43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43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84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yMuc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jwRS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zyMucMAAADcAAAADwAAAAAAAAAAAAAAAACYAgAAZHJzL2Rv&#10;d25yZXYueG1sUEsFBgAAAAAEAAQA9QAAAIgDAAAAAA==&#10;" filled="f" stroked="f">
                          <v:textbox>
                            <w:txbxContent>
                              <w:p w14:paraId="6EF56B6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43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44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685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rvmcEA&#10;AADcAAAADwAAAGRycy9kb3ducmV2LnhtbERPy2rCQBTdF/yH4QrdNTOKKW3MKKIIXVVqH+Dukrkm&#10;wcydkBmT9O+dheDycN75erSN6KnztWMNs0SBIC6cqbnU8PO9f3kD4QOywcYxafgnD+vV5CnHzLiB&#10;v6g/hlLEEPYZaqhCaDMpfVGRRZ+4ljhyZ9dZDBF2pTQdDjHcNnKu1Ku0WHNsqLClbUXF5Xi1Gn4/&#10;z6e/hTqUO5u2gxuVZPsutX6ejpsliEBjeIjv7g+jIZ3H+fFMPAJyd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xq75nBAAAA3AAAAA8AAAAAAAAAAAAAAAAAmAIAAGRycy9kb3du&#10;cmV2LnhtbFBLBQYAAAAABAAEAPUAAACGAwAAAAA=&#10;" filled="f" stroked="f">
                          <v:textbox>
                            <w:txbxContent>
                              <w:p w14:paraId="29815E4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44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44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4D068DA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F75E28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880A6E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A90569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E56DB2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5229AD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B9B405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E00046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1B693A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44A4CA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16B48E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3512C293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2BBF5ADE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70DCBD7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31</w:t>
      </w:r>
    </w:p>
    <w:p w14:paraId="1751E51A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3BCEE2CC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0ADF8979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3CA9A6DF" w14:textId="2C6051F1" w:rsidR="00A87F48" w:rsidRPr="000D241A" w:rsidRDefault="00A87F48" w:rsidP="00A87F48">
      <w:pPr>
        <w:rPr>
          <w:del w:id="3443" w:author="J&amp;J" w:date="2015-05-02T17:40:00Z"/>
          <w:rFonts w:ascii="Times New Roman" w:hAnsi="Times New Roman"/>
          <w:noProof/>
          <w:color w:val="000000"/>
          <w:lang w:val="es-ES" w:eastAsia="es-ES"/>
        </w:rPr>
      </w:pPr>
      <w:del w:id="3444" w:author="J&amp;J" w:date="2015-05-02T17:40:00Z">
        <w:r w:rsidRPr="000D241A">
          <w:rPr>
            <w:rFonts w:ascii="Times New Roman" w:hAnsi="Times New Roman"/>
            <w:noProof/>
            <w:color w:val="000000"/>
            <w:lang w:val="es-CO" w:eastAsia="es-CO"/>
          </w:rPr>
          <w:drawing>
            <wp:inline distT="0" distB="0" distL="0" distR="0" wp14:anchorId="48DA239A" wp14:editId="0FB1A053">
              <wp:extent cx="4695825" cy="1819275"/>
              <wp:effectExtent l="0" t="0" r="9525" b="9525"/>
              <wp:docPr id="34" name="Imagen 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34"/>
                      <pic:cNvPicPr>
                        <a:picLocks noChangeAspect="1" noChangeArrowheads="1"/>
                      </pic:cNvPicPr>
                    </pic:nvPicPr>
                    <pic:blipFill>
                      <a:blip r:embed="rId3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95825" cy="1819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53739087" w14:textId="77777777" w:rsidR="00A87F48" w:rsidRPr="007866A3" w:rsidRDefault="00A87F48" w:rsidP="00A87F48">
      <w:pPr>
        <w:rPr>
          <w:del w:id="3445" w:author="J&amp;J" w:date="2015-05-02T17:40:00Z"/>
          <w:rFonts w:ascii="Arial" w:hAnsi="Arial" w:cs="Arial"/>
          <w:color w:val="000000"/>
          <w:sz w:val="18"/>
          <w:szCs w:val="18"/>
        </w:rPr>
      </w:pPr>
      <w:del w:id="3446" w:author="J&amp;J" w:date="2015-05-02T17:40:00Z"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2B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 xml:space="preserve">1 </w:delText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2B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 xml:space="preserve"> </w:delText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28"/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2B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>8</w:delText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29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 xml:space="preserve"> </w:delText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3D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 xml:space="preserve"> 1 </w:delText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2B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 xml:space="preserve"> 8 </w:delText>
        </w:r>
        <w:r w:rsidRPr="007866A3">
          <w:rPr>
            <w:rFonts w:ascii="Arial" w:hAnsi="Arial" w:cs="Arial"/>
            <w:color w:val="000000"/>
            <w:sz w:val="18"/>
            <w:szCs w:val="18"/>
          </w:rPr>
          <w:sym w:font="Symbol" w:char="F03D"/>
        </w:r>
        <w:r w:rsidRPr="007866A3">
          <w:rPr>
            <w:rFonts w:ascii="Arial" w:hAnsi="Arial" w:cs="Arial"/>
            <w:color w:val="000000"/>
            <w:sz w:val="18"/>
            <w:szCs w:val="18"/>
          </w:rPr>
          <w:delText xml:space="preserve"> 9</w:delText>
        </w:r>
      </w:del>
    </w:p>
    <w:p w14:paraId="137C6AE1" w14:textId="4C6F1C4A" w:rsidR="00A87F48" w:rsidRPr="007866A3" w:rsidRDefault="00A87F48" w:rsidP="00A87F48">
      <w:pPr>
        <w:rPr>
          <w:del w:id="3447" w:author="J&amp;J" w:date="2015-05-02T17:40:00Z"/>
          <w:rFonts w:ascii="Arial" w:hAnsi="Arial" w:cs="Arial"/>
          <w:color w:val="000000"/>
          <w:sz w:val="18"/>
          <w:szCs w:val="18"/>
        </w:rPr>
      </w:pPr>
      <w:del w:id="3448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73949EA3" wp14:editId="2FE056CF">
              <wp:extent cx="638175" cy="295275"/>
              <wp:effectExtent l="0" t="0" r="9525" b="9525"/>
              <wp:docPr id="33" name="Imagen 3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77"/>
                      <pic:cNvPicPr>
                        <a:picLocks noChangeAspect="1" noChangeArrowheads="1"/>
                      </pic:cNvPicPr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3817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271CF96E" w14:textId="77777777" w:rsidR="00A87F48" w:rsidRPr="007866A3" w:rsidRDefault="00A87F48" w:rsidP="00A87F48">
      <w:pPr>
        <w:rPr>
          <w:ins w:id="3449" w:author="J&amp;J" w:date="2015-05-02T17:40:00Z"/>
          <w:rFonts w:ascii="Arial" w:hAnsi="Arial" w:cs="Arial"/>
          <w:color w:val="000000"/>
          <w:sz w:val="18"/>
          <w:szCs w:val="18"/>
        </w:rPr>
      </w:pPr>
      <w:ins w:id="3450" w:author="J&amp;J" w:date="2015-05-02T17:40:00Z">
        <w:r w:rsidRPr="00284C5A">
          <w:rPr>
            <w:rFonts w:ascii="Times New Roman" w:hAnsi="Times New Roman" w:cs="Times New Roman"/>
            <w:noProof/>
            <w:color w:val="000000"/>
            <w:lang w:val="es-CO" w:eastAsia="es-CO"/>
          </w:rPr>
          <w:drawing>
            <wp:inline distT="0" distB="0" distL="0" distR="0" wp14:anchorId="4CBF054C" wp14:editId="573B0EAC">
              <wp:extent cx="4695825" cy="1824312"/>
              <wp:effectExtent l="0" t="0" r="0" b="5080"/>
              <wp:docPr id="534" name="Imagen 5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04832" cy="182781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D99B393" w14:textId="77777777" w:rsidR="00A87F48" w:rsidRPr="007866A3" w:rsidRDefault="00A87F48" w:rsidP="00A87F48">
      <w:pPr>
        <w:rPr>
          <w:ins w:id="3451" w:author="J&amp;J" w:date="2015-05-02T17:40:00Z"/>
          <w:rFonts w:ascii="Arial" w:hAnsi="Arial" w:cs="Arial"/>
          <w:color w:val="000000"/>
          <w:sz w:val="18"/>
          <w:szCs w:val="18"/>
        </w:rPr>
      </w:pPr>
      <w:ins w:id="3452" w:author="J&amp;J" w:date="2015-05-02T17:40:00Z">
        <w:r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0FAEC311" wp14:editId="3E7E09D7">
              <wp:extent cx="638175" cy="295275"/>
              <wp:effectExtent l="0" t="0" r="9525" b="9525"/>
              <wp:docPr id="577" name="Imagen 57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3817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C8AD43D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4FCE6B9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552C3AB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1CD68EAD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6E2C3BCA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31FEB662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13A7AD23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3453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3454">
          <w:tblGrid>
            <w:gridCol w:w="1129"/>
            <w:gridCol w:w="5670"/>
            <w:gridCol w:w="2823"/>
          </w:tblGrid>
        </w:tblGridChange>
      </w:tblGrid>
      <w:tr w:rsidR="00A87F48" w:rsidRPr="007866A3" w14:paraId="6A4BE149" w14:textId="77777777" w:rsidTr="00401F78">
        <w:tc>
          <w:tcPr>
            <w:tcW w:w="9622" w:type="dxa"/>
            <w:gridSpan w:val="3"/>
            <w:tcPrChange w:id="3455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22A9E1E5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631F1DE3" w14:textId="77777777" w:rsidTr="00401F78">
        <w:tc>
          <w:tcPr>
            <w:tcW w:w="1129" w:type="dxa"/>
            <w:tcPrChange w:id="3456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7C0E9837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3457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56F268FF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3458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2CB2D195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2E13EA8F" w14:textId="77777777" w:rsidTr="00401F78">
        <w:tc>
          <w:tcPr>
            <w:tcW w:w="1129" w:type="dxa"/>
            <w:tcPrChange w:id="3459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3BCA88B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3460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63EBF35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3461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6DE2BA5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3462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3463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1670164627"/>
                <w:placeholder>
                  <w:docPart w:val="86A00036472A4710BEC747FCD4CC89A2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3463"/>
                <w:ins w:id="3464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3465" w:author="J&amp;J" w:date="2015-05-02T17:40:00Z"/>
              </w:sdtContent>
            </w:sdt>
            <w:customXmlInsRangeEnd w:id="3465"/>
          </w:p>
        </w:tc>
      </w:tr>
      <w:tr w:rsidR="00A87F48" w:rsidRPr="007866A3" w14:paraId="28539CEB" w14:textId="77777777" w:rsidTr="00401F78">
        <w:tc>
          <w:tcPr>
            <w:tcW w:w="1129" w:type="dxa"/>
            <w:tcPrChange w:id="3466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4D1A3E1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3467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02CD303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3468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14C0178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3469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3470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451743859"/>
                <w:placeholder>
                  <w:docPart w:val="75C689CC6D2246FFA73DA2C38182A0E4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3470"/>
                <w:ins w:id="3471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3472" w:author="J&amp;J" w:date="2015-05-02T17:40:00Z"/>
              </w:sdtContent>
            </w:sdt>
            <w:customXmlInsRangeEnd w:id="3472"/>
          </w:p>
        </w:tc>
      </w:tr>
      <w:tr w:rsidR="00A87F48" w:rsidRPr="007866A3" w14:paraId="3FD45F39" w14:textId="77777777" w:rsidTr="00401F78">
        <w:tc>
          <w:tcPr>
            <w:tcW w:w="1129" w:type="dxa"/>
            <w:tcPrChange w:id="3473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2AB7AC0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3474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63504FE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3475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1B16415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3476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3477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608587446"/>
                <w:placeholder>
                  <w:docPart w:val="6A82DEC6F4794325AD309C1026B9421B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3477"/>
                <w:ins w:id="3478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3479" w:author="J&amp;J" w:date="2015-05-02T17:40:00Z"/>
              </w:sdtContent>
            </w:sdt>
            <w:customXmlInsRangeEnd w:id="3479"/>
          </w:p>
        </w:tc>
      </w:tr>
      <w:tr w:rsidR="00A87F48" w:rsidRPr="005255A8" w14:paraId="4128E764" w14:textId="77777777" w:rsidTr="00401F78">
        <w:tc>
          <w:tcPr>
            <w:tcW w:w="9622" w:type="dxa"/>
            <w:gridSpan w:val="3"/>
            <w:tcPrChange w:id="3480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5155DA48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65A3EE6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CFE7F26" w14:textId="0C29532B" w:rsidR="00A87F48" w:rsidRPr="000D241A" w:rsidRDefault="00A87F48" w:rsidP="00401F78">
            <w:pPr>
              <w:rPr>
                <w:del w:id="3481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3482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722752" behindDoc="0" locked="0" layoutInCell="1" allowOverlap="1" wp14:anchorId="43F2FA71" wp14:editId="09E0B26A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633" name="Grupo 633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634" name="Rectángulo 522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3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946D91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48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48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3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E0297A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48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48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3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47FBA4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48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48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3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31A17E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48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49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3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B12BD4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49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49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19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8F4ED0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49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49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19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7369011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49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49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0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341CAB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49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49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0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E09E56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49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50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43F2FA71" id="Grupo 633" o:spid="_x0000_s1686" style="position:absolute;margin-left:63.15pt;margin-top:1.1pt;width:351.75pt;height:103.2pt;z-index:251722752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">
                        <v:rect id="Rectángulo 522" o:spid="_x0000_s1687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ZAjcQA&#10;AADcAAAADwAAAGRycy9kb3ducmV2LnhtbESPS2/CMBCE70j9D9ZW6g2cUoRQikEtLY8rD/W8jbdJ&#10;1Hid2IYk/x4jIXEczcw3mvmyM5W4kPOlZQWvowQEcWZ1ybmC03E9nIHwAVljZZkU9ORhuXgazDHV&#10;tuU9XQ4hFxHCPkUFRQh1KqXPCjLoR7Ymjt6fdQZDlC6X2mEb4aaS4ySZSoMlx4UCa1oVlP0fzkbB&#10;eO3K4/dn41dffUO/2/6naWcbpV6eu493EIG68Ajf2zutYPo2gduZeAT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GQI3EAAAA3AAAAA8AAAAAAAAAAAAAAAAAmAIAAGRycy9k&#10;b3ducmV2LnhtbFBLBQYAAAAABAAEAPUAAACJAwAAAAA=&#10;" fillcolor="window" strokecolor="#4a7ebb"/>
                        <v:shape id="Cuadro de texto 2" o:spid="_x0000_s1688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G7oMQA&#10;AADcAAAADwAAAGRycy9kb3ducmV2LnhtbESPQWvCQBSE7wX/w/KE3uquVsXGbERaCp5aTGvB2yP7&#10;TILZtyG7NfHfu4WCx2FmvmHSzWAbcaHO1441TCcKBHHhTM2lhu+v96cVCB+QDTaOScOVPGyy0UOK&#10;iXE97+mSh1JECPsENVQhtImUvqjIop+4ljh6J9dZDFF2pTQd9hFuGzlTaikt1hwXKmzptaLinP9a&#10;DYeP0/Fnrj7LN7toezcoyfZFav04HrZrEIGGcA//t3dGw/J5AX9n4hGQ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hu6DEAAAA3AAAAA8AAAAAAAAAAAAAAAAAmAIAAGRycy9k&#10;b3ducmV2LnhtbFBLBQYAAAAABAAEAPUAAACJAwAAAAA=&#10;" filled="f" stroked="f">
                          <v:textbox>
                            <w:txbxContent>
                              <w:p w14:paraId="1946D91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50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50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89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Ml18QA&#10;AADcAAAADwAAAGRycy9kb3ducmV2LnhtbESPQWvCQBSE74X+h+UVvNXdVhtq6iaUiuDJolbB2yP7&#10;TEKzb0N2NfHfu4WCx2FmvmHm+WAbcaHO1441vIwVCOLCmZpLDT+75fM7CB+QDTaOScOVPOTZ48Mc&#10;U+N63tBlG0oRIexT1FCF0KZS+qIii37sWuLonVxnMUTZldJ02Ee4beSrUom0WHNcqLClr4qK3+3Z&#10;ativT8fDVH2XC/vW9m5Qku1Maj16Gj4/QAQawj38314ZDckkgb8z8QjI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zJdfEAAAA3AAAAA8AAAAAAAAAAAAAAAAAmAIAAGRycy9k&#10;b3ducmV2LnhtbFBLBQYAAAAABAAEAPUAAACJAwAAAAA=&#10;" filled="f" stroked="f">
                          <v:textbox>
                            <w:txbxContent>
                              <w:p w14:paraId="4E0297A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50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50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90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+ATMQA&#10;AADcAAAADwAAAGRycy9kb3ducmV2LnhtbESPSWvDMBSE74X8B/EKuTVSlyx1rYTSUsgpJSvk9rCe&#10;F2I9GUuJ3X8fBQI9DjPzDZMueluLC7W+cqzheaRAEGfOVFxo2G1/nmYgfEA2WDsmDX/kYTEfPKSY&#10;GNfxmi6bUIgIYZ+ghjKEJpHSZyVZ9CPXEEcvd63FEGVbSNNiF+G2li9KTaTFiuNCiQ19lZSdNmer&#10;Yb/Kj4c39Vt823HTuV5Jtu9S6+Fj//kBIlAf/sP39tJomLxO4XYmHgE5v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1/gEzEAAAA3AAAAA8AAAAAAAAAAAAAAAAAmAIAAGRycy9k&#10;b3ducmV2LnhtbFBLBQYAAAAABAAEAPUAAACJAwAAAAA=&#10;" filled="f" stroked="f">
                          <v:textbox>
                            <w:txbxContent>
                              <w:p w14:paraId="547FBA4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50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50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91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AUPsAA&#10;AADcAAAADwAAAGRycy9kb3ducmV2LnhtbERPy4rCMBTdC/MP4Q7MThNnVLRjlEERXCk+YXaX5toW&#10;m5vSRFv/3iwEl4fzns5bW4o71b5wrKHfUyCIU2cKzjQcD6vuGIQPyAZLx6ThQR7ms4/OFBPjGt7R&#10;fR8yEUPYJ6ghD6FKpPRpThZ9z1XEkbu42mKIsM6kqbGJ4baU30qNpMWCY0OOFS1ySq/7m9Vw2lz+&#10;zwO1zZZ2WDWuVZLtRGr99dn+/YII1Ia3+OVeGw2jn7g2nolHQM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OAUPsAAAADcAAAADwAAAAAAAAAAAAAAAACYAgAAZHJzL2Rvd25y&#10;ZXYueG1sUEsFBgAAAAAEAAQA9QAAAIUDAAAAAA==&#10;" filled="f" stroked="f">
                          <v:textbox>
                            <w:txbxContent>
                              <w:p w14:paraId="431A17E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50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50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92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yxpcQA&#10;AADcAAAADwAAAGRycy9kb3ducmV2LnhtbESPQWvCQBSE74L/YXmCN93VqmjqKmIp9FQxrYXeHtln&#10;Epp9G7Krif++Kwgeh5n5hllvO1uJKzW+dKxhMlYgiDNnSs41fH+9j5YgfEA2WDkmDTfysN30e2tM&#10;jGv5SNc05CJC2CeooQihTqT0WUEW/djVxNE7u8ZiiLLJpWmwjXBbyalSC2mx5LhQYE37grK/9GI1&#10;nD7Pvz8zdcjf7LxuXack25XUejjodq8gAnXhGX60P4yGxcsK7mfi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ssaXEAAAA3AAAAA8AAAAAAAAAAAAAAAAAmAIAAGRycy9k&#10;b3ducmV2LnhtbFBLBQYAAAAABAAEAPUAAACJAwAAAAA=&#10;" filled="f" stroked="f">
                          <v:textbox>
                            <w:txbxContent>
                              <w:p w14:paraId="5B12BD4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50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51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93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yGYcQA&#10;AADcAAAADwAAAGRycy9kb3ducmV2LnhtbESPQWvCQBCF70L/wzKF3nS3pUqNrlJaBE8WYxW8Ddkx&#10;Cc3Ohuxq4r/vHAq9zfDevPfNcj34Rt2oi3VgC88TA4q4CK7m0sL3YTN+AxUTssMmMFm4U4T16mG0&#10;xMyFnvd0y1OpJIRjhhaqlNpM61hU5DFOQkss2iV0HpOsXaldh72E+0a/GDPTHmuWhgpb+qio+Mmv&#10;3sJxdzmfXs1X+emnbR8Go9nPtbVPj8P7AlSiIf2b/663TvDnQivPyAR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shmHEAAAA3AAAAA8AAAAAAAAAAAAAAAAAmAIAAGRycy9k&#10;b3ducmV2LnhtbFBLBQYAAAAABAAEAPUAAACJAwAAAAA=&#10;" filled="f" stroked="f">
                          <v:textbox>
                            <w:txbxContent>
                              <w:p w14:paraId="78F4ED0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51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51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94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Aj+sIA&#10;AADcAAAADwAAAGRycy9kb3ducmV2LnhtbERPTWvCQBC9F/oflin01uxWWmmiq4gi9FQxtgVvQ3ZM&#10;QrOzIbsm6b93BcHbPN7nzJejbURPna8da3hNFAjiwpmaSw3fh+3LBwgfkA02jknDP3lYLh4f5pgZ&#10;N/Ce+jyUIoawz1BDFUKbSemLiiz6xLXEkTu5zmKIsCul6XCI4baRE6Wm0mLNsaHCltYVFX/52Wr4&#10;+Todf9/UrtzY93Zwo5JsU6n189O4moEINIa7+Ob+NHF+msL1mXiBXF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YCP6wgAAANwAAAAPAAAAAAAAAAAAAAAAAJgCAABkcnMvZG93&#10;bnJldi54bWxQSwUGAAAAAAQABAD1AAAAhwMAAAAA&#10;" filled="f" stroked="f">
                          <v:textbox>
                            <w:txbxContent>
                              <w:p w14:paraId="67369011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51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51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95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V+nMMA&#10;AADcAAAADwAAAGRycy9kb3ducmV2LnhtbESPQWsCMRSE74X+h/AK3rpJxYrdbpRSETxV1LbQ22Pz&#10;3F26eQmb6K7/3giCx2FmvmGKxWBbcaIuNI41vGQKBHHpTMOVhu/96nkGIkRkg61j0nCmAIv540OB&#10;uXE9b+m0i5VIEA45aqhj9LmUoazJYsicJ07ewXUWY5JdJU2HfYLbVo6VmkqLDaeFGj191lT+745W&#10;w8/X4e93ojbV0r763g1Ksn2TWo+eho93EJGGeA/f2mujIRHheiYdAT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3V+nMMAAADcAAAADwAAAAAAAAAAAAAAAACYAgAAZHJzL2Rv&#10;d25yZXYueG1sUEsFBgAAAAAEAAQA9QAAAIgDAAAAAA==&#10;" filled="f" stroked="f">
                          <v:textbox>
                            <w:txbxContent>
                              <w:p w14:paraId="3341CAB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51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51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696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nbB8QA&#10;AADcAAAADwAAAGRycy9kb3ducmV2LnhtbESPzWrDMBCE74W8g9hAb7Xk0JbEsWJCS6CnluYPclus&#10;jW1irYylxO7bV4VCjsPMfMPkxWhbcaPeN441pIkCQVw603ClYb/bPM1B+IBssHVMGn7IQ7GaPOSY&#10;GTfwN922oRIRwj5DDXUIXSalL2uy6BPXEUfv7HqLIcq+kqbHIcJtK2dKvUqLDceFGjt6q6m8bK9W&#10;w+HzfDo+q6/q3b50gxuVZLuQWj9Ox/USRKAx3MP/7Q+jYaZS+DsTj4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52wfEAAAA3AAAAA8AAAAAAAAAAAAAAAAAmAIAAGRycy9k&#10;b3ducmV2LnhtbFBLBQYAAAAABAAEAPUAAACJAwAAAAA=&#10;" filled="f" stroked="f">
                          <v:textbox>
                            <w:txbxContent>
                              <w:p w14:paraId="7E09E56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51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51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2A60AD72" w14:textId="77777777" w:rsidR="00A87F48" w:rsidRPr="007866A3" w:rsidRDefault="00A87F48" w:rsidP="00401F78">
            <w:pPr>
              <w:rPr>
                <w:ins w:id="3519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3520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663360" behindDoc="0" locked="0" layoutInCell="1" allowOverlap="1" wp14:anchorId="044C4C75" wp14:editId="7E1DE5B0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521" name="Grupo 521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522" name="Rectángulo 522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412FDD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52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52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2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EC65FFF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52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52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2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F9C24B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52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52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2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02436F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52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52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2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1EDD0D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52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53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2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7BF988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53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53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2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1474A6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53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53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3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251E842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53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53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3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586EF6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53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53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044C4C75" id="Grupo 521" o:spid="_x0000_s1697" style="position:absolute;margin-left:63.15pt;margin-top:1.1pt;width:351.75pt;height:103.2pt;z-index:251663360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">
                        <v:rect id="Rectángulo 522" o:spid="_x0000_s1698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vUNcQA&#10;AADcAAAADwAAAGRycy9kb3ducmV2LnhtbESPQWvCQBSE74L/YXlCb82moSklZpUqiIWaQ9Pi+ZF9&#10;Jmmzb0N2NfHfu4WCx2FmvmHy9WQ6caHBtZYVPEUxCOLK6pZrBd9fu8dXEM4ja+wsk4IrOViv5rMc&#10;M21H/qRL6WsRIOwyVNB432dSuqohgy6yPXHwTnYw6IMcaqkHHAPcdDKJ4xdpsOWw0GBP24aq3/Js&#10;FHgq9nQdj8UHp7znn8PzRp6sUg+L6W0JwtPk7+H/9rtWkCYJ/J0JR0C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r1DXEAAAA3AAAAA8AAAAAAAAAAAAAAAAAmAIAAGRycy9k&#10;b3ducmV2LnhtbFBLBQYAAAAABAAEAPUAAACJAwAAAAA=&#10;" fillcolor="white [3212]" strokecolor="#4579b8 [3044]"/>
                        <v:shape id="Cuadro de texto 2" o:spid="_x0000_s1699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hx7sMA&#10;AADcAAAADwAAAGRycy9kb3ducmV2LnhtbESPQWsCMRSE74L/ITzBmyZaLXY1ilgKPSm1teDtsXnu&#10;Lm5elk10139vBMHjMDPfMItVa0txpdoXjjWMhgoEcepMwZmGv9+vwQyED8gGS8ek4UYeVstuZ4GJ&#10;cQ3/0HUfMhEh7BPUkIdQJVL6NCeLfugq4uidXG0xRFln0tTYRLgt5Vipd2mx4LiQY0WbnNLz/mI1&#10;HLan4/9E7bJPO60a1yrJ9kNq3e+16zmIQG14hZ/tb6NhOn6D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Lhx7sMAAADcAAAADwAAAAAAAAAAAAAAAACYAgAAZHJzL2Rv&#10;d25yZXYueG1sUEsFBgAAAAAEAAQA9QAAAIgDAAAAAA==&#10;" filled="f" stroked="f">
                          <v:textbox>
                            <w:txbxContent>
                              <w:p w14:paraId="3412FDD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53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54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700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Hpms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QzpfwO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R6ZrEAAAA3AAAAA8AAAAAAAAAAAAAAAAAmAIAAGRycy9k&#10;b3ducmV2LnhtbFBLBQYAAAAABAAEAPUAAACJAwAAAAA=&#10;" filled="f" stroked="f">
                          <v:textbox>
                            <w:txbxContent>
                              <w:p w14:paraId="5EC65FFF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54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54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701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1MAcQA&#10;AADcAAAADwAAAGRycy9kb3ducmV2LnhtbESPT4vCMBTE7wt+h/AEb2ui2MXtGkUUwZOy/lnY26N5&#10;tsXmpTTR1m9vFhY8DjPzG2a26Gwl7tT40rGG0VCBIM6cKTnXcDpu3qcgfEA2WDkmDQ/ysJj33maY&#10;GtfyN90PIRcRwj5FDUUIdSqlzwqy6IeuJo7exTUWQ5RNLk2DbYTbSo6V+pAWS44LBda0Kii7Hm5W&#10;w3l3+f2ZqH2+tknduk5Jtp9S60G/W36BCNSFV/i/vTUaknECf2fiEZ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dTAHEAAAA3AAAAA8AAAAAAAAAAAAAAAAAmAIAAGRycy9k&#10;b3ducmV2LnhtbFBLBQYAAAAABAAEAPUAAACJAwAAAAA=&#10;" filled="f" stroked="f">
                          <v:textbox>
                            <w:txbxContent>
                              <w:p w14:paraId="4F9C24B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54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54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702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/SdsQA&#10;AADcAAAADwAAAGRycy9kb3ducmV2LnhtbESPQWvCQBSE70L/w/IK3nS3YkKbukpRCp4qpq3g7ZF9&#10;JqHZtyG7TeK/7wpCj8PMfMOsNqNtRE+drx1reJorEMSFMzWXGr4+32fPIHxANtg4Jg1X8rBZP0xW&#10;mBk38JH6PJQiQthnqKEKoc2k9EVFFv3ctcTRu7jOYoiyK6XpcIhw28iFUqm0WHNcqLClbUXFT/5r&#10;NXx/XM6npTqUO5u0gxuVZPsitZ4+jm+vIAKN4T98b++NhmSRwu1MPAJ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P0nbEAAAA3AAAAA8AAAAAAAAAAAAAAAAAmAIAAGRycy9k&#10;b3ducmV2LnhtbFBLBQYAAAAABAAEAPUAAACJAwAAAAA=&#10;" filled="f" stroked="f">
                          <v:textbox>
                            <w:txbxContent>
                              <w:p w14:paraId="402436F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54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54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703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N37cQA&#10;AADcAAAADwAAAGRycy9kb3ducmV2LnhtbESPT2vCQBTE74LfYXlCb3W3olbTbESUQk9K/Qe9PbLP&#10;JDT7NmS3Jv32XaHgcZiZ3zDpqre1uFHrK8caXsYKBHHuTMWFhtPx/XkBwgdkg7Vj0vBLHlbZcJBi&#10;YlzHn3Q7hEJECPsENZQhNImUPi/Joh+7hjh6V9daDFG2hTQtdhFuazlRai4tVhwXSmxoU1L+ffix&#10;Gs6769dlqvbF1s6azvVKsl1KrZ9G/foNRKA+PML/7Q+jYTZ5hfuZeAR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Dd+3EAAAA3AAAAA8AAAAAAAAAAAAAAAAAmAIAAGRycy9k&#10;b3ducmV2LnhtbFBLBQYAAAAABAAEAPUAAACJAwAAAAA=&#10;" filled="f" stroked="f">
                          <v:textbox>
                            <w:txbxContent>
                              <w:p w14:paraId="51EDD0D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54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54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704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zjn8EA&#10;AADcAAAADwAAAGRycy9kb3ducmV2LnhtbERPy2rCQBTdF/yH4QrdNTOKKW3MKKIIXVVqH+Dukrkm&#10;wcydkBmT9O+dheDycN75erSN6KnztWMNs0SBIC6cqbnU8PO9f3kD4QOywcYxafgnD+vV5CnHzLiB&#10;v6g/hlLEEPYZaqhCaDMpfVGRRZ+4ljhyZ9dZDBF2pTQdDjHcNnKu1Ku0WHNsqLClbUXF5Xi1Gn4/&#10;z6e/hTqUO5u2gxuVZPsutX6ejpsliEBjeIjv7g+jIZ3HtfFMPAJyd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Ic45/BAAAA3AAAAA8AAAAAAAAAAAAAAAAAmAIAAGRycy9kb3du&#10;cmV2LnhtbFBLBQYAAAAABAAEAPUAAACGAwAAAAA=&#10;" filled="f" stroked="f">
                          <v:textbox>
                            <w:txbxContent>
                              <w:p w14:paraId="67BF988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54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55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705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BGBM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Q7JYw+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1QRgTEAAAA3AAAAA8AAAAAAAAAAAAAAAAAmAIAAGRycy9k&#10;b3ducmV2LnhtbFBLBQYAAAAABAAEAPUAAACJAwAAAAA=&#10;" filled="f" stroked="f">
                          <v:textbox>
                            <w:txbxContent>
                              <w:p w14:paraId="51474A6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55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55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706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N5RMAA&#10;AADcAAAADwAAAGRycy9kb3ducmV2LnhtbERPy4rCMBTdC/MP4Q7MThNnVLRjlEERXCk+YXaX5toW&#10;m5vSRFv/3iwEl4fzns5bW4o71b5wrKHfUyCIU2cKzjQcD6vuGIQPyAZLx6ThQR7ms4/OFBPjGt7R&#10;fR8yEUPYJ6ghD6FKpPRpThZ9z1XEkbu42mKIsM6kqbGJ4baU30qNpMWCY0OOFS1ySq/7m9Vw2lz+&#10;zwO1zZZ2WDWuVZLtRGr99dn+/YII1Ia3+OVeGw3Dnzg/nolHQM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bN5RMAAAADcAAAADwAAAAAAAAAAAAAAAACYAgAAZHJzL2Rvd25y&#10;ZXYueG1sUEsFBgAAAAAEAAQA9QAAAIUDAAAAAA==&#10;" filled="f" stroked="f">
                          <v:textbox>
                            <w:txbxContent>
                              <w:p w14:paraId="3251E842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55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55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707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/c38QA&#10;AADcAAAADwAAAGRycy9kb3ducmV2LnhtbESPQWvCQBSE74L/YXmCt7qr1WJjNiKWQk+W2lrw9sg+&#10;k2D2bciuJv57t1DwOMzMN0y67m0trtT6yrGG6USBIM6dqbjQ8PP9/rQE4QOywdoxabiRh3U2HKSY&#10;GNfxF133oRARwj5BDWUITSKlz0uy6CeuIY7eybUWQ5RtIU2LXYTbWs6UepEWK44LJTa0LSk/7y9W&#10;w2F3Ov7O1WfxZhdN53ol2b5KrcejfrMCEagPj/B/+8NoWDxP4e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/3N/EAAAA3AAAAA8AAAAAAAAAAAAAAAAAmAIAAGRycy9k&#10;b3ducmV2LnhtbFBLBQYAAAAABAAEAPUAAACJAwAAAAA=&#10;" filled="f" stroked="f">
                          <v:textbox>
                            <w:txbxContent>
                              <w:p w14:paraId="6586EF6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55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55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59EAC3A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E61DF2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BBB899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499D08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BE0A142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39723E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8489D2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4C2756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31FCBA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5D3FB6A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060EB2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5941CD14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4C656BBB" w14:textId="77777777" w:rsidR="00A87F48" w:rsidRPr="007866A3" w:rsidRDefault="00A87F48" w:rsidP="00A87F48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>
        <w:rPr>
          <w:rFonts w:ascii="Arial" w:hAnsi="Arial" w:cs="Arial"/>
          <w:b/>
          <w:sz w:val="18"/>
          <w:szCs w:val="18"/>
          <w:lang w:val="es-ES_tradnl"/>
        </w:rPr>
        <w:t>DIAPOSITIVA 32</w:t>
      </w:r>
    </w:p>
    <w:p w14:paraId="69E2BB40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3A3669AE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54811379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76D4EBEF" w14:textId="7224BE18" w:rsidR="00A87F48" w:rsidRPr="007866A3" w:rsidRDefault="00A87F48" w:rsidP="00A87F48">
      <w:pPr>
        <w:rPr>
          <w:del w:id="3557" w:author="J&amp;J" w:date="2015-05-02T17:40:00Z"/>
          <w:rFonts w:ascii="Arial" w:hAnsi="Arial" w:cs="Arial"/>
          <w:color w:val="000000"/>
          <w:sz w:val="18"/>
          <w:szCs w:val="18"/>
        </w:rPr>
      </w:pPr>
      <w:del w:id="3558" w:author="J&amp;J" w:date="2015-05-02T17:40:00Z">
        <w:r w:rsidRPr="000D241A">
          <w:rPr>
            <w:rFonts w:ascii="Times New Roman" w:hAnsi="Times New Roman"/>
            <w:noProof/>
            <w:color w:val="000000"/>
            <w:lang w:val="es-CO" w:eastAsia="es-CO"/>
          </w:rPr>
          <w:drawing>
            <wp:inline distT="0" distB="0" distL="0" distR="0" wp14:anchorId="2796CF4C" wp14:editId="42E54F6C">
              <wp:extent cx="4657725" cy="2019300"/>
              <wp:effectExtent l="0" t="0" r="9525" b="0"/>
              <wp:docPr id="32" name="Imagen 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80"/>
                      <pic:cNvPicPr>
                        <a:picLocks noChangeAspect="1" noChangeArrowheads="1"/>
                      </pic:cNvPicPr>
                    </pic:nvPicPr>
                    <pic:blipFill>
                      <a:blip r:embed="rId3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57725" cy="2019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616C2E00" w14:textId="71681B17" w:rsidR="00A87F48" w:rsidRPr="007866A3" w:rsidRDefault="00A87F48" w:rsidP="00A87F48">
      <w:pPr>
        <w:rPr>
          <w:del w:id="3559" w:author="J&amp;J" w:date="2015-05-02T17:40:00Z"/>
          <w:rFonts w:ascii="Arial" w:hAnsi="Arial" w:cs="Arial"/>
          <w:color w:val="000000"/>
          <w:sz w:val="18"/>
          <w:szCs w:val="18"/>
        </w:rPr>
      </w:pPr>
      <w:del w:id="3560" w:author="J&amp;J" w:date="2015-05-02T17:40:00Z">
        <w:r w:rsidRPr="000D241A"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5F9B68A7" wp14:editId="30D834A3">
              <wp:extent cx="638175" cy="295275"/>
              <wp:effectExtent l="0" t="0" r="9525" b="9525"/>
              <wp:docPr id="31" name="Imagen 3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579"/>
                      <pic:cNvPicPr>
                        <a:picLocks noChangeAspect="1" noChangeArrowheads="1"/>
                      </pic:cNvPicPr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3817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0E2DB1B6" w14:textId="77777777" w:rsidR="00A87F48" w:rsidRPr="007866A3" w:rsidRDefault="00A87F48" w:rsidP="00A87F48">
      <w:pPr>
        <w:rPr>
          <w:ins w:id="3561" w:author="J&amp;J" w:date="2015-05-02T17:40:00Z"/>
          <w:rFonts w:ascii="Arial" w:hAnsi="Arial" w:cs="Arial"/>
          <w:color w:val="000000"/>
          <w:sz w:val="18"/>
          <w:szCs w:val="18"/>
        </w:rPr>
      </w:pPr>
      <w:ins w:id="3562" w:author="J&amp;J" w:date="2015-05-02T17:40:00Z">
        <w:r w:rsidRPr="00284C5A">
          <w:rPr>
            <w:rFonts w:ascii="Times New Roman" w:hAnsi="Times New Roman" w:cs="Times New Roman"/>
            <w:noProof/>
            <w:color w:val="000000"/>
            <w:lang w:val="es-CO" w:eastAsia="es-CO"/>
          </w:rPr>
          <w:drawing>
            <wp:inline distT="0" distB="0" distL="0" distR="0" wp14:anchorId="5C019230" wp14:editId="43522204">
              <wp:extent cx="4667250" cy="2024693"/>
              <wp:effectExtent l="0" t="0" r="0" b="0"/>
              <wp:docPr id="580" name="Imagen 58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71181" cy="202639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A074253" w14:textId="77777777" w:rsidR="00A87F48" w:rsidRPr="007866A3" w:rsidRDefault="00A87F48" w:rsidP="00A87F48">
      <w:pPr>
        <w:rPr>
          <w:ins w:id="3563" w:author="J&amp;J" w:date="2015-05-02T17:40:00Z"/>
          <w:rFonts w:ascii="Arial" w:hAnsi="Arial" w:cs="Arial"/>
          <w:color w:val="000000"/>
          <w:sz w:val="18"/>
          <w:szCs w:val="18"/>
        </w:rPr>
      </w:pPr>
      <w:ins w:id="3564" w:author="J&amp;J" w:date="2015-05-02T17:40:00Z">
        <w:r>
          <w:rPr>
            <w:rFonts w:ascii="Arial" w:hAnsi="Arial" w:cs="Arial"/>
            <w:noProof/>
            <w:color w:val="000000"/>
            <w:sz w:val="18"/>
            <w:szCs w:val="18"/>
            <w:lang w:val="es-CO" w:eastAsia="es-CO"/>
          </w:rPr>
          <w:drawing>
            <wp:inline distT="0" distB="0" distL="0" distR="0" wp14:anchorId="40EFC07B" wp14:editId="48B7FE08">
              <wp:extent cx="638175" cy="295275"/>
              <wp:effectExtent l="0" t="0" r="9525" b="9525"/>
              <wp:docPr id="579" name="Imagen 57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3817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3882E43" w14:textId="77777777" w:rsidR="00A87F48" w:rsidRPr="007866A3" w:rsidRDefault="00A87F48" w:rsidP="00A87F4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2A639E74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4AC28103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22DC24C3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727B0A0E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753DA448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PrChange w:id="3565" w:author="J&amp;J" w:date="2015-05-02T17:40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5670"/>
        <w:gridCol w:w="2823"/>
        <w:tblGridChange w:id="3566">
          <w:tblGrid>
            <w:gridCol w:w="1129"/>
            <w:gridCol w:w="5670"/>
            <w:gridCol w:w="2823"/>
          </w:tblGrid>
        </w:tblGridChange>
      </w:tblGrid>
      <w:tr w:rsidR="00A87F48" w:rsidRPr="007866A3" w14:paraId="66573F9D" w14:textId="77777777" w:rsidTr="00401F78">
        <w:tc>
          <w:tcPr>
            <w:tcW w:w="9622" w:type="dxa"/>
            <w:gridSpan w:val="3"/>
            <w:tcPrChange w:id="3567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58D45F42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A87F48" w:rsidRPr="007866A3" w14:paraId="7936DA6B" w14:textId="77777777" w:rsidTr="00401F78">
        <w:tc>
          <w:tcPr>
            <w:tcW w:w="1129" w:type="dxa"/>
            <w:tcPrChange w:id="3568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3C3065AB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  <w:tcPrChange w:id="3569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27B91FB9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  <w:tcPrChange w:id="3570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0402C471" w14:textId="77777777" w:rsidR="00A87F48" w:rsidRPr="007866A3" w:rsidRDefault="00A87F48" w:rsidP="00401F78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A87F48" w:rsidRPr="007866A3" w14:paraId="180256E2" w14:textId="77777777" w:rsidTr="00401F78">
        <w:tc>
          <w:tcPr>
            <w:tcW w:w="1129" w:type="dxa"/>
            <w:tcPrChange w:id="3571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486643FD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  <w:tcPrChange w:id="3572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164B2A5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3573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5CA3EE85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3574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3575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1717273753"/>
                <w:placeholder>
                  <w:docPart w:val="8FB63386632E4452BA5C3F087F658504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3575"/>
                <w:ins w:id="3576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3577" w:author="J&amp;J" w:date="2015-05-02T17:40:00Z"/>
              </w:sdtContent>
            </w:sdt>
            <w:customXmlInsRangeEnd w:id="3577"/>
          </w:p>
        </w:tc>
      </w:tr>
      <w:tr w:rsidR="00A87F48" w:rsidRPr="007866A3" w14:paraId="4580C51F" w14:textId="77777777" w:rsidTr="00401F78">
        <w:tc>
          <w:tcPr>
            <w:tcW w:w="1129" w:type="dxa"/>
            <w:tcPrChange w:id="3578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2CCBEB87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  <w:tcPrChange w:id="3579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2617623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3580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6A1F154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3581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3582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1988776496"/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3582"/>
                <w:ins w:id="3583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3584" w:author="J&amp;J" w:date="2015-05-02T17:40:00Z"/>
              </w:sdtContent>
            </w:sdt>
            <w:customXmlInsRangeEnd w:id="3584"/>
          </w:p>
        </w:tc>
      </w:tr>
      <w:tr w:rsidR="00A87F48" w:rsidRPr="007866A3" w14:paraId="4790B4BC" w14:textId="77777777" w:rsidTr="00401F78">
        <w:tc>
          <w:tcPr>
            <w:tcW w:w="1129" w:type="dxa"/>
            <w:tcPrChange w:id="3585" w:author="J&amp;J" w:date="2015-05-02T17:40:00Z">
              <w:tcPr>
                <w:tcW w:w="1129" w:type="dxa"/>
                <w:shd w:val="clear" w:color="auto" w:fill="auto"/>
              </w:tcPr>
            </w:tcPrChange>
          </w:tcPr>
          <w:p w14:paraId="78171F2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  <w:tcPrChange w:id="3586" w:author="J&amp;J" w:date="2015-05-02T17:40:00Z">
              <w:tcPr>
                <w:tcW w:w="5670" w:type="dxa"/>
                <w:shd w:val="clear" w:color="auto" w:fill="auto"/>
              </w:tcPr>
            </w:tcPrChange>
          </w:tcPr>
          <w:p w14:paraId="2A134D20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  <w:tcPrChange w:id="3587" w:author="J&amp;J" w:date="2015-05-02T17:40:00Z">
              <w:tcPr>
                <w:tcW w:w="2823" w:type="dxa"/>
                <w:shd w:val="clear" w:color="auto" w:fill="auto"/>
              </w:tcPr>
            </w:tcPrChange>
          </w:tcPr>
          <w:p w14:paraId="41828763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del w:id="3588" w:author="J&amp;J" w:date="2015-05-02T17:40:00Z">
              <w:r w:rsidRPr="000D241A">
                <w:rPr>
                  <w:rStyle w:val="Textodelmarcadordeposicin1"/>
                  <w:rFonts w:ascii="Arial" w:hAnsi="Arial" w:cs="Arial"/>
                  <w:sz w:val="18"/>
                  <w:szCs w:val="18"/>
                </w:rPr>
                <w:delText>Elija un elemento.</w:delText>
              </w:r>
            </w:del>
            <w:customXmlInsRangeStart w:id="3589" w:author="J&amp;J" w:date="2015-05-02T17:40:00Z"/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1877650276"/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customXmlInsRangeEnd w:id="3589"/>
                <w:ins w:id="3590" w:author="J&amp;J" w:date="2015-05-02T17:40:00Z">
                  <w:r w:rsidRPr="007866A3">
                    <w:rPr>
                      <w:rStyle w:val="Textodelmarcadordeposicin"/>
                      <w:rFonts w:ascii="Arial" w:hAnsi="Arial" w:cs="Arial"/>
                      <w:sz w:val="18"/>
                      <w:szCs w:val="18"/>
                    </w:rPr>
                    <w:t>Elija un elemento.</w:t>
                  </w:r>
                </w:ins>
                <w:customXmlInsRangeStart w:id="3591" w:author="J&amp;J" w:date="2015-05-02T17:40:00Z"/>
              </w:sdtContent>
            </w:sdt>
            <w:customXmlInsRangeEnd w:id="3591"/>
          </w:p>
        </w:tc>
      </w:tr>
      <w:tr w:rsidR="00A87F48" w:rsidRPr="005255A8" w14:paraId="165AE658" w14:textId="77777777" w:rsidTr="00401F78">
        <w:tc>
          <w:tcPr>
            <w:tcW w:w="9622" w:type="dxa"/>
            <w:gridSpan w:val="3"/>
            <w:tcPrChange w:id="3592" w:author="J&amp;J" w:date="2015-05-02T17:40:00Z">
              <w:tcPr>
                <w:tcW w:w="9622" w:type="dxa"/>
                <w:gridSpan w:val="3"/>
                <w:shd w:val="clear" w:color="auto" w:fill="auto"/>
              </w:tcPr>
            </w:tcPrChange>
          </w:tcPr>
          <w:p w14:paraId="15726CFC" w14:textId="77777777" w:rsidR="00A87F48" w:rsidRPr="007866A3" w:rsidRDefault="00A87F48" w:rsidP="00401F78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61CBCD78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2967133" w14:textId="10EC03F4" w:rsidR="00A87F48" w:rsidRPr="000D241A" w:rsidRDefault="00A87F48" w:rsidP="00401F78">
            <w:pPr>
              <w:rPr>
                <w:del w:id="3593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del w:id="3594" w:author="J&amp;J" w:date="2015-05-02T17:40:00Z">
              <w:r>
                <w:rPr>
                  <w:noProof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723776" behindDoc="0" locked="0" layoutInCell="1" allowOverlap="1" wp14:anchorId="5B7E89E1" wp14:editId="2C9FFE50">
                        <wp:simplePos x="0" y="0"/>
                        <wp:positionH relativeFrom="column">
                          <wp:posOffset>802005</wp:posOffset>
                        </wp:positionH>
                        <wp:positionV relativeFrom="paragraph">
                          <wp:posOffset>13970</wp:posOffset>
                        </wp:positionV>
                        <wp:extent cx="4467225" cy="1310640"/>
                        <wp:effectExtent l="0" t="0" r="9525" b="22860"/>
                        <wp:wrapSquare wrapText="bothSides"/>
                        <wp:docPr id="622" name="Grupo 622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/>
                              </wpg:cNvGrpSpPr>
                              <wpg:grpSpPr>
                                <a:xfrm>
                                  <a:off x="0" y="0"/>
                                  <a:ext cx="4467225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623" name="Rectángulo 536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rgbClr val="4F81BD">
                                        <a:shade val="95000"/>
                                        <a:satMod val="105000"/>
                                      </a:srgb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2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CB393D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59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59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25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03B61B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59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59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26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12095A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59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60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</w:delTex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Top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2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A1AF2C7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60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602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2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6E08979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60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60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2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F069DE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60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60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RightCenter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3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BE3A00B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60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608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Left</w:delTex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3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67FC800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60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61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CenterBottom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63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F28612C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del w:id="361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del w:id="361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delText>RightBottom</w:delText>
                                        </w:r>
                                      </w:del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5B7E89E1" id="Grupo 622" o:spid="_x0000_s1708" style="position:absolute;margin-left:63.15pt;margin-top:1.1pt;width:351.75pt;height:103.2pt;z-index:251723776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">
                        <v:rect id="Rectángulo 536" o:spid="_x0000_s1709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ZOJMQA&#10;AADcAAAADwAAAGRycy9kb3ducmV2LnhtbESPQWvCQBSE74L/YXlCb7oxBZHUVaqtba9G6fk1+5qE&#10;Zt8mu1uT/PtuQfA4zMw3zGY3mEZcyfnasoLlIgFBXFhdc6ngcj7O1yB8QNbYWCYFI3nYbaeTDWba&#10;9nyiax5KESHsM1RQhdBmUvqiIoN+YVvi6H1bZzBE6UqpHfYRbhqZJslKGqw5LlTY0qGi4if/NQrS&#10;o6vPr/vOH17Gjr7ex8+uX78p9TAbnp9ABBrCPXxrf2gFq/QR/s/EIyC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2TiTEAAAA3AAAAA8AAAAAAAAAAAAAAAAAmAIAAGRycy9k&#10;b3ducmV2LnhtbFBLBQYAAAAABAAEAPUAAACJAwAAAAA=&#10;" fillcolor="window" strokecolor="#4a7ebb"/>
                        <v:shape id="Cuadro de texto 2" o:spid="_x0000_s1710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SI5sMA&#10;AADcAAAADwAAAGRycy9kb3ducmV2LnhtbESPQYvCMBSE74L/IbwFb5qsqOx2jSKK4ElRdwVvj+bZ&#10;lm1eShNt/fdGEDwOM/MNM523thQ3qn3hWMPnQIEgTp0pONPwe1z3v0D4gGywdEwa7uRhPut2ppgY&#10;1/CeboeQiQhhn6CGPIQqkdKnOVn0A1cRR+/iaoshyjqTpsYmwm0ph0pNpMWC40KOFS1zSv8PV6vh&#10;b3s5n0Zql63suGpcqyTbb6l176Nd/IAI1IZ3+NXeGA2T4QieZ+IR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HSI5sMAAADcAAAADwAAAAAAAAAAAAAAAACYAgAAZHJzL2Rv&#10;d25yZXYueG1sUEsFBgAAAAAEAAQA9QAAAIgDAAAAAA==&#10;" filled="f" stroked="f">
                          <v:textbox>
                            <w:txbxContent>
                              <w:p w14:paraId="5CB393D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61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61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711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gtfcQA&#10;AADcAAAADwAAAGRycy9kb3ducmV2LnhtbESPQWvCQBSE70L/w/IK3nS3YkKbukpRCp4qpq3g7ZF9&#10;JqHZtyG7TeK/7wpCj8PMfMOsNqNtRE+drx1reJorEMSFMzWXGr4+32fPIHxANtg4Jg1X8rBZP0xW&#10;mBk38JH6PJQiQthnqKEKoc2k9EVFFv3ctcTRu7jOYoiyK6XpcIhw28iFUqm0WHNcqLClbUXFT/5r&#10;NXx/XM6npTqUO5u0gxuVZPsitZ4+jm+vIAKN4T98b++NhnSRwO1MPAJ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4LX3EAAAA3AAAAA8AAAAAAAAAAAAAAAAAmAIAAGRycy9k&#10;b3ducmV2LnhtbFBLBQYAAAAABAAEAPUAAACJAwAAAAA=&#10;" filled="f" stroked="f">
                          <v:textbox>
                            <w:txbxContent>
                              <w:p w14:paraId="703B61B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61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61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712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qzCsQA&#10;AADcAAAADwAAAGRycy9kb3ducmV2LnhtbESPQWvCQBSE7wX/w/IEb81uQxtqdBVRCp5atK3g7ZF9&#10;JqHZtyG7Jum/7xYEj8PMfMMs16NtRE+drx1reEoUCOLCmZpLDV+fb4+vIHxANtg4Jg2/5GG9mjws&#10;MTdu4AP1x1CKCGGfo4YqhDaX0hcVWfSJa4mjd3GdxRBlV0rT4RDhtpGpUpm0WHNcqLClbUXFz/Fq&#10;NXy/X86nZ/VR7uxLO7hRSbZzqfVsOm4WIAKN4R6+tfdGQ5Zm8H8mHgG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qswrEAAAA3AAAAA8AAAAAAAAAAAAAAAAAmAIAAGRycy9k&#10;b3ducmV2LnhtbFBLBQYAAAAABAAEAPUAAACJAwAAAAA=&#10;" filled="f" stroked="f">
                          <v:textbox>
                            <w:txbxContent>
                              <w:p w14:paraId="312095A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61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61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</w:delTex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Top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713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YWkcMA&#10;AADcAAAADwAAAGRycy9kb3ducmV2LnhtbESPQWsCMRSE74L/ITzBmyZKtXY1ilgKPSm1teDtsXnu&#10;Lm5elk10139vBMHjMDPfMItVa0txpdoXjjWMhgoEcepMwZmGv9+vwQyED8gGS8ek4UYeVstuZ4GJ&#10;cQ3/0HUfMhEh7BPUkIdQJVL6NCeLfugq4uidXG0xRFln0tTYRLgt5VipqbRYcFzIsaJNTul5f7Ea&#10;DtvT8f9N7bJPO6ka1yrJ9kNq3e+16zmIQG14hZ/tb6NhOn6H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KYWkcMAAADcAAAADwAAAAAAAAAAAAAAAACYAgAAZHJzL2Rv&#10;d25yZXYueG1sUEsFBgAAAAAEAAQA9QAAAIgDAAAAAA==&#10;" filled="f" stroked="f">
                          <v:textbox>
                            <w:txbxContent>
                              <w:p w14:paraId="4A1AF2C7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61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620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714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mC48EA&#10;AADcAAAADwAAAGRycy9kb3ducmV2LnhtbERPy2rCQBTdF/yH4QrdNTOKhjZmFFGEriq1D3B3yVyT&#10;YOZOyIxJ+vfOQujycN75ZrSN6KnztWMNs0SBIC6cqbnU8P11eHkF4QOywcYxafgjD5v15CnHzLiB&#10;P6k/hVLEEPYZaqhCaDMpfVGRRZ+4ljhyF9dZDBF2pTQdDjHcNnKuVCot1hwbKmxpV1FxPd2shp+P&#10;y/l3oY7l3i7bwY1Ksn2TWj9Px+0KRKAx/Isf7nejIZ3HtfFMPAJyf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k5guPBAAAA3AAAAA8AAAAAAAAAAAAAAAAAmAIAAGRycy9kb3du&#10;cmV2LnhtbFBLBQYAAAAABAAEAPUAAACGAwAAAAA=&#10;" filled="f" stroked="f">
                          <v:textbox>
                            <w:txbxContent>
                              <w:p w14:paraId="06E08979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62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62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715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UneMQA&#10;AADcAAAADwAAAGRycy9kb3ducmV2LnhtbESPQWvCQBSE70L/w/IKveluxYYa3QSxCD1VjG3B2yP7&#10;TEKzb0N2a9J/3xUEj8PMfMOs89G24kK9bxxreJ4pEMSlMw1XGj6Pu+krCB+QDbaOScMfecizh8ka&#10;U+MGPtClCJWIEPYpaqhD6FIpfVmTRT9zHXH0zq63GKLsK2l6HCLctnKuVCItNhwXauxoW1P5U/xa&#10;DV8f59P3Qu2rN/vSDW5Uku1Sav30OG5WIAKN4R6+td+NhmS+hO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1J3jEAAAA3AAAAA8AAAAAAAAAAAAAAAAAmAIAAGRycy9k&#10;b3ducmV2LnhtbFBLBQYAAAAABAAEAPUAAACJAwAAAAA=&#10;" filled="f" stroked="f">
                          <v:textbox>
                            <w:txbxContent>
                              <w:p w14:paraId="6F069DE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62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62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RightCenter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716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YYOMAA&#10;AADcAAAADwAAAGRycy9kb3ducmV2LnhtbERPy4rCMBTdC/MP4Q7MThNnVLRjlEERXCk+YXaX5toW&#10;m5vSRFv/3iwEl4fzns5bW4o71b5wrKHfUyCIU2cKzjQcD6vuGIQPyAZLx6ThQR7ms4/OFBPjGt7R&#10;fR8yEUPYJ6ghD6FKpPRpThZ9z1XEkbu42mKIsM6kqbGJ4baU30qNpMWCY0OOFS1ySq/7m9Vw2lz+&#10;zwO1zZZ2WDWuVZLtRGr99dn+/YII1Ia3+OVeGw2jnzg/nolHQM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pYYOMAAAADcAAAADwAAAAAAAAAAAAAAAACYAgAAZHJzL2Rvd25y&#10;ZXYueG1sUEsFBgAAAAAEAAQA9QAAAIUDAAAAAA==&#10;" filled="f" stroked="f">
                          <v:textbox>
                            <w:txbxContent>
                              <w:p w14:paraId="6BE3A00B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62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626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delText>Left</w:delTex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717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q9o8QA&#10;AADcAAAADwAAAGRycy9kb3ducmV2LnhtbESPQWvCQBSE74L/YXmCN93VWrExGxFLoSdLbS14e2Sf&#10;STD7NmRXE/+9Wyj0OMzMN0y66W0tbtT6yrGG2VSBIM6dqbjQ8P31NlmB8AHZYO2YNNzJwyYbDlJM&#10;jOv4k26HUIgIYZ+ghjKEJpHS5yVZ9FPXEEfv7FqLIcq2kKbFLsJtLedKLaXFiuNCiQ3tSsovh6vV&#10;cNyfTz8L9VG82uemc72SbF+k1uNRv12DCNSH//Bf+91oWD7N4PdMPAIy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avaPEAAAA3AAAAA8AAAAAAAAAAAAAAAAAmAIAAGRycy9k&#10;b3ducmV2LnhtbFBLBQYAAAAABAAEAPUAAACJAwAAAAA=&#10;" filled="f" stroked="f">
                          <v:textbox>
                            <w:txbxContent>
                              <w:p w14:paraId="167FC800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62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62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CenterBottom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v:shape id="Cuadro de texto 2" o:spid="_x0000_s1718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gj1MMA&#10;AADcAAAADwAAAGRycy9kb3ducmV2LnhtbESPQWsCMRSE74L/ITzBmyZaFbsaRSyFnpTaWvD22Dx3&#10;Fzcvyya66783gtDjMDPfMMt1a0txo9oXjjWMhgoEcepMwZmG35/PwRyED8gGS8ek4U4e1qtuZ4mJ&#10;cQ1/0+0QMhEh7BPUkIdQJVL6NCeLfugq4uidXW0xRFln0tTYRLgt5VipmbRYcFzIsaJtTunlcLUa&#10;jrvz6W+i9tmHnVaNa5Vk+y617vfazQJEoDb8h1/tL6Nh9jaG55l4B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gj1MMAAADcAAAADwAAAAAAAAAAAAAAAACYAgAAZHJzL2Rv&#10;d25yZXYueG1sUEsFBgAAAAAEAAQA9QAAAIgDAAAAAA==&#10;" filled="f" stroked="f">
                          <v:textbox>
                            <w:txbxContent>
                              <w:p w14:paraId="3F28612C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del w:id="362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del w:id="363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delText>RightBottom</w:delText>
                                  </w:r>
                                </w:del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del>
          </w:p>
          <w:p w14:paraId="40818DFD" w14:textId="77777777" w:rsidR="00A87F48" w:rsidRPr="007866A3" w:rsidRDefault="00A87F48" w:rsidP="00401F78">
            <w:pPr>
              <w:rPr>
                <w:ins w:id="3631" w:author="J&amp;J" w:date="2015-05-02T17:40:00Z"/>
                <w:rFonts w:ascii="Arial" w:hAnsi="Arial" w:cs="Arial"/>
                <w:sz w:val="18"/>
                <w:szCs w:val="18"/>
                <w:lang w:val="es-ES_tradnl"/>
              </w:rPr>
            </w:pPr>
            <w:ins w:id="3632" w:author="J&amp;J" w:date="2015-05-02T17:40:00Z">
              <w:r w:rsidRPr="007866A3">
                <w:rPr>
                  <w:rFonts w:ascii="Arial" w:hAnsi="Arial" w:cs="Arial"/>
                  <w:noProof/>
                  <w:sz w:val="18"/>
                  <w:szCs w:val="18"/>
                  <w:lang w:val="es-CO" w:eastAsia="es-CO"/>
                </w:rPr>
                <mc:AlternateContent>
                  <mc:Choice Requires="wpg">
                    <w:drawing>
                      <wp:anchor distT="0" distB="0" distL="114300" distR="114300" simplePos="0" relativeHeight="251665408" behindDoc="0" locked="0" layoutInCell="1" allowOverlap="1" wp14:anchorId="55996075" wp14:editId="78164364">
                        <wp:simplePos x="0" y="0"/>
                        <wp:positionH relativeFrom="column">
                          <wp:posOffset>801824</wp:posOffset>
                        </wp:positionH>
                        <wp:positionV relativeFrom="paragraph">
                          <wp:posOffset>13698</wp:posOffset>
                        </wp:positionV>
                        <wp:extent cx="4467497" cy="1310640"/>
                        <wp:effectExtent l="0" t="0" r="9525" b="22860"/>
                        <wp:wrapSquare wrapText="bothSides"/>
                        <wp:docPr id="535" name="Grupo 535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4467497" cy="1310640"/>
                                  <a:chOff x="0" y="0"/>
                                  <a:chExt cx="4467497" cy="1310640"/>
                                </a:xfrm>
                              </wpg:grpSpPr>
                              <wps:wsp>
                                <wps:cNvPr id="536" name="Rectángulo 536"/>
                                <wps:cNvSpPr/>
                                <wps:spPr>
                                  <a:xfrm>
                                    <a:off x="4354" y="0"/>
                                    <a:ext cx="4462780" cy="1310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7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354"/>
                                    <a:ext cx="5918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E5028C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63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634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38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89908" y="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85747D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63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636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39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96937" y="8708"/>
                                    <a:ext cx="6705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ADD955E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63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63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</w:t>
                                        </w:r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Top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40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18160"/>
                                    <a:ext cx="72263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A710E1D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63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640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41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94114" y="513806"/>
                                    <a:ext cx="9220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7FD7246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641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642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4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88080" y="522514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AD8036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643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644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RightCenter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72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54" y="1053737"/>
                                    <a:ext cx="779145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DD48D98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645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646" w:author="J&amp;J" w:date="2015-05-02T17:40:00Z">
                                        <w:r w:rsidRPr="00F11289">
                                          <w:rPr>
                                            <w:sz w:val="18"/>
                                            <w:szCs w:val="18"/>
                                          </w:rPr>
                                          <w:t>Left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73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11531" y="1045028"/>
                                    <a:ext cx="88392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18B0204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647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648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CenterBottom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74" name="Cuadro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631474" y="1053737"/>
                                    <a:ext cx="835660" cy="2520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2D685FA" w14:textId="77777777" w:rsidR="00A87F48" w:rsidRPr="00F11289" w:rsidRDefault="00A87F48" w:rsidP="00A87F48">
                                      <w:pPr>
                                        <w:jc w:val="center"/>
                                        <w:rPr>
                                          <w:ins w:id="3649" w:author="J&amp;J" w:date="2015-05-02T17:40:00Z"/>
                                          <w:sz w:val="18"/>
                                          <w:szCs w:val="18"/>
                                          <w:lang w:val="es-ES"/>
                                        </w:rPr>
                                      </w:pPr>
                                      <w:ins w:id="3650" w:author="J&amp;J" w:date="2015-05-02T17:40:00Z"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RightBottom</w:t>
                                        </w:r>
                                      </w:ins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55996075" id="Grupo 535" o:spid="_x0000_s1719" style="position:absolute;margin-left:63.15pt;margin-top:1.1pt;width:351.75pt;height:103.2pt;z-index:251665408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">
                        <v:rect id="Rectángulo 536" o:spid="_x0000_s1720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lE68QA&#10;AADcAAAADwAAAGRycy9kb3ducmV2LnhtbESPQWvCQBSE70L/w/KE3szGtoYSXaUtlAjqoWnx/Mg+&#10;k7TZtyG7JvHfdwXB4zAz3zCrzWga0VPnassK5lEMgriwuuZSwc/35+wVhPPIGhvLpOBCDjbrh8kK&#10;U20H/qI+96UIEHYpKqi8b1MpXVGRQRfZljh4J9sZ9EF2pdQdDgFuGvkUx4k0WHNYqLClj4qKv/xs&#10;FHg6ZHQZjocdLzjj3/3LuzxZpR6n49sShKfR38O39lYrWDwncD0TjoB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JROvEAAAA3AAAAA8AAAAAAAAAAAAAAAAAmAIAAGRycy9k&#10;b3ducmV2LnhtbFBLBQYAAAAABAAEAPUAAACJAwAAAAA=&#10;" fillcolor="white [3212]" strokecolor="#4579b8 [3044]"/>
                        <v:shape id="Cuadro de texto 2" o:spid="_x0000_s1721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rhMMQA&#10;AADcAAAADwAAAGRycy9kb3ducmV2LnhtbESPSWvDMBSE74X8B/EKuSVSlyx1rYTSUsgppdkgt4f1&#10;vBDryVhK7P77KBDocZiZb5h02dtaXKj1lWMNT2MFgjhzpuJCw277PZqD8AHZYO2YNPyRh+Vi8JBi&#10;YlzHv3TZhEJECPsENZQhNImUPivJoh+7hjh6uWsthijbQpoWuwi3tXxWaiotVhwXSmzos6TstDlb&#10;Dft1fjy8qp/iy06azvVKsn2TWg8f+493EIH68B++t1dGw+RlBrcz8Qj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a4TDEAAAA3AAAAA8AAAAAAAAAAAAAAAAAmAIAAGRycy9k&#10;b3ducmV2LnhtbFBLBQYAAAAABAAEAPUAAACJAwAAAAA=&#10;" filled="f" stroked="f">
                          <v:textbox>
                            <w:txbxContent>
                              <w:p w14:paraId="6E5028C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65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652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722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V1QsAA&#10;AADcAAAADwAAAGRycy9kb3ducmV2LnhtbERPy4rCMBTdC/MP4Q7MThNnVLRjlEERXCk+YXaX5toW&#10;m5vSRFv/3iwEl4fzns5bW4o71b5wrKHfUyCIU2cKzjQcD6vuGIQPyAZLx6ThQR7ms4/OFBPjGt7R&#10;fR8yEUPYJ6ghD6FKpPRpThZ9z1XEkbu42mKIsM6kqbGJ4baU30qNpMWCY0OOFS1ySq/7m9Vw2lz+&#10;zwO1zZZ2WDWuVZLtRGr99dn+/YII1Ia3+OVeGw3Dn7g2nolHQM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8V1QsAAAADcAAAADwAAAAAAAAAAAAAAAACYAgAAZHJzL2Rvd25y&#10;ZXYueG1sUEsFBgAAAAAEAAQA9QAAAIUDAAAAAA==&#10;" filled="f" stroked="f">
                          <v:textbox>
                            <w:txbxContent>
                              <w:p w14:paraId="085747D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65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654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723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nQ2cQA&#10;AADcAAAADwAAAGRycy9kb3ducmV2LnhtbESPQWvCQBSE74L/YXmCN93VqmjqKmIp9FQxrYXeHtln&#10;Epp9G7Krif++Kwgeh5n5hllvO1uJKzW+dKxhMlYgiDNnSs41fH+9j5YgfEA2WDkmDTfysN30e2tM&#10;jGv5SNc05CJC2CeooQihTqT0WUEW/djVxNE7u8ZiiLLJpWmwjXBbyalSC2mx5LhQYE37grK/9GI1&#10;nD7Pvz8zdcjf7LxuXack25XUejjodq8gAnXhGX60P4yG+csK7mfi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J0NnEAAAA3AAAAA8AAAAAAAAAAAAAAAAAmAIAAGRycy9k&#10;b3ducmV2LnhtbFBLBQYAAAAABAAEAPUAAACJAwAAAAA=&#10;" filled="f" stroked="f">
                          <v:textbox>
                            <w:txbxContent>
                              <w:p w14:paraId="0ADD955E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65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65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</w:t>
                                  </w:r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Top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724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UKOb8A&#10;AADcAAAADwAAAGRycy9kb3ducmV2LnhtbERPTYvCMBC9C/6HMII3TRSVtRpFFMHTLroqeBuasS02&#10;k9JE2/33m4Pg8fG+l+vWluJFtS8caxgNFQji1JmCMw3n3/3gC4QPyAZLx6ThjzysV93OEhPjGj7S&#10;6xQyEUPYJ6ghD6FKpPRpThb90FXEkbu72mKIsM6kqbGJ4baUY6Vm0mLBsSHHirY5pY/T02q4fN9v&#10;14n6yXZ2WjWuVZLtXGrd77WbBYhAbfiI3+6D0TCdxPnxTDwC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tQo5vwAAANwAAAAPAAAAAAAAAAAAAAAAAJgCAABkcnMvZG93bnJl&#10;di54bWxQSwUGAAAAAAQABAD1AAAAhAMAAAAA&#10;" filled="f" stroked="f">
                          <v:textbox>
                            <w:txbxContent>
                              <w:p w14:paraId="3A710E1D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65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658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725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mvosQA&#10;AADcAAAADwAAAGRycy9kb3ducmV2LnhtbESPQWvCQBSE7wX/w/KE3uquJSkaXUUshZ4sTVXw9sg+&#10;k2D2bchuk/jvu4VCj8PMfMOst6NtRE+drx1rmM8UCOLCmZpLDcevt6cFCB+QDTaOScOdPGw3k4c1&#10;ZsYN/El9HkoRIewz1FCF0GZS+qIii37mWuLoXV1nMUTZldJ0OES4beSzUi/SYs1xocKW9hUVt/zb&#10;ajgdrpdzoj7KV5u2gxuVZLuUWj9Ox90KRKAx/If/2u9GQ5rM4fdMPAJ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5r6LEAAAA3AAAAA8AAAAAAAAAAAAAAAAAmAIAAGRycy9k&#10;b3ducmV2LnhtbFBLBQYAAAAABAAEAPUAAACJAwAAAAA=&#10;" filled="f" stroked="f">
                          <v:textbox>
                            <w:txbxContent>
                              <w:p w14:paraId="47FD7246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659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660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726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sx1c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Q7qYw+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4rMdXEAAAA3AAAAA8AAAAAAAAAAAAAAAAAmAIAAGRycy9k&#10;b3ducmV2LnhtbFBLBQYAAAAABAAEAPUAAACJAwAAAAA=&#10;" filled="f" stroked="f">
                          <v:textbox>
                            <w:txbxContent>
                              <w:p w14:paraId="1AD8036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661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662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RightCenter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727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f7aMQA&#10;AADcAAAADwAAAGRycy9kb3ducmV2LnhtbESPT2vCQBTE74LfYXlCb3W3olbTbESUQk9K/Qe9PbLP&#10;JDT7NmS3Jv32XaHgcZiZ3zDpqre1uFHrK8caXsYKBHHuTMWFhtPx/XkBwgdkg7Vj0vBLHlbZcJBi&#10;YlzHn3Q7hEJECPsENZQhNImUPi/Joh+7hjh6V9daDFG2hTQtdhFuazlRai4tVhwXSmxoU1L+ffix&#10;Gs6769dlqvbF1s6azvVKsl1KrZ9G/foNRKA+PML/7Q+jYfY6gfuZeAR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H+2jEAAAA3AAAAA8AAAAAAAAAAAAAAAAAmAIAAGRycy9k&#10;b3ducmV2LnhtbFBLBQYAAAAABAAEAPUAAACJAwAAAAA=&#10;" filled="f" stroked="f">
                          <v:textbox>
                            <w:txbxContent>
                              <w:p w14:paraId="7DD48D98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663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664" w:author="J&amp;J" w:date="2015-05-02T17:40:00Z">
                                  <w:r w:rsidRPr="00F11289">
                                    <w:rPr>
                                      <w:sz w:val="18"/>
                                      <w:szCs w:val="18"/>
                                    </w:rPr>
                                    <w:t>Left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728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te88QA&#10;AADcAAAADwAAAGRycy9kb3ducmV2LnhtbESPSWvDMBSE74X8B/EKuSVSlyx1rYTSUsgppdkgt4f1&#10;vBDryVhK7P77KBDocZiZb5h02dtaXKj1lWMNT2MFgjhzpuJCw277PZqD8AHZYO2YNPyRh+Vi8JBi&#10;YlzHv3TZhEJECPsENZQhNImUPivJoh+7hjh6uWsthijbQpoWuwi3tXxWaiotVhwXSmzos6TstDlb&#10;Dft1fjy8qp/iy06azvVKsn2TWg8f+493EIH68B++t1dGw2T2Arcz8Qj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8LXvPEAAAA3AAAAA8AAAAAAAAAAAAAAAAAmAIAAGRycy9k&#10;b3ducmV2LnhtbFBLBQYAAAAABAAEAPUAAACJAwAAAAA=&#10;" filled="f" stroked="f">
                          <v:textbox>
                            <w:txbxContent>
                              <w:p w14:paraId="318B0204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665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666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CenterBottom</w:t>
                                  </w:r>
                                </w:ins>
                              </w:p>
                            </w:txbxContent>
                          </v:textbox>
                        </v:shape>
                        <v:shape id="Cuadro de texto 2" o:spid="_x0000_s1729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LGh8QA&#10;AADcAAAADwAAAGRycy9kb3ducmV2LnhtbESPQWvCQBSE7wX/w/KE3nRX0Wqjq4gieGoxrQVvj+wz&#10;CWbfhuzWxH/vFoQeh5n5hlmuO1uJGzW+dKxhNFQgiDNnSs41fH/tB3MQPiAbrByThjt5WK96L0tM&#10;jGv5SLc05CJC2CeooQihTqT0WUEW/dDVxNG7uMZiiLLJpWmwjXBbybFSb9JiyXGhwJq2BWXX9Ndq&#10;OH1czj8T9Znv7LRuXack23ep9Wu/2yxABOrCf/jZPhgN09kE/s7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ixofEAAAA3AAAAA8AAAAAAAAAAAAAAAAAmAIAAGRycy9k&#10;b3ducmV2LnhtbFBLBQYAAAAABAAEAPUAAACJAwAAAAA=&#10;" filled="f" stroked="f">
                          <v:textbox>
                            <w:txbxContent>
                              <w:p w14:paraId="72D685FA" w14:textId="77777777" w:rsidR="00A87F48" w:rsidRPr="00F11289" w:rsidRDefault="00A87F48" w:rsidP="00A87F48">
                                <w:pPr>
                                  <w:jc w:val="center"/>
                                  <w:rPr>
                                    <w:ins w:id="3667" w:author="J&amp;J" w:date="2015-05-02T17:40:00Z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ins w:id="3668" w:author="J&amp;J" w:date="2015-05-02T17:40:00Z"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RightBottom</w:t>
                                  </w:r>
                                </w:ins>
                              </w:p>
                            </w:txbxContent>
                          </v:textbox>
                        </v:shape>
                        <w10:wrap type="square"/>
                      </v:group>
                    </w:pict>
                  </mc:Fallback>
                </mc:AlternateContent>
              </w:r>
            </w:ins>
          </w:p>
          <w:p w14:paraId="4531024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431D9D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77F5B89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BE75A5B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58228C1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D6249D4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EB7426E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77C257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0B62636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6E4D9AF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47FCFFC" w14:textId="77777777" w:rsidR="00A87F48" w:rsidRPr="007866A3" w:rsidRDefault="00A87F48" w:rsidP="00401F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384371BF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0E6F7392" w14:textId="77777777" w:rsidR="00A87F48" w:rsidRPr="007866A3" w:rsidRDefault="00A87F48" w:rsidP="00A87F48">
      <w:pPr>
        <w:rPr>
          <w:rFonts w:ascii="Arial" w:hAnsi="Arial" w:cs="Arial"/>
          <w:sz w:val="18"/>
          <w:szCs w:val="18"/>
          <w:lang w:val="es-ES_tradnl"/>
        </w:rPr>
      </w:pPr>
    </w:p>
    <w:p w14:paraId="56AF5A0E" w14:textId="77777777" w:rsidR="00281D06" w:rsidRPr="00A87F48" w:rsidRDefault="00281D06" w:rsidP="00A87F48">
      <w:bookmarkStart w:id="3669" w:name="_GoBack"/>
      <w:bookmarkEnd w:id="3669"/>
    </w:p>
    <w:sectPr w:rsidR="00281D06" w:rsidRPr="00A87F48" w:rsidSect="00254FDB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D81864"/>
    <w:multiLevelType w:val="hybridMultilevel"/>
    <w:tmpl w:val="EF8C7C0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Symbol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Symbol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Symbol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DB14D9C"/>
    <w:multiLevelType w:val="hybridMultilevel"/>
    <w:tmpl w:val="29667A4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7A4"/>
    <w:rsid w:val="00003FDC"/>
    <w:rsid w:val="00025642"/>
    <w:rsid w:val="0005228B"/>
    <w:rsid w:val="00054002"/>
    <w:rsid w:val="00055E09"/>
    <w:rsid w:val="00072995"/>
    <w:rsid w:val="000F06B6"/>
    <w:rsid w:val="00104E5C"/>
    <w:rsid w:val="0014528A"/>
    <w:rsid w:val="00186948"/>
    <w:rsid w:val="001B3983"/>
    <w:rsid w:val="001E1243"/>
    <w:rsid w:val="001E2043"/>
    <w:rsid w:val="002166A3"/>
    <w:rsid w:val="002469FA"/>
    <w:rsid w:val="00251C62"/>
    <w:rsid w:val="00252B93"/>
    <w:rsid w:val="00254FDB"/>
    <w:rsid w:val="00281D06"/>
    <w:rsid w:val="002A563F"/>
    <w:rsid w:val="002B7E96"/>
    <w:rsid w:val="002C186D"/>
    <w:rsid w:val="002E4EE6"/>
    <w:rsid w:val="002F6267"/>
    <w:rsid w:val="00326C60"/>
    <w:rsid w:val="00340C3A"/>
    <w:rsid w:val="00345260"/>
    <w:rsid w:val="00353644"/>
    <w:rsid w:val="003A1667"/>
    <w:rsid w:val="003B7018"/>
    <w:rsid w:val="003D72B3"/>
    <w:rsid w:val="00406746"/>
    <w:rsid w:val="00436EE3"/>
    <w:rsid w:val="004375B6"/>
    <w:rsid w:val="0045712C"/>
    <w:rsid w:val="004735BF"/>
    <w:rsid w:val="00485F4E"/>
    <w:rsid w:val="004A0080"/>
    <w:rsid w:val="004A2B92"/>
    <w:rsid w:val="005255A8"/>
    <w:rsid w:val="00551D6E"/>
    <w:rsid w:val="00552120"/>
    <w:rsid w:val="00552D7C"/>
    <w:rsid w:val="005C209B"/>
    <w:rsid w:val="005E5933"/>
    <w:rsid w:val="005F4C68"/>
    <w:rsid w:val="00611072"/>
    <w:rsid w:val="00616529"/>
    <w:rsid w:val="0063490D"/>
    <w:rsid w:val="00647430"/>
    <w:rsid w:val="006559E5"/>
    <w:rsid w:val="006661E6"/>
    <w:rsid w:val="006907A4"/>
    <w:rsid w:val="006A32CE"/>
    <w:rsid w:val="006A3851"/>
    <w:rsid w:val="006B1C75"/>
    <w:rsid w:val="006E1C59"/>
    <w:rsid w:val="006E32EF"/>
    <w:rsid w:val="00705DE0"/>
    <w:rsid w:val="0074775C"/>
    <w:rsid w:val="00771228"/>
    <w:rsid w:val="007866A3"/>
    <w:rsid w:val="007B25A6"/>
    <w:rsid w:val="007C28CE"/>
    <w:rsid w:val="0084009B"/>
    <w:rsid w:val="008404BC"/>
    <w:rsid w:val="00870466"/>
    <w:rsid w:val="008740ED"/>
    <w:rsid w:val="008A0DE3"/>
    <w:rsid w:val="008B3F81"/>
    <w:rsid w:val="008C4296"/>
    <w:rsid w:val="008F6F15"/>
    <w:rsid w:val="0091337F"/>
    <w:rsid w:val="0094308C"/>
    <w:rsid w:val="00962D93"/>
    <w:rsid w:val="00986954"/>
    <w:rsid w:val="009A38AE"/>
    <w:rsid w:val="009E19DB"/>
    <w:rsid w:val="00A22796"/>
    <w:rsid w:val="00A23E06"/>
    <w:rsid w:val="00A3232A"/>
    <w:rsid w:val="00A56BCC"/>
    <w:rsid w:val="00A61B6D"/>
    <w:rsid w:val="00A87F48"/>
    <w:rsid w:val="00A925B6"/>
    <w:rsid w:val="00AC44A0"/>
    <w:rsid w:val="00AC45C1"/>
    <w:rsid w:val="00AC7496"/>
    <w:rsid w:val="00AC7FAC"/>
    <w:rsid w:val="00AD7044"/>
    <w:rsid w:val="00AE384D"/>
    <w:rsid w:val="00AE4322"/>
    <w:rsid w:val="00AE458C"/>
    <w:rsid w:val="00AF23DF"/>
    <w:rsid w:val="00B0282E"/>
    <w:rsid w:val="00B1142A"/>
    <w:rsid w:val="00B13EE6"/>
    <w:rsid w:val="00B16990"/>
    <w:rsid w:val="00B207FD"/>
    <w:rsid w:val="00B92165"/>
    <w:rsid w:val="00B9709F"/>
    <w:rsid w:val="00BA4232"/>
    <w:rsid w:val="00BB47B8"/>
    <w:rsid w:val="00BC129D"/>
    <w:rsid w:val="00BD1FFA"/>
    <w:rsid w:val="00BF6A48"/>
    <w:rsid w:val="00C038CA"/>
    <w:rsid w:val="00C0683E"/>
    <w:rsid w:val="00C209AE"/>
    <w:rsid w:val="00C34A1F"/>
    <w:rsid w:val="00C35567"/>
    <w:rsid w:val="00C37CD4"/>
    <w:rsid w:val="00C45351"/>
    <w:rsid w:val="00C704DA"/>
    <w:rsid w:val="00C7411E"/>
    <w:rsid w:val="00C82D30"/>
    <w:rsid w:val="00C84826"/>
    <w:rsid w:val="00C92E0A"/>
    <w:rsid w:val="00CA5658"/>
    <w:rsid w:val="00CB02D2"/>
    <w:rsid w:val="00CB552F"/>
    <w:rsid w:val="00CB78BE"/>
    <w:rsid w:val="00CD2245"/>
    <w:rsid w:val="00CD652E"/>
    <w:rsid w:val="00D15A42"/>
    <w:rsid w:val="00D57C54"/>
    <w:rsid w:val="00D660AD"/>
    <w:rsid w:val="00DA782C"/>
    <w:rsid w:val="00DB0C40"/>
    <w:rsid w:val="00DE1C4F"/>
    <w:rsid w:val="00DF0217"/>
    <w:rsid w:val="00DF6F53"/>
    <w:rsid w:val="00E31CAA"/>
    <w:rsid w:val="00E54DA3"/>
    <w:rsid w:val="00E61A4B"/>
    <w:rsid w:val="00E7707B"/>
    <w:rsid w:val="00E84C33"/>
    <w:rsid w:val="00E928AA"/>
    <w:rsid w:val="00EA3E65"/>
    <w:rsid w:val="00EB0CCB"/>
    <w:rsid w:val="00EB756D"/>
    <w:rsid w:val="00EC398E"/>
    <w:rsid w:val="00F11289"/>
    <w:rsid w:val="00F157B9"/>
    <w:rsid w:val="00F4317E"/>
    <w:rsid w:val="00F44F99"/>
    <w:rsid w:val="00F55780"/>
    <w:rsid w:val="00F566C6"/>
    <w:rsid w:val="00F80068"/>
    <w:rsid w:val="00F819D0"/>
    <w:rsid w:val="00FA04FB"/>
    <w:rsid w:val="00FD4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17BCDE55"/>
  <w15:docId w15:val="{B430B00A-9377-4125-B7C9-9F247D649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qFormat/>
    <w:rsid w:val="00054002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003FDC"/>
    <w:rPr>
      <w:color w:val="808080"/>
    </w:rPr>
  </w:style>
  <w:style w:type="paragraph" w:customStyle="1" w:styleId="Normal1">
    <w:name w:val="Normal1"/>
    <w:basedOn w:val="Normal"/>
    <w:rsid w:val="0018694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255A8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255A8"/>
    <w:rPr>
      <w:rFonts w:ascii="Tahoma" w:hAnsi="Tahoma" w:cs="Tahoma"/>
      <w:sz w:val="16"/>
      <w:szCs w:val="16"/>
    </w:rPr>
  </w:style>
  <w:style w:type="character" w:customStyle="1" w:styleId="Textodelmarcadordeposicin1">
    <w:name w:val="Texto del marcador de posición1"/>
    <w:uiPriority w:val="99"/>
    <w:semiHidden/>
    <w:rsid w:val="00A87F48"/>
    <w:rPr>
      <w:color w:val="808080"/>
    </w:rPr>
  </w:style>
  <w:style w:type="character" w:styleId="Refdecomentario">
    <w:name w:val="annotation reference"/>
    <w:basedOn w:val="Fuentedeprrafopredeter"/>
    <w:semiHidden/>
    <w:rsid w:val="00A87F48"/>
    <w:rPr>
      <w:sz w:val="18"/>
    </w:rPr>
  </w:style>
  <w:style w:type="paragraph" w:styleId="Textocomentario">
    <w:name w:val="annotation text"/>
    <w:basedOn w:val="Normal"/>
    <w:link w:val="TextocomentarioCar"/>
    <w:semiHidden/>
    <w:rsid w:val="00A87F48"/>
    <w:rPr>
      <w:rFonts w:ascii="Cambria" w:eastAsia="MS Mincho" w:hAnsi="Cambria" w:cs="Times New Roman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A87F48"/>
    <w:rPr>
      <w:rFonts w:ascii="Cambria" w:eastAsia="MS Mincho" w:hAnsi="Cambria" w:cs="Times New Roman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rsid w:val="00A87F48"/>
  </w:style>
  <w:style w:type="character" w:customStyle="1" w:styleId="AsuntodelcomentarioCar">
    <w:name w:val="Asunto del comentario Car"/>
    <w:basedOn w:val="TextocomentarioCar"/>
    <w:link w:val="Asuntodelcomentario"/>
    <w:semiHidden/>
    <w:rsid w:val="00A87F48"/>
    <w:rPr>
      <w:rFonts w:ascii="Cambria" w:eastAsia="MS Mincho" w:hAnsi="Cambria" w:cs="Times New Roman"/>
    </w:rPr>
  </w:style>
  <w:style w:type="paragraph" w:styleId="Revisin">
    <w:name w:val="Revision"/>
    <w:hidden/>
    <w:uiPriority w:val="99"/>
    <w:semiHidden/>
    <w:rsid w:val="00A87F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61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AAA880AB59144B4A1F8365B37D47A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B60638-8377-42C4-8EE2-5404E368A3DA}"/>
      </w:docPartPr>
      <w:docPartBody>
        <w:p w:rsidR="00000000" w:rsidRDefault="00C07117" w:rsidP="00C07117">
          <w:pPr>
            <w:pStyle w:val="9AAA880AB59144B4A1F8365B37D47AD5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665EE15C6AE841A5B0F93FB6E37DFF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09C189-9AFE-4CA9-A9F0-4DAC193372C0}"/>
      </w:docPartPr>
      <w:docPartBody>
        <w:p w:rsidR="00000000" w:rsidRDefault="00C07117" w:rsidP="00C07117">
          <w:pPr>
            <w:pStyle w:val="665EE15C6AE841A5B0F93FB6E37DFFC6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95B09DBF218848EAA70509038B6EF3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4B145A-CE5C-47A9-9071-6FDB2F630605}"/>
      </w:docPartPr>
      <w:docPartBody>
        <w:p w:rsidR="00000000" w:rsidRDefault="00C07117" w:rsidP="00C07117">
          <w:pPr>
            <w:pStyle w:val="95B09DBF218848EAA70509038B6EF3B0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30B79B7B2B2D4CD4AE1106D3A70D94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E886B7-22C6-408E-8C4D-40F8C6A0FA6C}"/>
      </w:docPartPr>
      <w:docPartBody>
        <w:p w:rsidR="00000000" w:rsidRDefault="00C07117" w:rsidP="00C07117">
          <w:pPr>
            <w:pStyle w:val="30B79B7B2B2D4CD4AE1106D3A70D9479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AA338DDA85874BF18D8A531AC0FF7D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9C43F4-9A38-4476-8478-ACD9818E5120}"/>
      </w:docPartPr>
      <w:docPartBody>
        <w:p w:rsidR="00000000" w:rsidRDefault="00C07117" w:rsidP="00C07117">
          <w:pPr>
            <w:pStyle w:val="AA338DDA85874BF18D8A531AC0FF7DED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09BF6B06B4984D7AB3F22A565E519F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31F708-80A7-4A5A-B2FA-A00B1B789454}"/>
      </w:docPartPr>
      <w:docPartBody>
        <w:p w:rsidR="00000000" w:rsidRDefault="00C07117" w:rsidP="00C07117">
          <w:pPr>
            <w:pStyle w:val="09BF6B06B4984D7AB3F22A565E519F6E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F2F7107B4B6B4D61A85BFE686932B3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E3E9CA-0BE3-4C81-8C7B-35FF3D09A817}"/>
      </w:docPartPr>
      <w:docPartBody>
        <w:p w:rsidR="00000000" w:rsidRDefault="00C07117" w:rsidP="00C07117">
          <w:pPr>
            <w:pStyle w:val="F2F7107B4B6B4D61A85BFE686932B33A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5B19E702AA7D4C369169300C83A4FC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C1C757-7765-4344-8909-C886087BD29C}"/>
      </w:docPartPr>
      <w:docPartBody>
        <w:p w:rsidR="00000000" w:rsidRDefault="00C07117" w:rsidP="00C07117">
          <w:pPr>
            <w:pStyle w:val="5B19E702AA7D4C369169300C83A4FCEF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02D95F8ED1B843F5A15E29E41F5299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33BB4E-C27B-4195-8D6C-D9439FDBD5A6}"/>
      </w:docPartPr>
      <w:docPartBody>
        <w:p w:rsidR="00000000" w:rsidRDefault="00C07117" w:rsidP="00C07117">
          <w:pPr>
            <w:pStyle w:val="02D95F8ED1B843F5A15E29E41F529900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B13B039EF00F45DC8EE0A7C6D78042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853D7D-0DE2-4743-8D44-5A154E0694D5}"/>
      </w:docPartPr>
      <w:docPartBody>
        <w:p w:rsidR="00000000" w:rsidRDefault="00C07117" w:rsidP="00C07117">
          <w:pPr>
            <w:pStyle w:val="B13B039EF00F45DC8EE0A7C6D78042BD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2785DE89065C402E93137EC70F9837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944E5F-7DF9-4EDB-81AF-57A9FAB7BD03}"/>
      </w:docPartPr>
      <w:docPartBody>
        <w:p w:rsidR="00000000" w:rsidRDefault="00C07117" w:rsidP="00C07117">
          <w:pPr>
            <w:pStyle w:val="2785DE89065C402E93137EC70F98378F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E8FC5A5F3EB84C69BAC70207090BAB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C298F0-91E2-472F-8129-A681D06B277A}"/>
      </w:docPartPr>
      <w:docPartBody>
        <w:p w:rsidR="00000000" w:rsidRDefault="00C07117" w:rsidP="00C07117">
          <w:pPr>
            <w:pStyle w:val="E8FC5A5F3EB84C69BAC70207090BAB4E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7985AA52CD7B4806A392D878B78378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278E55-6D23-4B4E-892A-279A862DEA05}"/>
      </w:docPartPr>
      <w:docPartBody>
        <w:p w:rsidR="00000000" w:rsidRDefault="00C07117" w:rsidP="00C07117">
          <w:pPr>
            <w:pStyle w:val="7985AA52CD7B4806A392D878B783781B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80DB2AF9855449F8895216D6DA52F0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0C2824-5DEF-496C-81B5-169406055BB4}"/>
      </w:docPartPr>
      <w:docPartBody>
        <w:p w:rsidR="00000000" w:rsidRDefault="00C07117" w:rsidP="00C07117">
          <w:pPr>
            <w:pStyle w:val="80DB2AF9855449F8895216D6DA52F099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29072B44D0BB48979985D8DED09C06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420E3F-4689-414C-9F25-D5C99F2F3075}"/>
      </w:docPartPr>
      <w:docPartBody>
        <w:p w:rsidR="00000000" w:rsidRDefault="00C07117" w:rsidP="00C07117">
          <w:pPr>
            <w:pStyle w:val="29072B44D0BB48979985D8DED09C0645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07D62658BD84468A8EC45DD5D40FBF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E301E7-3280-4B46-B986-E589C85750A4}"/>
      </w:docPartPr>
      <w:docPartBody>
        <w:p w:rsidR="00000000" w:rsidRDefault="00C07117" w:rsidP="00C07117">
          <w:pPr>
            <w:pStyle w:val="07D62658BD84468A8EC45DD5D40FBF8F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0038CA7539B3422AB74D617B4E4FF0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046C4B-9F40-4F4C-B32F-115F27063680}"/>
      </w:docPartPr>
      <w:docPartBody>
        <w:p w:rsidR="00000000" w:rsidRDefault="00C07117" w:rsidP="00C07117">
          <w:pPr>
            <w:pStyle w:val="0038CA7539B3422AB74D617B4E4FF048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0E8EA531866C4E1699114F37115FC1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6A37CB-6A08-4D22-A0D6-0D93F8C43ED2}"/>
      </w:docPartPr>
      <w:docPartBody>
        <w:p w:rsidR="00000000" w:rsidRDefault="00C07117" w:rsidP="00C07117">
          <w:pPr>
            <w:pStyle w:val="0E8EA531866C4E1699114F37115FC1ED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A5323F7E91E346D8B70E5DB5E36073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5102A4-4ADB-41D7-8466-3227842A2210}"/>
      </w:docPartPr>
      <w:docPartBody>
        <w:p w:rsidR="00000000" w:rsidRDefault="00C07117" w:rsidP="00C07117">
          <w:pPr>
            <w:pStyle w:val="A5323F7E91E346D8B70E5DB5E36073A6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14CFE7662F44B099C17079229340F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9C2CEC-D4DC-4BA6-A1C0-9DF3EBC83F9D}"/>
      </w:docPartPr>
      <w:docPartBody>
        <w:p w:rsidR="00000000" w:rsidRDefault="00C07117" w:rsidP="00C07117">
          <w:pPr>
            <w:pStyle w:val="414CFE7662F44B099C17079229340F6B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E70D7F063F934A41B28259BD5ED57C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6F689B-A9BD-4CC9-A5D2-DB197D481E5B}"/>
      </w:docPartPr>
      <w:docPartBody>
        <w:p w:rsidR="00000000" w:rsidRDefault="00C07117" w:rsidP="00C07117">
          <w:pPr>
            <w:pStyle w:val="E70D7F063F934A41B28259BD5ED57C96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8497B2FC4DBD4F6D89339CF9C8A87D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324AED-1AC8-4625-AB7E-66325779E31A}"/>
      </w:docPartPr>
      <w:docPartBody>
        <w:p w:rsidR="00000000" w:rsidRDefault="00C07117" w:rsidP="00C07117">
          <w:pPr>
            <w:pStyle w:val="8497B2FC4DBD4F6D89339CF9C8A87DAD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30450B00B5D941819C05231710B7FD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33C405-D905-4A02-9E65-ECBC86F884C7}"/>
      </w:docPartPr>
      <w:docPartBody>
        <w:p w:rsidR="00000000" w:rsidRDefault="00C07117" w:rsidP="00C07117">
          <w:pPr>
            <w:pStyle w:val="30450B00B5D941819C05231710B7FDA1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9B914FAA3F7340A09411A18273B559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0975A7-94A2-44E3-8379-8FB4228BD210}"/>
      </w:docPartPr>
      <w:docPartBody>
        <w:p w:rsidR="00000000" w:rsidRDefault="00C07117" w:rsidP="00C07117">
          <w:pPr>
            <w:pStyle w:val="9B914FAA3F7340A09411A18273B559FF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F510E1E648C4418294786B21F082E9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7652CA-6A22-44C6-8C38-7084C6FCEFE9}"/>
      </w:docPartPr>
      <w:docPartBody>
        <w:p w:rsidR="00000000" w:rsidRDefault="00C07117" w:rsidP="00C07117">
          <w:pPr>
            <w:pStyle w:val="F510E1E648C4418294786B21F082E9DA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506A4DBA93B84AA3A3618ECB4F5A00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2D62BD-60F8-45C5-882B-5F02616D6FA4}"/>
      </w:docPartPr>
      <w:docPartBody>
        <w:p w:rsidR="00000000" w:rsidRDefault="00C07117" w:rsidP="00C07117">
          <w:pPr>
            <w:pStyle w:val="506A4DBA93B84AA3A3618ECB4F5A008A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F9FAEA616DB04324A4CCC837D43A64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B14888-4B0C-4FB8-ABC3-90B486004C94}"/>
      </w:docPartPr>
      <w:docPartBody>
        <w:p w:rsidR="00000000" w:rsidRDefault="00C07117" w:rsidP="00C07117">
          <w:pPr>
            <w:pStyle w:val="F9FAEA616DB04324A4CCC837D43A6459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36FAEB0A81EA42959C45C7E9703DA4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1F49C3-9C54-41FC-9DC2-100782D4F0A0}"/>
      </w:docPartPr>
      <w:docPartBody>
        <w:p w:rsidR="00000000" w:rsidRDefault="00C07117" w:rsidP="00C07117">
          <w:pPr>
            <w:pStyle w:val="36FAEB0A81EA42959C45C7E9703DA404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D7804BBBDBA149649B917B1FCB00F4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993E25-F08D-4630-92DE-EE7A0E67F917}"/>
      </w:docPartPr>
      <w:docPartBody>
        <w:p w:rsidR="00000000" w:rsidRDefault="00C07117" w:rsidP="00C07117">
          <w:pPr>
            <w:pStyle w:val="D7804BBBDBA149649B917B1FCB00F4AD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C38FAFFAEF6C427A87C098801EA13A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5CAF70-220E-482A-9157-855D9A94D092}"/>
      </w:docPartPr>
      <w:docPartBody>
        <w:p w:rsidR="00000000" w:rsidRDefault="00C07117" w:rsidP="00C07117">
          <w:pPr>
            <w:pStyle w:val="C38FAFFAEF6C427A87C098801EA13AA2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E2A147A648D54F5FADC8252A105036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D42A75-051B-43B1-97AD-2D9BB3985D7D}"/>
      </w:docPartPr>
      <w:docPartBody>
        <w:p w:rsidR="00000000" w:rsidRDefault="00C07117" w:rsidP="00C07117">
          <w:pPr>
            <w:pStyle w:val="E2A147A648D54F5FADC8252A10503622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023D5FFAFE4D42DA9163252EF54A68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0047DB-A90B-4902-A280-D946122CE8DA}"/>
      </w:docPartPr>
      <w:docPartBody>
        <w:p w:rsidR="00000000" w:rsidRDefault="00C07117" w:rsidP="00C07117">
          <w:pPr>
            <w:pStyle w:val="023D5FFAFE4D42DA9163252EF54A68E3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14E16D6AD43B4E72BA66192FF9C595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499035-B274-47D7-98C8-DC5C9DA9B18A}"/>
      </w:docPartPr>
      <w:docPartBody>
        <w:p w:rsidR="00000000" w:rsidRDefault="00C07117" w:rsidP="00C07117">
          <w:pPr>
            <w:pStyle w:val="14E16D6AD43B4E72BA66192FF9C5950F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34FD8D120E9A40BDAD5F77D4E4ADF1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A8F488-AB93-42FB-ABA1-A4DCC10A8B36}"/>
      </w:docPartPr>
      <w:docPartBody>
        <w:p w:rsidR="00000000" w:rsidRDefault="00C07117" w:rsidP="00C07117">
          <w:pPr>
            <w:pStyle w:val="34FD8D120E9A40BDAD5F77D4E4ADF19B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2560A8319254C2293D98A3BECDBDC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61FBB9-8626-4205-ABA2-86F7C1DDD367}"/>
      </w:docPartPr>
      <w:docPartBody>
        <w:p w:rsidR="00000000" w:rsidRDefault="00C07117" w:rsidP="00C07117">
          <w:pPr>
            <w:pStyle w:val="42560A8319254C2293D98A3BECDBDCA1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3EA703D9AAD44D9A469CB95A4929A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DD24D2-5A19-49FF-A5A1-2FEBB9B6784E}"/>
      </w:docPartPr>
      <w:docPartBody>
        <w:p w:rsidR="00000000" w:rsidRDefault="00C07117" w:rsidP="00C07117">
          <w:pPr>
            <w:pStyle w:val="43EA703D9AAD44D9A469CB95A4929A1F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3CE481B285BA47699B528F35D506C1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5DEA6A-E2CC-4D30-8DFF-2924BA7B9662}"/>
      </w:docPartPr>
      <w:docPartBody>
        <w:p w:rsidR="00000000" w:rsidRDefault="00C07117" w:rsidP="00C07117">
          <w:pPr>
            <w:pStyle w:val="3CE481B285BA47699B528F35D506C141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38BAE7848FB64E9282D73E4589B82A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2CEF8D-F8FF-445A-B854-DDB08B67007B}"/>
      </w:docPartPr>
      <w:docPartBody>
        <w:p w:rsidR="00000000" w:rsidRDefault="00C07117" w:rsidP="00C07117">
          <w:pPr>
            <w:pStyle w:val="38BAE7848FB64E9282D73E4589B82ACF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6DDC5B18EC8C49D08AABAFFC5FD959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A3D3B3-B3FB-4433-975A-F2F926451B53}"/>
      </w:docPartPr>
      <w:docPartBody>
        <w:p w:rsidR="00000000" w:rsidRDefault="00C07117" w:rsidP="00C07117">
          <w:pPr>
            <w:pStyle w:val="6DDC5B18EC8C49D08AABAFFC5FD959DC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D4B9CD0FB9B24699BD379A11E6DB8E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502C24-191A-49E2-8634-062701697859}"/>
      </w:docPartPr>
      <w:docPartBody>
        <w:p w:rsidR="00000000" w:rsidRDefault="00C07117" w:rsidP="00C07117">
          <w:pPr>
            <w:pStyle w:val="D4B9CD0FB9B24699BD379A11E6DB8ED8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F2A3697A596F4E6B86A912ED004A30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ECFCB4-C158-48ED-ABBE-A29700C3950D}"/>
      </w:docPartPr>
      <w:docPartBody>
        <w:p w:rsidR="00000000" w:rsidRDefault="00C07117" w:rsidP="00C07117">
          <w:pPr>
            <w:pStyle w:val="F2A3697A596F4E6B86A912ED004A3087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2BD746F69AF04D5FB31B07D8F100D2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A5B6F1-B7CA-4C59-A987-89563EA19E5A}"/>
      </w:docPartPr>
      <w:docPartBody>
        <w:p w:rsidR="00000000" w:rsidRDefault="00C07117" w:rsidP="00C07117">
          <w:pPr>
            <w:pStyle w:val="2BD746F69AF04D5FB31B07D8F100D24D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073C274CB0044C57BDF3A7C2B622A7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91082E-1933-4715-968D-6D23729E97A4}"/>
      </w:docPartPr>
      <w:docPartBody>
        <w:p w:rsidR="00000000" w:rsidRDefault="00C07117" w:rsidP="00C07117">
          <w:pPr>
            <w:pStyle w:val="073C274CB0044C57BDF3A7C2B622A756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084BA20E31054FEE984B3AEC39583A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D53824-55FA-4301-82A9-FEC23AA49E11}"/>
      </w:docPartPr>
      <w:docPartBody>
        <w:p w:rsidR="00000000" w:rsidRDefault="00C07117" w:rsidP="00C07117">
          <w:pPr>
            <w:pStyle w:val="084BA20E31054FEE984B3AEC39583A1D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9A5627546DD84525ABBE7886EA25CC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5A7011-6A64-43EA-A3FE-0547C2D32EE7}"/>
      </w:docPartPr>
      <w:docPartBody>
        <w:p w:rsidR="00000000" w:rsidRDefault="00C07117" w:rsidP="00C07117">
          <w:pPr>
            <w:pStyle w:val="9A5627546DD84525ABBE7886EA25CC4D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929B1AC62AA446DB9C0097678445E1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137E1D-0026-46AA-94CC-46DDAFD6C003}"/>
      </w:docPartPr>
      <w:docPartBody>
        <w:p w:rsidR="00000000" w:rsidRDefault="00C07117" w:rsidP="00C07117">
          <w:pPr>
            <w:pStyle w:val="929B1AC62AA446DB9C0097678445E1EB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79CE8D900D364F36AFAEC519ACC7F7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B0F5E2-0F07-449A-9B31-5C97CAEC638C}"/>
      </w:docPartPr>
      <w:docPartBody>
        <w:p w:rsidR="00000000" w:rsidRDefault="00C07117" w:rsidP="00C07117">
          <w:pPr>
            <w:pStyle w:val="79CE8D900D364F36AFAEC519ACC7F7A6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86B2C968A32F4FFEA97F456F6DAE4E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D84EF3-D301-49BE-BEEA-451D2321501D}"/>
      </w:docPartPr>
      <w:docPartBody>
        <w:p w:rsidR="00000000" w:rsidRDefault="00C07117" w:rsidP="00C07117">
          <w:pPr>
            <w:pStyle w:val="86B2C968A32F4FFEA97F456F6DAE4ECE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D3DD30EB94AD4CF498B4E98038CFFA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2F5C9-9C12-4148-A02A-595D0D1E9B90}"/>
      </w:docPartPr>
      <w:docPartBody>
        <w:p w:rsidR="00000000" w:rsidRDefault="00C07117" w:rsidP="00C07117">
          <w:pPr>
            <w:pStyle w:val="D3DD30EB94AD4CF498B4E98038CFFA90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7234DB06DFF74ADE9264F2B1248608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FCD322-F5A0-4160-83D9-04B36A96D650}"/>
      </w:docPartPr>
      <w:docPartBody>
        <w:p w:rsidR="00000000" w:rsidRDefault="00C07117" w:rsidP="00C07117">
          <w:pPr>
            <w:pStyle w:val="7234DB06DFF74ADE9264F2B12486082B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E0EC0FC9F5914FDFB42C5504E73512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CEAB13-6B91-4AB0-8F70-2F693DAE859C}"/>
      </w:docPartPr>
      <w:docPartBody>
        <w:p w:rsidR="00000000" w:rsidRDefault="00C07117" w:rsidP="00C07117">
          <w:pPr>
            <w:pStyle w:val="E0EC0FC9F5914FDFB42C5504E73512BD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C613AA74F77247FC8A433D6A7B1CBF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3FA3C3-6FA5-485C-B5C0-E15957B58EE3}"/>
      </w:docPartPr>
      <w:docPartBody>
        <w:p w:rsidR="00000000" w:rsidRDefault="00C07117" w:rsidP="00C07117">
          <w:pPr>
            <w:pStyle w:val="C613AA74F77247FC8A433D6A7B1CBF6A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57150333C91F4709BFF740131EB905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FA9A86-EF97-436F-AFE1-D0FC811D52D4}"/>
      </w:docPartPr>
      <w:docPartBody>
        <w:p w:rsidR="00000000" w:rsidRDefault="00C07117" w:rsidP="00C07117">
          <w:pPr>
            <w:pStyle w:val="57150333C91F4709BFF740131EB90552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06AF3CA3D4024784AE6D2C00DCCEAC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1BF8FA-EA79-423F-95A6-6C09E408BDED}"/>
      </w:docPartPr>
      <w:docPartBody>
        <w:p w:rsidR="00000000" w:rsidRDefault="00C07117" w:rsidP="00C07117">
          <w:pPr>
            <w:pStyle w:val="06AF3CA3D4024784AE6D2C00DCCEAC7F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78FA1198F03C4B189D88854486D7F3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EEB2EF-498F-45F7-A7BB-24AF95BF7264}"/>
      </w:docPartPr>
      <w:docPartBody>
        <w:p w:rsidR="00000000" w:rsidRDefault="00C07117" w:rsidP="00C07117">
          <w:pPr>
            <w:pStyle w:val="78FA1198F03C4B189D88854486D7F36B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0C170A6A41CE436CB5CC03C947FEA0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AE7B9E-A008-43E1-AC5D-EC0B5A4EF0F3}"/>
      </w:docPartPr>
      <w:docPartBody>
        <w:p w:rsidR="00000000" w:rsidRDefault="00C07117" w:rsidP="00C07117">
          <w:pPr>
            <w:pStyle w:val="0C170A6A41CE436CB5CC03C947FEA085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599D6F0888284D2DBC82E73A674D42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A6052D-96FF-4489-AA80-DBC627BDDAD7}"/>
      </w:docPartPr>
      <w:docPartBody>
        <w:p w:rsidR="00000000" w:rsidRDefault="00C07117" w:rsidP="00C07117">
          <w:pPr>
            <w:pStyle w:val="599D6F0888284D2DBC82E73A674D42A4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3C66D42A6F7F443EADDAC62A643CA9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25C299-11EF-4A54-80A3-6A8544348C26}"/>
      </w:docPartPr>
      <w:docPartBody>
        <w:p w:rsidR="00000000" w:rsidRDefault="00C07117" w:rsidP="00C07117">
          <w:pPr>
            <w:pStyle w:val="3C66D42A6F7F443EADDAC62A643CA925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5F74064808664FAF939761799D6A4B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035BCC-84C7-4E33-A8F7-058EB2C305B8}"/>
      </w:docPartPr>
      <w:docPartBody>
        <w:p w:rsidR="00000000" w:rsidRDefault="00C07117" w:rsidP="00C07117">
          <w:pPr>
            <w:pStyle w:val="5F74064808664FAF939761799D6A4BC9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0D558ACA1E0E4D278F3B19F5F30F42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7CBD53-70F5-4686-9691-A1A857B238B7}"/>
      </w:docPartPr>
      <w:docPartBody>
        <w:p w:rsidR="00000000" w:rsidRDefault="00C07117" w:rsidP="00C07117">
          <w:pPr>
            <w:pStyle w:val="0D558ACA1E0E4D278F3B19F5F30F42FB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717D9D3F742B436F8102CEFEB1FBA0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3326B5-1514-4913-8ECC-6483E7CB9579}"/>
      </w:docPartPr>
      <w:docPartBody>
        <w:p w:rsidR="00000000" w:rsidRDefault="00C07117" w:rsidP="00C07117">
          <w:pPr>
            <w:pStyle w:val="717D9D3F742B436F8102CEFEB1FBA072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B93AECFA33C545B1990CA8EAA3DCFB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13D037-15E0-404D-A00E-18E4E382D1D9}"/>
      </w:docPartPr>
      <w:docPartBody>
        <w:p w:rsidR="00000000" w:rsidRDefault="00C07117" w:rsidP="00C07117">
          <w:pPr>
            <w:pStyle w:val="B93AECFA33C545B1990CA8EAA3DCFB49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09CF03E32FC84DCDAA6BCD492F2B1C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1DB1ED-66FA-4D88-B90C-CA6DCD6D2D7E}"/>
      </w:docPartPr>
      <w:docPartBody>
        <w:p w:rsidR="00000000" w:rsidRDefault="00C07117" w:rsidP="00C07117">
          <w:pPr>
            <w:pStyle w:val="09CF03E32FC84DCDAA6BCD492F2B1C88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A970770CF7484C8D883DB88B0E6C4E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1D9E17-A26D-4049-9C13-BDD51F7E8228}"/>
      </w:docPartPr>
      <w:docPartBody>
        <w:p w:rsidR="00000000" w:rsidRDefault="00C07117" w:rsidP="00C07117">
          <w:pPr>
            <w:pStyle w:val="A970770CF7484C8D883DB88B0E6C4E26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51D9564949804D5D82F287790200E6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A347BA-BF48-4912-8385-DD79F8CD5D68}"/>
      </w:docPartPr>
      <w:docPartBody>
        <w:p w:rsidR="00000000" w:rsidRDefault="00C07117" w:rsidP="00C07117">
          <w:pPr>
            <w:pStyle w:val="51D9564949804D5D82F287790200E62B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5CF8A805249E4CC09B3347F1E27740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715605-0654-44E5-9EAE-DD47344D1AE1}"/>
      </w:docPartPr>
      <w:docPartBody>
        <w:p w:rsidR="00000000" w:rsidRDefault="00C07117" w:rsidP="00C07117">
          <w:pPr>
            <w:pStyle w:val="5CF8A805249E4CC09B3347F1E27740D1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F47DABA6431741D1A180CA2A817E97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58BE7A-BB5E-44CB-A42E-CDB7CF81E13E}"/>
      </w:docPartPr>
      <w:docPartBody>
        <w:p w:rsidR="00000000" w:rsidRDefault="00C07117" w:rsidP="00C07117">
          <w:pPr>
            <w:pStyle w:val="F47DABA6431741D1A180CA2A817E9772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BB40D83F7C548778DF93792F351D7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AD03D9-3C47-456A-8B1C-C2417A9B36CC}"/>
      </w:docPartPr>
      <w:docPartBody>
        <w:p w:rsidR="00000000" w:rsidRDefault="00C07117" w:rsidP="00C07117">
          <w:pPr>
            <w:pStyle w:val="4BB40D83F7C548778DF93792F351D768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10CE7E2AAFFC4B19B15547741E4B80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D67650-49A9-4A9E-84C5-FB34A446DFF4}"/>
      </w:docPartPr>
      <w:docPartBody>
        <w:p w:rsidR="00000000" w:rsidRDefault="00C07117" w:rsidP="00C07117">
          <w:pPr>
            <w:pStyle w:val="10CE7E2AAFFC4B19B15547741E4B8062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C3FD1DC38F3847658F6C9A4C518AF4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A71C61-CD27-47E2-89D8-184CE32808BA}"/>
      </w:docPartPr>
      <w:docPartBody>
        <w:p w:rsidR="00000000" w:rsidRDefault="00C07117" w:rsidP="00C07117">
          <w:pPr>
            <w:pStyle w:val="C3FD1DC38F3847658F6C9A4C518AF4E6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6D2F91B22BA44912A1AC9A24C7205C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058865-41C2-4591-B0C0-291834144F80}"/>
      </w:docPartPr>
      <w:docPartBody>
        <w:p w:rsidR="00000000" w:rsidRDefault="00C07117" w:rsidP="00C07117">
          <w:pPr>
            <w:pStyle w:val="6D2F91B22BA44912A1AC9A24C7205CA9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ABA8FC7E42F4401DA437FA07885C3F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F4DA92-5FF3-45C0-B4CD-B8775328AC5D}"/>
      </w:docPartPr>
      <w:docPartBody>
        <w:p w:rsidR="00000000" w:rsidRDefault="00C07117" w:rsidP="00C07117">
          <w:pPr>
            <w:pStyle w:val="ABA8FC7E42F4401DA437FA07885C3F1D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A947FECA1A98482D83D7B0AA66FD89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D0A540-32A2-4C2E-BF04-674B5C4ECA9A}"/>
      </w:docPartPr>
      <w:docPartBody>
        <w:p w:rsidR="00000000" w:rsidRDefault="00C07117" w:rsidP="00C07117">
          <w:pPr>
            <w:pStyle w:val="A947FECA1A98482D83D7B0AA66FD890F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5E14288F2EFE48F2A99428CC68415D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A64128-CA69-4C7B-A57B-99CCA8DB2C74}"/>
      </w:docPartPr>
      <w:docPartBody>
        <w:p w:rsidR="00000000" w:rsidRDefault="00C07117" w:rsidP="00C07117">
          <w:pPr>
            <w:pStyle w:val="5E14288F2EFE48F2A99428CC68415D0D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7703FF7399AE4A39B651421D861CEC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4E9E0B-FCF0-4EE2-961D-5596E52116B3}"/>
      </w:docPartPr>
      <w:docPartBody>
        <w:p w:rsidR="00000000" w:rsidRDefault="00C07117" w:rsidP="00C07117">
          <w:pPr>
            <w:pStyle w:val="7703FF7399AE4A39B651421D861CEC35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970C3666C4064B2AAC5EF69DC1B90F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145948-604D-43B6-9ED9-C1F1030B12ED}"/>
      </w:docPartPr>
      <w:docPartBody>
        <w:p w:rsidR="00000000" w:rsidRDefault="00C07117" w:rsidP="00C07117">
          <w:pPr>
            <w:pStyle w:val="970C3666C4064B2AAC5EF69DC1B90F94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E03A25BDFF041D8A35D75CBC59EED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70C05D-434E-43D6-9F39-23FADD9F35A9}"/>
      </w:docPartPr>
      <w:docPartBody>
        <w:p w:rsidR="00000000" w:rsidRDefault="00C07117" w:rsidP="00C07117">
          <w:pPr>
            <w:pStyle w:val="4E03A25BDFF041D8A35D75CBC59EED41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27FCDC7291A74367BA94B2F35E11C3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263EF9-A11A-4720-BDCE-0650C476CFB2}"/>
      </w:docPartPr>
      <w:docPartBody>
        <w:p w:rsidR="00000000" w:rsidRDefault="00C07117" w:rsidP="00C07117">
          <w:pPr>
            <w:pStyle w:val="27FCDC7291A74367BA94B2F35E11C368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454C2B1F427404BAC694CFC8EDBDC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D1756E-E166-4C08-9794-92ACE11D4F71}"/>
      </w:docPartPr>
      <w:docPartBody>
        <w:p w:rsidR="00000000" w:rsidRDefault="00C07117" w:rsidP="00C07117">
          <w:pPr>
            <w:pStyle w:val="4454C2B1F427404BAC694CFC8EDBDC5D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925C2A598D7C466A890492A6A9C04C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EE8FF8-2272-4A20-9692-FBC0B0FF32C6}"/>
      </w:docPartPr>
      <w:docPartBody>
        <w:p w:rsidR="00000000" w:rsidRDefault="00C07117" w:rsidP="00C07117">
          <w:pPr>
            <w:pStyle w:val="925C2A598D7C466A890492A6A9C04C3E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3EDBB26B751C4D2BB8C3396C6F2483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AD45BD-6276-4C44-9745-80DEED184AFC}"/>
      </w:docPartPr>
      <w:docPartBody>
        <w:p w:rsidR="00000000" w:rsidRDefault="00C07117" w:rsidP="00C07117">
          <w:pPr>
            <w:pStyle w:val="3EDBB26B751C4D2BB8C3396C6F248339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553EBF9D99A4AA6AFEFECA94F0C49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45F45D-794A-4520-AE0F-45A62EF841C6}"/>
      </w:docPartPr>
      <w:docPartBody>
        <w:p w:rsidR="00000000" w:rsidRDefault="00C07117" w:rsidP="00C07117">
          <w:pPr>
            <w:pStyle w:val="4553EBF9D99A4AA6AFEFECA94F0C4959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D2243460D95D48258B7A6761950517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D026EF-C7AA-4FE1-AED5-DD81EA37BCD8}"/>
      </w:docPartPr>
      <w:docPartBody>
        <w:p w:rsidR="00000000" w:rsidRDefault="00C07117" w:rsidP="00C07117">
          <w:pPr>
            <w:pStyle w:val="D2243460D95D48258B7A676195051732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EAA6ADC63AF4B8F8CC150EC0B0363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1301CF-D8AC-4B6C-B190-04D50D9D1ABE}"/>
      </w:docPartPr>
      <w:docPartBody>
        <w:p w:rsidR="00000000" w:rsidRDefault="00C07117" w:rsidP="00C07117">
          <w:pPr>
            <w:pStyle w:val="4EAA6ADC63AF4B8F8CC150EC0B0363EB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58544A1A7AE042739FD250A5BA679A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5CC07A-6E66-487C-ADBF-044DEB45EA3B}"/>
      </w:docPartPr>
      <w:docPartBody>
        <w:p w:rsidR="00000000" w:rsidRDefault="00C07117" w:rsidP="00C07117">
          <w:pPr>
            <w:pStyle w:val="58544A1A7AE042739FD250A5BA679A48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6DF7E2CD619040AD8969B352270261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4A0E2E-1242-4DBD-B186-06D4070A0C6C}"/>
      </w:docPartPr>
      <w:docPartBody>
        <w:p w:rsidR="00000000" w:rsidRDefault="00C07117" w:rsidP="00C07117">
          <w:pPr>
            <w:pStyle w:val="6DF7E2CD619040AD8969B352270261F6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649C84D78E2D40FEAFC846135B186C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67B8BE-0D82-4E53-8CD0-74165494DEEF}"/>
      </w:docPartPr>
      <w:docPartBody>
        <w:p w:rsidR="00000000" w:rsidRDefault="00C07117" w:rsidP="00C07117">
          <w:pPr>
            <w:pStyle w:val="649C84D78E2D40FEAFC846135B186CFB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908532FC65E84EDDB5A3996767D22F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42152B-E61A-4671-A31A-77C0E3B4174E}"/>
      </w:docPartPr>
      <w:docPartBody>
        <w:p w:rsidR="00000000" w:rsidRDefault="00C07117" w:rsidP="00C07117">
          <w:pPr>
            <w:pStyle w:val="908532FC65E84EDDB5A3996767D22FFC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AD8B994626D94619BF0040188A3E36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65A55F-11BF-4F22-BF3C-473C08A47674}"/>
      </w:docPartPr>
      <w:docPartBody>
        <w:p w:rsidR="00000000" w:rsidRDefault="00C07117" w:rsidP="00C07117">
          <w:pPr>
            <w:pStyle w:val="AD8B994626D94619BF0040188A3E36D2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E8821030ED90417AA0FB2E634FB648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FBFA98-6CDF-49BA-A33F-735FFC9BF187}"/>
      </w:docPartPr>
      <w:docPartBody>
        <w:p w:rsidR="00000000" w:rsidRDefault="00C07117" w:rsidP="00C07117">
          <w:pPr>
            <w:pStyle w:val="E8821030ED90417AA0FB2E634FB64828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86A00036472A4710BEC747FCD4CC89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E8CAD8-848D-4C32-B56B-837C32E56EC8}"/>
      </w:docPartPr>
      <w:docPartBody>
        <w:p w:rsidR="00000000" w:rsidRDefault="00C07117" w:rsidP="00C07117">
          <w:pPr>
            <w:pStyle w:val="86A00036472A4710BEC747FCD4CC89A2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75C689CC6D2246FFA73DA2C38182A0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91C94D-3D97-4089-B3A4-C41274DD3A54}"/>
      </w:docPartPr>
      <w:docPartBody>
        <w:p w:rsidR="00000000" w:rsidRDefault="00C07117" w:rsidP="00C07117">
          <w:pPr>
            <w:pStyle w:val="75C689CC6D2246FFA73DA2C38182A0E4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6A82DEC6F4794325AD309C1026B942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AD4823-B601-47BB-8FAB-58BBD149D407}"/>
      </w:docPartPr>
      <w:docPartBody>
        <w:p w:rsidR="00000000" w:rsidRDefault="00C07117" w:rsidP="00C07117">
          <w:pPr>
            <w:pStyle w:val="6A82DEC6F4794325AD309C1026B9421B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8FB63386632E4452BA5C3F087F6585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9707C1-077A-4ACF-AEFF-4C8E65A16B62}"/>
      </w:docPartPr>
      <w:docPartBody>
        <w:p w:rsidR="00000000" w:rsidRDefault="00C07117" w:rsidP="00C07117">
          <w:pPr>
            <w:pStyle w:val="8FB63386632E4452BA5C3F087F658504"/>
          </w:pPr>
          <w:r w:rsidRPr="00CB47FA">
            <w:rPr>
              <w:rStyle w:val="Textodelmarcadordeposicin"/>
            </w:rPr>
            <w:t>Elija un elemento.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4295"/>
    <w:rsid w:val="001B2EBC"/>
    <w:rsid w:val="001D1136"/>
    <w:rsid w:val="002C7D84"/>
    <w:rsid w:val="002E029C"/>
    <w:rsid w:val="004657F9"/>
    <w:rsid w:val="00714E2C"/>
    <w:rsid w:val="00AF5468"/>
    <w:rsid w:val="00B03382"/>
    <w:rsid w:val="00C07117"/>
    <w:rsid w:val="00E95E91"/>
    <w:rsid w:val="00F54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C07117"/>
    <w:rPr>
      <w:color w:val="808080"/>
    </w:rPr>
  </w:style>
  <w:style w:type="paragraph" w:customStyle="1" w:styleId="952B54DCCC474B248BDAE70005EBDCE9">
    <w:name w:val="952B54DCCC474B248BDAE70005EBDCE9"/>
    <w:rsid w:val="00F54295"/>
  </w:style>
  <w:style w:type="paragraph" w:customStyle="1" w:styleId="D4BD46DBDE024CA58D2921C46134476C">
    <w:name w:val="D4BD46DBDE024CA58D2921C46134476C"/>
    <w:rsid w:val="00F54295"/>
  </w:style>
  <w:style w:type="paragraph" w:customStyle="1" w:styleId="A6014DC6102B4AA4A3830A7F0B1A3169">
    <w:name w:val="A6014DC6102B4AA4A3830A7F0B1A3169"/>
    <w:rsid w:val="00F54295"/>
  </w:style>
  <w:style w:type="paragraph" w:customStyle="1" w:styleId="EFDBF7F1DA23492DB613C886D30E1031">
    <w:name w:val="EFDBF7F1DA23492DB613C886D30E1031"/>
    <w:rsid w:val="00F54295"/>
  </w:style>
  <w:style w:type="paragraph" w:customStyle="1" w:styleId="086E407A807446B49FA1F8B3B94C2957">
    <w:name w:val="086E407A807446B49FA1F8B3B94C2957"/>
    <w:rsid w:val="00F54295"/>
  </w:style>
  <w:style w:type="paragraph" w:customStyle="1" w:styleId="0EDCC763598F4496B7572FA6D6F94E06">
    <w:name w:val="0EDCC763598F4496B7572FA6D6F94E06"/>
    <w:rsid w:val="001B2EBC"/>
    <w:rPr>
      <w:lang w:val="es-CO" w:eastAsia="es-CO"/>
    </w:rPr>
  </w:style>
  <w:style w:type="paragraph" w:customStyle="1" w:styleId="E2F7EBB356AE4EB99F157FF6E802A4FF">
    <w:name w:val="E2F7EBB356AE4EB99F157FF6E802A4FF"/>
    <w:rsid w:val="001B2EBC"/>
    <w:rPr>
      <w:lang w:val="es-CO" w:eastAsia="es-CO"/>
    </w:rPr>
  </w:style>
  <w:style w:type="paragraph" w:customStyle="1" w:styleId="B35FECA91D8848C086C6F5B6B3BF0C7D">
    <w:name w:val="B35FECA91D8848C086C6F5B6B3BF0C7D"/>
    <w:rsid w:val="001B2EBC"/>
    <w:rPr>
      <w:lang w:val="es-CO" w:eastAsia="es-CO"/>
    </w:rPr>
  </w:style>
  <w:style w:type="paragraph" w:customStyle="1" w:styleId="3A1A0BBBE2D9487FA69AEDFF44504E9D">
    <w:name w:val="3A1A0BBBE2D9487FA69AEDFF44504E9D"/>
    <w:rsid w:val="001B2EBC"/>
    <w:rPr>
      <w:lang w:val="es-CO" w:eastAsia="es-CO"/>
    </w:rPr>
  </w:style>
  <w:style w:type="paragraph" w:customStyle="1" w:styleId="706CBB632BD04F73927634D88E947DC6">
    <w:name w:val="706CBB632BD04F73927634D88E947DC6"/>
    <w:rsid w:val="001B2EBC"/>
    <w:rPr>
      <w:lang w:val="es-CO" w:eastAsia="es-CO"/>
    </w:rPr>
  </w:style>
  <w:style w:type="paragraph" w:customStyle="1" w:styleId="98D0E3C5F5634E23940102E34830569C">
    <w:name w:val="98D0E3C5F5634E23940102E34830569C"/>
    <w:rsid w:val="001B2EBC"/>
    <w:rPr>
      <w:lang w:val="es-CO" w:eastAsia="es-CO"/>
    </w:rPr>
  </w:style>
  <w:style w:type="paragraph" w:customStyle="1" w:styleId="5EDE7F568BA34828A9ACFCF1D8E673BC">
    <w:name w:val="5EDE7F568BA34828A9ACFCF1D8E673BC"/>
    <w:rsid w:val="001B2EBC"/>
    <w:rPr>
      <w:lang w:val="es-CO" w:eastAsia="es-CO"/>
    </w:rPr>
  </w:style>
  <w:style w:type="paragraph" w:customStyle="1" w:styleId="CDD4CA48903C41C1A5A03301B37E49BE">
    <w:name w:val="CDD4CA48903C41C1A5A03301B37E49BE"/>
    <w:rsid w:val="001B2EBC"/>
    <w:rPr>
      <w:lang w:val="es-CO" w:eastAsia="es-CO"/>
    </w:rPr>
  </w:style>
  <w:style w:type="paragraph" w:customStyle="1" w:styleId="B864A10CC4B24426AB1383103C17F25B">
    <w:name w:val="B864A10CC4B24426AB1383103C17F25B"/>
    <w:rsid w:val="001B2EBC"/>
    <w:rPr>
      <w:lang w:val="es-CO" w:eastAsia="es-CO"/>
    </w:rPr>
  </w:style>
  <w:style w:type="paragraph" w:customStyle="1" w:styleId="5654CD3FE23841A1BEA3041B22F16A9A">
    <w:name w:val="5654CD3FE23841A1BEA3041B22F16A9A"/>
    <w:rsid w:val="001B2EBC"/>
    <w:rPr>
      <w:lang w:val="es-CO" w:eastAsia="es-CO"/>
    </w:rPr>
  </w:style>
  <w:style w:type="paragraph" w:customStyle="1" w:styleId="5D247F3A7F35436F96F5D831AF2FB46A">
    <w:name w:val="5D247F3A7F35436F96F5D831AF2FB46A"/>
    <w:rsid w:val="001B2EBC"/>
    <w:rPr>
      <w:lang w:val="es-CO" w:eastAsia="es-CO"/>
    </w:rPr>
  </w:style>
  <w:style w:type="paragraph" w:customStyle="1" w:styleId="69C8BFD4281648A89CB27019EC9A339C">
    <w:name w:val="69C8BFD4281648A89CB27019EC9A339C"/>
    <w:rsid w:val="001B2EBC"/>
    <w:rPr>
      <w:lang w:val="es-CO" w:eastAsia="es-CO"/>
    </w:rPr>
  </w:style>
  <w:style w:type="paragraph" w:customStyle="1" w:styleId="10DE256CCFB84E1996AF124E42A6AFA9">
    <w:name w:val="10DE256CCFB84E1996AF124E42A6AFA9"/>
    <w:rsid w:val="001B2EBC"/>
    <w:rPr>
      <w:lang w:val="es-CO" w:eastAsia="es-CO"/>
    </w:rPr>
  </w:style>
  <w:style w:type="paragraph" w:customStyle="1" w:styleId="44848E1EC830464FA1FDB416F0C44E96">
    <w:name w:val="44848E1EC830464FA1FDB416F0C44E96"/>
    <w:rsid w:val="001B2EBC"/>
    <w:rPr>
      <w:lang w:val="es-CO" w:eastAsia="es-CO"/>
    </w:rPr>
  </w:style>
  <w:style w:type="paragraph" w:customStyle="1" w:styleId="AAA4C078D97149F2914BD592061F67A9">
    <w:name w:val="AAA4C078D97149F2914BD592061F67A9"/>
    <w:rsid w:val="001B2EBC"/>
    <w:rPr>
      <w:lang w:val="es-CO" w:eastAsia="es-CO"/>
    </w:rPr>
  </w:style>
  <w:style w:type="paragraph" w:customStyle="1" w:styleId="57583B537B5E44DE96D64DB620860474">
    <w:name w:val="57583B537B5E44DE96D64DB620860474"/>
    <w:rsid w:val="001B2EBC"/>
    <w:rPr>
      <w:lang w:val="es-CO" w:eastAsia="es-CO"/>
    </w:rPr>
  </w:style>
  <w:style w:type="paragraph" w:customStyle="1" w:styleId="CBE8A6E93238449E8FC10CC60753F6C2">
    <w:name w:val="CBE8A6E93238449E8FC10CC60753F6C2"/>
    <w:rsid w:val="001B2EBC"/>
    <w:rPr>
      <w:lang w:val="es-CO" w:eastAsia="es-CO"/>
    </w:rPr>
  </w:style>
  <w:style w:type="paragraph" w:customStyle="1" w:styleId="DEBF807E65DF41548A031591AF284C7A">
    <w:name w:val="DEBF807E65DF41548A031591AF284C7A"/>
    <w:rsid w:val="001B2EBC"/>
    <w:rPr>
      <w:lang w:val="es-CO" w:eastAsia="es-CO"/>
    </w:rPr>
  </w:style>
  <w:style w:type="paragraph" w:customStyle="1" w:styleId="F823F0C1B2A04697BCDE4F1E2B8E4051">
    <w:name w:val="F823F0C1B2A04697BCDE4F1E2B8E4051"/>
    <w:rsid w:val="001B2EBC"/>
    <w:rPr>
      <w:lang w:val="es-CO" w:eastAsia="es-CO"/>
    </w:rPr>
  </w:style>
  <w:style w:type="paragraph" w:customStyle="1" w:styleId="AF0460EF3AAA499A9E3603866DE9C509">
    <w:name w:val="AF0460EF3AAA499A9E3603866DE9C509"/>
    <w:rsid w:val="001B2EBC"/>
    <w:rPr>
      <w:lang w:val="es-CO" w:eastAsia="es-CO"/>
    </w:rPr>
  </w:style>
  <w:style w:type="paragraph" w:customStyle="1" w:styleId="7191D4435E9D49C0BA756B563D862BF6">
    <w:name w:val="7191D4435E9D49C0BA756B563D862BF6"/>
    <w:rsid w:val="001B2EBC"/>
    <w:rPr>
      <w:lang w:val="es-CO" w:eastAsia="es-CO"/>
    </w:rPr>
  </w:style>
  <w:style w:type="paragraph" w:customStyle="1" w:styleId="296A33BC76E84EC69A81BEACCC6EEDCD">
    <w:name w:val="296A33BC76E84EC69A81BEACCC6EEDCD"/>
    <w:rsid w:val="001B2EBC"/>
    <w:rPr>
      <w:lang w:val="es-CO" w:eastAsia="es-CO"/>
    </w:rPr>
  </w:style>
  <w:style w:type="paragraph" w:customStyle="1" w:styleId="9CE73FA30A3D4925AE7C3BCC217D25C4">
    <w:name w:val="9CE73FA30A3D4925AE7C3BCC217D25C4"/>
    <w:rsid w:val="001B2EBC"/>
    <w:rPr>
      <w:lang w:val="es-CO" w:eastAsia="es-CO"/>
    </w:rPr>
  </w:style>
  <w:style w:type="paragraph" w:customStyle="1" w:styleId="73AB65FB22D54CBC896D6A83B8435A07">
    <w:name w:val="73AB65FB22D54CBC896D6A83B8435A07"/>
    <w:rsid w:val="001B2EBC"/>
    <w:rPr>
      <w:lang w:val="es-CO" w:eastAsia="es-CO"/>
    </w:rPr>
  </w:style>
  <w:style w:type="paragraph" w:customStyle="1" w:styleId="E9040BBD2C2D4EBD80871BA9605E4398">
    <w:name w:val="E9040BBD2C2D4EBD80871BA9605E4398"/>
    <w:rsid w:val="001B2EBC"/>
    <w:rPr>
      <w:lang w:val="es-CO" w:eastAsia="es-CO"/>
    </w:rPr>
  </w:style>
  <w:style w:type="paragraph" w:customStyle="1" w:styleId="13B8DECE755540BC8197E848595AB025">
    <w:name w:val="13B8DECE755540BC8197E848595AB025"/>
    <w:rsid w:val="001B2EBC"/>
    <w:rPr>
      <w:lang w:val="es-CO" w:eastAsia="es-CO"/>
    </w:rPr>
  </w:style>
  <w:style w:type="paragraph" w:customStyle="1" w:styleId="C8581C545ED6436997792864F93F9106">
    <w:name w:val="C8581C545ED6436997792864F93F9106"/>
    <w:rsid w:val="001B2EBC"/>
    <w:rPr>
      <w:lang w:val="es-CO" w:eastAsia="es-CO"/>
    </w:rPr>
  </w:style>
  <w:style w:type="paragraph" w:customStyle="1" w:styleId="2853BB9F952F4756B334A83B74E27621">
    <w:name w:val="2853BB9F952F4756B334A83B74E27621"/>
    <w:rsid w:val="001B2EBC"/>
    <w:rPr>
      <w:lang w:val="es-CO" w:eastAsia="es-CO"/>
    </w:rPr>
  </w:style>
  <w:style w:type="paragraph" w:customStyle="1" w:styleId="06542EEEE4944C339F23DBBF0380E780">
    <w:name w:val="06542EEEE4944C339F23DBBF0380E780"/>
    <w:rsid w:val="001B2EBC"/>
    <w:rPr>
      <w:lang w:val="es-CO" w:eastAsia="es-CO"/>
    </w:rPr>
  </w:style>
  <w:style w:type="paragraph" w:customStyle="1" w:styleId="F5F86666412846ECAFC01D67C6536DBA">
    <w:name w:val="F5F86666412846ECAFC01D67C6536DBA"/>
    <w:rsid w:val="001B2EBC"/>
    <w:rPr>
      <w:lang w:val="es-CO" w:eastAsia="es-CO"/>
    </w:rPr>
  </w:style>
  <w:style w:type="paragraph" w:customStyle="1" w:styleId="5CA8355DE0D04ECB93B6D56163DE2D81">
    <w:name w:val="5CA8355DE0D04ECB93B6D56163DE2D81"/>
    <w:rsid w:val="001B2EBC"/>
    <w:rPr>
      <w:lang w:val="es-CO" w:eastAsia="es-CO"/>
    </w:rPr>
  </w:style>
  <w:style w:type="paragraph" w:customStyle="1" w:styleId="719AD457424545809F8B1767CDB7A8F6">
    <w:name w:val="719AD457424545809F8B1767CDB7A8F6"/>
    <w:rsid w:val="001B2EBC"/>
    <w:rPr>
      <w:lang w:val="es-CO" w:eastAsia="es-CO"/>
    </w:rPr>
  </w:style>
  <w:style w:type="paragraph" w:customStyle="1" w:styleId="472A2F857ED646E2BC57DE5BFF34E64C">
    <w:name w:val="472A2F857ED646E2BC57DE5BFF34E64C"/>
    <w:rsid w:val="001B2EBC"/>
    <w:rPr>
      <w:lang w:val="es-CO" w:eastAsia="es-CO"/>
    </w:rPr>
  </w:style>
  <w:style w:type="paragraph" w:customStyle="1" w:styleId="040ED66844CF42B7ADFB138AE7589B61">
    <w:name w:val="040ED66844CF42B7ADFB138AE7589B61"/>
    <w:rsid w:val="001B2EBC"/>
    <w:rPr>
      <w:lang w:val="es-CO" w:eastAsia="es-CO"/>
    </w:rPr>
  </w:style>
  <w:style w:type="paragraph" w:customStyle="1" w:styleId="556C88F526774EE8AB1FB6AA1EE2C7EC">
    <w:name w:val="556C88F526774EE8AB1FB6AA1EE2C7EC"/>
    <w:rsid w:val="001B2EBC"/>
    <w:rPr>
      <w:lang w:val="es-CO" w:eastAsia="es-CO"/>
    </w:rPr>
  </w:style>
  <w:style w:type="paragraph" w:customStyle="1" w:styleId="B975BE7F7A434B568A3ABFB14299FA10">
    <w:name w:val="B975BE7F7A434B568A3ABFB14299FA10"/>
    <w:rsid w:val="001B2EBC"/>
    <w:rPr>
      <w:lang w:val="es-CO" w:eastAsia="es-CO"/>
    </w:rPr>
  </w:style>
  <w:style w:type="paragraph" w:customStyle="1" w:styleId="DD9984069E1844ED8814824369A81C88">
    <w:name w:val="DD9984069E1844ED8814824369A81C88"/>
    <w:rsid w:val="001B2EBC"/>
    <w:rPr>
      <w:lang w:val="es-CO" w:eastAsia="es-CO"/>
    </w:rPr>
  </w:style>
  <w:style w:type="paragraph" w:customStyle="1" w:styleId="732A3E9AD7264C3EBA29CF3D85F02F5F">
    <w:name w:val="732A3E9AD7264C3EBA29CF3D85F02F5F"/>
    <w:rsid w:val="001B2EBC"/>
    <w:rPr>
      <w:lang w:val="es-CO" w:eastAsia="es-CO"/>
    </w:rPr>
  </w:style>
  <w:style w:type="paragraph" w:customStyle="1" w:styleId="CC9A4764DFBB46FB8AC122B4D5CBAF11">
    <w:name w:val="CC9A4764DFBB46FB8AC122B4D5CBAF11"/>
    <w:rsid w:val="001B2EBC"/>
    <w:rPr>
      <w:lang w:val="es-CO" w:eastAsia="es-CO"/>
    </w:rPr>
  </w:style>
  <w:style w:type="paragraph" w:customStyle="1" w:styleId="5974874FBB97478DA19CF5F63CDE251A">
    <w:name w:val="5974874FBB97478DA19CF5F63CDE251A"/>
    <w:rsid w:val="001B2EBC"/>
    <w:rPr>
      <w:lang w:val="es-CO" w:eastAsia="es-CO"/>
    </w:rPr>
  </w:style>
  <w:style w:type="paragraph" w:customStyle="1" w:styleId="AA188ABF31444D7AB2C238856425D6F1">
    <w:name w:val="AA188ABF31444D7AB2C238856425D6F1"/>
    <w:rsid w:val="001B2EBC"/>
    <w:rPr>
      <w:lang w:val="es-CO" w:eastAsia="es-CO"/>
    </w:rPr>
  </w:style>
  <w:style w:type="paragraph" w:customStyle="1" w:styleId="15E432337DAA48CA8F7DF469F88CD5CD">
    <w:name w:val="15E432337DAA48CA8F7DF469F88CD5CD"/>
    <w:rsid w:val="001B2EBC"/>
    <w:rPr>
      <w:lang w:val="es-CO" w:eastAsia="es-CO"/>
    </w:rPr>
  </w:style>
  <w:style w:type="paragraph" w:customStyle="1" w:styleId="A5AC7D7829F64ECDB1500BD1B9196871">
    <w:name w:val="A5AC7D7829F64ECDB1500BD1B9196871"/>
    <w:rsid w:val="001B2EBC"/>
    <w:rPr>
      <w:lang w:val="es-CO" w:eastAsia="es-CO"/>
    </w:rPr>
  </w:style>
  <w:style w:type="paragraph" w:customStyle="1" w:styleId="C35877AD0F9F40219E905CAE737DDA7A">
    <w:name w:val="C35877AD0F9F40219E905CAE737DDA7A"/>
    <w:rsid w:val="001B2EBC"/>
    <w:rPr>
      <w:lang w:val="es-CO" w:eastAsia="es-CO"/>
    </w:rPr>
  </w:style>
  <w:style w:type="paragraph" w:customStyle="1" w:styleId="522FB838D0994FD489D97D0A3BC01B06">
    <w:name w:val="522FB838D0994FD489D97D0A3BC01B06"/>
    <w:rsid w:val="001B2EBC"/>
    <w:rPr>
      <w:lang w:val="es-CO" w:eastAsia="es-CO"/>
    </w:rPr>
  </w:style>
  <w:style w:type="paragraph" w:customStyle="1" w:styleId="6825B5BBC17D4649B3471BF788FC59FC">
    <w:name w:val="6825B5BBC17D4649B3471BF788FC59FC"/>
    <w:rsid w:val="001B2EBC"/>
    <w:rPr>
      <w:lang w:val="es-CO" w:eastAsia="es-CO"/>
    </w:rPr>
  </w:style>
  <w:style w:type="paragraph" w:customStyle="1" w:styleId="1DFEBD8610004D09BBF1BFCEA2D3CF74">
    <w:name w:val="1DFEBD8610004D09BBF1BFCEA2D3CF74"/>
    <w:rsid w:val="001B2EBC"/>
    <w:rPr>
      <w:lang w:val="es-CO" w:eastAsia="es-CO"/>
    </w:rPr>
  </w:style>
  <w:style w:type="paragraph" w:customStyle="1" w:styleId="4F4BC25706CD4E91B57F530A9F8A82A5">
    <w:name w:val="4F4BC25706CD4E91B57F530A9F8A82A5"/>
    <w:rsid w:val="001B2EBC"/>
    <w:rPr>
      <w:lang w:val="es-CO" w:eastAsia="es-CO"/>
    </w:rPr>
  </w:style>
  <w:style w:type="paragraph" w:customStyle="1" w:styleId="CF62E3246C68461FB1D9B69758350109">
    <w:name w:val="CF62E3246C68461FB1D9B69758350109"/>
    <w:rsid w:val="001B2EBC"/>
    <w:rPr>
      <w:lang w:val="es-CO" w:eastAsia="es-CO"/>
    </w:rPr>
  </w:style>
  <w:style w:type="paragraph" w:customStyle="1" w:styleId="EF0F4C1F71514B5190C90EB8AFEE89A8">
    <w:name w:val="EF0F4C1F71514B5190C90EB8AFEE89A8"/>
    <w:rsid w:val="001B2EBC"/>
    <w:rPr>
      <w:lang w:val="es-CO" w:eastAsia="es-CO"/>
    </w:rPr>
  </w:style>
  <w:style w:type="paragraph" w:customStyle="1" w:styleId="9345A1A8669D48C79018E7D28815DC67">
    <w:name w:val="9345A1A8669D48C79018E7D28815DC67"/>
    <w:rsid w:val="001B2EBC"/>
    <w:rPr>
      <w:lang w:val="es-CO" w:eastAsia="es-CO"/>
    </w:rPr>
  </w:style>
  <w:style w:type="paragraph" w:customStyle="1" w:styleId="8E27F978722E4097B2786D6E5E909D61">
    <w:name w:val="8E27F978722E4097B2786D6E5E909D61"/>
    <w:rsid w:val="001B2EBC"/>
    <w:rPr>
      <w:lang w:val="es-CO" w:eastAsia="es-CO"/>
    </w:rPr>
  </w:style>
  <w:style w:type="paragraph" w:customStyle="1" w:styleId="5B9AD87F133D4569B259FE4C8AA5220B">
    <w:name w:val="5B9AD87F133D4569B259FE4C8AA5220B"/>
    <w:rsid w:val="001B2EBC"/>
    <w:rPr>
      <w:lang w:val="es-CO" w:eastAsia="es-CO"/>
    </w:rPr>
  </w:style>
  <w:style w:type="paragraph" w:customStyle="1" w:styleId="C222771858934CCA8A9D94B7BB8FAB51">
    <w:name w:val="C222771858934CCA8A9D94B7BB8FAB51"/>
    <w:rsid w:val="001B2EBC"/>
    <w:rPr>
      <w:lang w:val="es-CO" w:eastAsia="es-CO"/>
    </w:rPr>
  </w:style>
  <w:style w:type="paragraph" w:customStyle="1" w:styleId="C25D569E51194A1298D541B67B1D5665">
    <w:name w:val="C25D569E51194A1298D541B67B1D5665"/>
    <w:rsid w:val="001B2EBC"/>
    <w:rPr>
      <w:lang w:val="es-CO" w:eastAsia="es-CO"/>
    </w:rPr>
  </w:style>
  <w:style w:type="paragraph" w:customStyle="1" w:styleId="42162110881B409D92AC27AE0C72B5FE">
    <w:name w:val="42162110881B409D92AC27AE0C72B5FE"/>
    <w:rsid w:val="001B2EBC"/>
    <w:rPr>
      <w:lang w:val="es-CO" w:eastAsia="es-CO"/>
    </w:rPr>
  </w:style>
  <w:style w:type="paragraph" w:customStyle="1" w:styleId="918587FFC7C44F57A1FEEFC24E7A7963">
    <w:name w:val="918587FFC7C44F57A1FEEFC24E7A7963"/>
    <w:rsid w:val="001B2EBC"/>
    <w:rPr>
      <w:lang w:val="es-CO" w:eastAsia="es-CO"/>
    </w:rPr>
  </w:style>
  <w:style w:type="paragraph" w:customStyle="1" w:styleId="E5E0AE77131548DD940A44B2F0E97503">
    <w:name w:val="E5E0AE77131548DD940A44B2F0E97503"/>
    <w:rsid w:val="001B2EBC"/>
    <w:rPr>
      <w:lang w:val="es-CO" w:eastAsia="es-CO"/>
    </w:rPr>
  </w:style>
  <w:style w:type="paragraph" w:customStyle="1" w:styleId="6A6C0C9BB1484EDC8A9D232BF7C9F9E6">
    <w:name w:val="6A6C0C9BB1484EDC8A9D232BF7C9F9E6"/>
    <w:rsid w:val="001B2EBC"/>
    <w:rPr>
      <w:lang w:val="es-CO" w:eastAsia="es-CO"/>
    </w:rPr>
  </w:style>
  <w:style w:type="paragraph" w:customStyle="1" w:styleId="0D203CD73B2B40599FA4DD9F2FAA2A11">
    <w:name w:val="0D203CD73B2B40599FA4DD9F2FAA2A11"/>
    <w:rsid w:val="001B2EBC"/>
    <w:rPr>
      <w:lang w:val="es-CO" w:eastAsia="es-CO"/>
    </w:rPr>
  </w:style>
  <w:style w:type="paragraph" w:customStyle="1" w:styleId="AE70CA69A4364475818C3AE720BF7852">
    <w:name w:val="AE70CA69A4364475818C3AE720BF7852"/>
    <w:rsid w:val="001B2EBC"/>
    <w:rPr>
      <w:lang w:val="es-CO" w:eastAsia="es-CO"/>
    </w:rPr>
  </w:style>
  <w:style w:type="paragraph" w:customStyle="1" w:styleId="AF498A8B84B24762930B97041C995481">
    <w:name w:val="AF498A8B84B24762930B97041C995481"/>
    <w:rsid w:val="001B2EBC"/>
    <w:rPr>
      <w:lang w:val="es-CO" w:eastAsia="es-CO"/>
    </w:rPr>
  </w:style>
  <w:style w:type="paragraph" w:customStyle="1" w:styleId="AB261231F0824F25A89785DC3EEFFA1C">
    <w:name w:val="AB261231F0824F25A89785DC3EEFFA1C"/>
    <w:rsid w:val="001B2EBC"/>
    <w:rPr>
      <w:lang w:val="es-CO" w:eastAsia="es-CO"/>
    </w:rPr>
  </w:style>
  <w:style w:type="paragraph" w:customStyle="1" w:styleId="4A54B55F6174432D92F1D2B7D32754D9">
    <w:name w:val="4A54B55F6174432D92F1D2B7D32754D9"/>
    <w:rsid w:val="001B2EBC"/>
    <w:rPr>
      <w:lang w:val="es-CO" w:eastAsia="es-CO"/>
    </w:rPr>
  </w:style>
  <w:style w:type="paragraph" w:customStyle="1" w:styleId="2483A1E4E66B4D4F83B7BAF20DB070CC">
    <w:name w:val="2483A1E4E66B4D4F83B7BAF20DB070CC"/>
    <w:rsid w:val="001B2EBC"/>
    <w:rPr>
      <w:lang w:val="es-CO" w:eastAsia="es-CO"/>
    </w:rPr>
  </w:style>
  <w:style w:type="paragraph" w:customStyle="1" w:styleId="34CB280C51744538A240941454DA5A64">
    <w:name w:val="34CB280C51744538A240941454DA5A64"/>
    <w:rsid w:val="001B2EBC"/>
    <w:rPr>
      <w:lang w:val="es-CO" w:eastAsia="es-CO"/>
    </w:rPr>
  </w:style>
  <w:style w:type="paragraph" w:customStyle="1" w:styleId="250B9B9B1B9545ADBAD4A3AB09DB61EC">
    <w:name w:val="250B9B9B1B9545ADBAD4A3AB09DB61EC"/>
    <w:rsid w:val="001B2EBC"/>
    <w:rPr>
      <w:lang w:val="es-CO" w:eastAsia="es-CO"/>
    </w:rPr>
  </w:style>
  <w:style w:type="paragraph" w:customStyle="1" w:styleId="41A4A002A28E4F0B8F814837A930953C">
    <w:name w:val="41A4A002A28E4F0B8F814837A930953C"/>
    <w:rsid w:val="001B2EBC"/>
    <w:rPr>
      <w:lang w:val="es-CO" w:eastAsia="es-CO"/>
    </w:rPr>
  </w:style>
  <w:style w:type="paragraph" w:customStyle="1" w:styleId="434DDFE09BE9465AABBD5D3C6E6905F3">
    <w:name w:val="434DDFE09BE9465AABBD5D3C6E6905F3"/>
    <w:rsid w:val="001B2EBC"/>
    <w:rPr>
      <w:lang w:val="es-CO" w:eastAsia="es-CO"/>
    </w:rPr>
  </w:style>
  <w:style w:type="paragraph" w:customStyle="1" w:styleId="C31DB124ABC04CD89DB03C31AC861F3F">
    <w:name w:val="C31DB124ABC04CD89DB03C31AC861F3F"/>
    <w:rsid w:val="001B2EBC"/>
    <w:rPr>
      <w:lang w:val="es-CO" w:eastAsia="es-CO"/>
    </w:rPr>
  </w:style>
  <w:style w:type="paragraph" w:customStyle="1" w:styleId="A8A19A00395249A09D576A4214A836CE">
    <w:name w:val="A8A19A00395249A09D576A4214A836CE"/>
    <w:rsid w:val="001B2EBC"/>
    <w:rPr>
      <w:lang w:val="es-CO" w:eastAsia="es-CO"/>
    </w:rPr>
  </w:style>
  <w:style w:type="paragraph" w:customStyle="1" w:styleId="29F768D3B5C64C128D93E93FE766B83E">
    <w:name w:val="29F768D3B5C64C128D93E93FE766B83E"/>
    <w:rsid w:val="001B2EBC"/>
    <w:rPr>
      <w:lang w:val="es-CO" w:eastAsia="es-CO"/>
    </w:rPr>
  </w:style>
  <w:style w:type="paragraph" w:customStyle="1" w:styleId="9E879DAB47554372A0083BC698665076">
    <w:name w:val="9E879DAB47554372A0083BC698665076"/>
    <w:rsid w:val="001B2EBC"/>
    <w:rPr>
      <w:lang w:val="es-CO" w:eastAsia="es-CO"/>
    </w:rPr>
  </w:style>
  <w:style w:type="paragraph" w:customStyle="1" w:styleId="7CBE61ABE9EA49599AD120F5CDCB169F">
    <w:name w:val="7CBE61ABE9EA49599AD120F5CDCB169F"/>
    <w:rsid w:val="001B2EBC"/>
    <w:rPr>
      <w:lang w:val="es-CO" w:eastAsia="es-CO"/>
    </w:rPr>
  </w:style>
  <w:style w:type="paragraph" w:customStyle="1" w:styleId="4B0D1E62275E4DEF8A2ACCEE5139DD08">
    <w:name w:val="4B0D1E62275E4DEF8A2ACCEE5139DD08"/>
    <w:rsid w:val="001B2EBC"/>
    <w:rPr>
      <w:lang w:val="es-CO" w:eastAsia="es-CO"/>
    </w:rPr>
  </w:style>
  <w:style w:type="paragraph" w:customStyle="1" w:styleId="8C5E595CA6C542E1ADC7FD94866747D3">
    <w:name w:val="8C5E595CA6C542E1ADC7FD94866747D3"/>
    <w:rsid w:val="001B2EBC"/>
    <w:rPr>
      <w:lang w:val="es-CO" w:eastAsia="es-CO"/>
    </w:rPr>
  </w:style>
  <w:style w:type="paragraph" w:customStyle="1" w:styleId="34DB9FAA04C049C78168A8CAAB32ED95">
    <w:name w:val="34DB9FAA04C049C78168A8CAAB32ED95"/>
    <w:rsid w:val="001B2EBC"/>
    <w:rPr>
      <w:lang w:val="es-CO" w:eastAsia="es-CO"/>
    </w:rPr>
  </w:style>
  <w:style w:type="paragraph" w:customStyle="1" w:styleId="E1EB2827B1CD43DF9FAB9AF1658CE425">
    <w:name w:val="E1EB2827B1CD43DF9FAB9AF1658CE425"/>
    <w:rsid w:val="001B2EBC"/>
    <w:rPr>
      <w:lang w:val="es-CO" w:eastAsia="es-CO"/>
    </w:rPr>
  </w:style>
  <w:style w:type="paragraph" w:customStyle="1" w:styleId="780C26377BB840A5B5F8E843AD393E84">
    <w:name w:val="780C26377BB840A5B5F8E843AD393E84"/>
    <w:rsid w:val="001B2EBC"/>
    <w:rPr>
      <w:lang w:val="es-CO" w:eastAsia="es-CO"/>
    </w:rPr>
  </w:style>
  <w:style w:type="paragraph" w:customStyle="1" w:styleId="F27EC4794A544191860F894F98C10DF3">
    <w:name w:val="F27EC4794A544191860F894F98C10DF3"/>
    <w:rsid w:val="001B2EBC"/>
    <w:rPr>
      <w:lang w:val="es-CO" w:eastAsia="es-CO"/>
    </w:rPr>
  </w:style>
  <w:style w:type="paragraph" w:customStyle="1" w:styleId="184A325F3C774DE7B8C7B75490B63987">
    <w:name w:val="184A325F3C774DE7B8C7B75490B63987"/>
    <w:rsid w:val="001B2EBC"/>
    <w:rPr>
      <w:lang w:val="es-CO" w:eastAsia="es-CO"/>
    </w:rPr>
  </w:style>
  <w:style w:type="paragraph" w:customStyle="1" w:styleId="38546686E9A049C49CFF5B0ED7787051">
    <w:name w:val="38546686E9A049C49CFF5B0ED7787051"/>
    <w:rsid w:val="001B2EBC"/>
    <w:rPr>
      <w:lang w:val="es-CO" w:eastAsia="es-CO"/>
    </w:rPr>
  </w:style>
  <w:style w:type="paragraph" w:customStyle="1" w:styleId="B9B4680601D9458699FF73B3DAE148D6">
    <w:name w:val="B9B4680601D9458699FF73B3DAE148D6"/>
    <w:rsid w:val="001B2EBC"/>
    <w:rPr>
      <w:lang w:val="es-CO" w:eastAsia="es-CO"/>
    </w:rPr>
  </w:style>
  <w:style w:type="paragraph" w:customStyle="1" w:styleId="2AF410D33A504149896051EF4361D318">
    <w:name w:val="2AF410D33A504149896051EF4361D318"/>
    <w:rsid w:val="001B2EBC"/>
    <w:rPr>
      <w:lang w:val="es-CO" w:eastAsia="es-CO"/>
    </w:rPr>
  </w:style>
  <w:style w:type="paragraph" w:customStyle="1" w:styleId="B95B080EA455447C90A3746C07841378">
    <w:name w:val="B95B080EA455447C90A3746C07841378"/>
    <w:rsid w:val="001B2EBC"/>
    <w:rPr>
      <w:lang w:val="es-CO" w:eastAsia="es-CO"/>
    </w:rPr>
  </w:style>
  <w:style w:type="paragraph" w:customStyle="1" w:styleId="5E0C2EE45D3D4867ADB2F744911239FB">
    <w:name w:val="5E0C2EE45D3D4867ADB2F744911239FB"/>
    <w:rsid w:val="001B2EBC"/>
    <w:rPr>
      <w:lang w:val="es-CO" w:eastAsia="es-CO"/>
    </w:rPr>
  </w:style>
  <w:style w:type="paragraph" w:customStyle="1" w:styleId="913D6CDC321F417BB703E0C2DF4578F6">
    <w:name w:val="913D6CDC321F417BB703E0C2DF4578F6"/>
    <w:rsid w:val="001B2EBC"/>
    <w:rPr>
      <w:lang w:val="es-CO" w:eastAsia="es-CO"/>
    </w:rPr>
  </w:style>
  <w:style w:type="paragraph" w:customStyle="1" w:styleId="9212DB55F6034BE285722B4E361F34F7">
    <w:name w:val="9212DB55F6034BE285722B4E361F34F7"/>
    <w:rsid w:val="001B2EBC"/>
    <w:rPr>
      <w:lang w:val="es-CO" w:eastAsia="es-CO"/>
    </w:rPr>
  </w:style>
  <w:style w:type="paragraph" w:customStyle="1" w:styleId="0169D42A55AF4C4FA569B1F40CED4BFE">
    <w:name w:val="0169D42A55AF4C4FA569B1F40CED4BFE"/>
    <w:rsid w:val="001B2EBC"/>
    <w:rPr>
      <w:lang w:val="es-CO" w:eastAsia="es-CO"/>
    </w:rPr>
  </w:style>
  <w:style w:type="paragraph" w:customStyle="1" w:styleId="6E0BB31EB3BE499686E5A2C4B3DB8E51">
    <w:name w:val="6E0BB31EB3BE499686E5A2C4B3DB8E51"/>
    <w:rsid w:val="001B2EBC"/>
    <w:rPr>
      <w:lang w:val="es-CO" w:eastAsia="es-CO"/>
    </w:rPr>
  </w:style>
  <w:style w:type="paragraph" w:customStyle="1" w:styleId="27313D3996E94F3CAC3EE46442FBD5E0">
    <w:name w:val="27313D3996E94F3CAC3EE46442FBD5E0"/>
    <w:rsid w:val="00AF5468"/>
    <w:rPr>
      <w:lang w:val="es-CO" w:eastAsia="es-CO"/>
    </w:rPr>
  </w:style>
  <w:style w:type="paragraph" w:customStyle="1" w:styleId="3D827EB6AF96499CBA9E48DC048EA78B">
    <w:name w:val="3D827EB6AF96499CBA9E48DC048EA78B"/>
    <w:rsid w:val="00AF5468"/>
    <w:rPr>
      <w:lang w:val="es-CO" w:eastAsia="es-CO"/>
    </w:rPr>
  </w:style>
  <w:style w:type="paragraph" w:customStyle="1" w:styleId="F1FF01DF31E34394909BE72D4DBD5CDC">
    <w:name w:val="F1FF01DF31E34394909BE72D4DBD5CDC"/>
    <w:rsid w:val="00AF5468"/>
    <w:rPr>
      <w:lang w:val="es-CO" w:eastAsia="es-CO"/>
    </w:rPr>
  </w:style>
  <w:style w:type="paragraph" w:customStyle="1" w:styleId="9AAA880AB59144B4A1F8365B37D47AD5">
    <w:name w:val="9AAA880AB59144B4A1F8365B37D47AD5"/>
    <w:rsid w:val="00C07117"/>
    <w:rPr>
      <w:lang w:val="es-CO" w:eastAsia="es-CO"/>
    </w:rPr>
  </w:style>
  <w:style w:type="paragraph" w:customStyle="1" w:styleId="665EE15C6AE841A5B0F93FB6E37DFFC6">
    <w:name w:val="665EE15C6AE841A5B0F93FB6E37DFFC6"/>
    <w:rsid w:val="00C07117"/>
    <w:rPr>
      <w:lang w:val="es-CO" w:eastAsia="es-CO"/>
    </w:rPr>
  </w:style>
  <w:style w:type="paragraph" w:customStyle="1" w:styleId="95B09DBF218848EAA70509038B6EF3B0">
    <w:name w:val="95B09DBF218848EAA70509038B6EF3B0"/>
    <w:rsid w:val="00C07117"/>
    <w:rPr>
      <w:lang w:val="es-CO" w:eastAsia="es-CO"/>
    </w:rPr>
  </w:style>
  <w:style w:type="paragraph" w:customStyle="1" w:styleId="30B79B7B2B2D4CD4AE1106D3A70D9479">
    <w:name w:val="30B79B7B2B2D4CD4AE1106D3A70D9479"/>
    <w:rsid w:val="00C07117"/>
    <w:rPr>
      <w:lang w:val="es-CO" w:eastAsia="es-CO"/>
    </w:rPr>
  </w:style>
  <w:style w:type="paragraph" w:customStyle="1" w:styleId="AA338DDA85874BF18D8A531AC0FF7DED">
    <w:name w:val="AA338DDA85874BF18D8A531AC0FF7DED"/>
    <w:rsid w:val="00C07117"/>
    <w:rPr>
      <w:lang w:val="es-CO" w:eastAsia="es-CO"/>
    </w:rPr>
  </w:style>
  <w:style w:type="paragraph" w:customStyle="1" w:styleId="09BF6B06B4984D7AB3F22A565E519F6E">
    <w:name w:val="09BF6B06B4984D7AB3F22A565E519F6E"/>
    <w:rsid w:val="00C07117"/>
    <w:rPr>
      <w:lang w:val="es-CO" w:eastAsia="es-CO"/>
    </w:rPr>
  </w:style>
  <w:style w:type="paragraph" w:customStyle="1" w:styleId="F2F7107B4B6B4D61A85BFE686932B33A">
    <w:name w:val="F2F7107B4B6B4D61A85BFE686932B33A"/>
    <w:rsid w:val="00C07117"/>
    <w:rPr>
      <w:lang w:val="es-CO" w:eastAsia="es-CO"/>
    </w:rPr>
  </w:style>
  <w:style w:type="paragraph" w:customStyle="1" w:styleId="5B19E702AA7D4C369169300C83A4FCEF">
    <w:name w:val="5B19E702AA7D4C369169300C83A4FCEF"/>
    <w:rsid w:val="00C07117"/>
    <w:rPr>
      <w:lang w:val="es-CO" w:eastAsia="es-CO"/>
    </w:rPr>
  </w:style>
  <w:style w:type="paragraph" w:customStyle="1" w:styleId="02D95F8ED1B843F5A15E29E41F529900">
    <w:name w:val="02D95F8ED1B843F5A15E29E41F529900"/>
    <w:rsid w:val="00C07117"/>
    <w:rPr>
      <w:lang w:val="es-CO" w:eastAsia="es-CO"/>
    </w:rPr>
  </w:style>
  <w:style w:type="paragraph" w:customStyle="1" w:styleId="B13B039EF00F45DC8EE0A7C6D78042BD">
    <w:name w:val="B13B039EF00F45DC8EE0A7C6D78042BD"/>
    <w:rsid w:val="00C07117"/>
    <w:rPr>
      <w:lang w:val="es-CO" w:eastAsia="es-CO"/>
    </w:rPr>
  </w:style>
  <w:style w:type="paragraph" w:customStyle="1" w:styleId="2785DE89065C402E93137EC70F98378F">
    <w:name w:val="2785DE89065C402E93137EC70F98378F"/>
    <w:rsid w:val="00C07117"/>
    <w:rPr>
      <w:lang w:val="es-CO" w:eastAsia="es-CO"/>
    </w:rPr>
  </w:style>
  <w:style w:type="paragraph" w:customStyle="1" w:styleId="E8FC5A5F3EB84C69BAC70207090BAB4E">
    <w:name w:val="E8FC5A5F3EB84C69BAC70207090BAB4E"/>
    <w:rsid w:val="00C07117"/>
    <w:rPr>
      <w:lang w:val="es-CO" w:eastAsia="es-CO"/>
    </w:rPr>
  </w:style>
  <w:style w:type="paragraph" w:customStyle="1" w:styleId="7985AA52CD7B4806A392D878B783781B">
    <w:name w:val="7985AA52CD7B4806A392D878B783781B"/>
    <w:rsid w:val="00C07117"/>
    <w:rPr>
      <w:lang w:val="es-CO" w:eastAsia="es-CO"/>
    </w:rPr>
  </w:style>
  <w:style w:type="paragraph" w:customStyle="1" w:styleId="80DB2AF9855449F8895216D6DA52F099">
    <w:name w:val="80DB2AF9855449F8895216D6DA52F099"/>
    <w:rsid w:val="00C07117"/>
    <w:rPr>
      <w:lang w:val="es-CO" w:eastAsia="es-CO"/>
    </w:rPr>
  </w:style>
  <w:style w:type="paragraph" w:customStyle="1" w:styleId="29072B44D0BB48979985D8DED09C0645">
    <w:name w:val="29072B44D0BB48979985D8DED09C0645"/>
    <w:rsid w:val="00C07117"/>
    <w:rPr>
      <w:lang w:val="es-CO" w:eastAsia="es-CO"/>
    </w:rPr>
  </w:style>
  <w:style w:type="paragraph" w:customStyle="1" w:styleId="07D62658BD84468A8EC45DD5D40FBF8F">
    <w:name w:val="07D62658BD84468A8EC45DD5D40FBF8F"/>
    <w:rsid w:val="00C07117"/>
    <w:rPr>
      <w:lang w:val="es-CO" w:eastAsia="es-CO"/>
    </w:rPr>
  </w:style>
  <w:style w:type="paragraph" w:customStyle="1" w:styleId="0038CA7539B3422AB74D617B4E4FF048">
    <w:name w:val="0038CA7539B3422AB74D617B4E4FF048"/>
    <w:rsid w:val="00C07117"/>
    <w:rPr>
      <w:lang w:val="es-CO" w:eastAsia="es-CO"/>
    </w:rPr>
  </w:style>
  <w:style w:type="paragraph" w:customStyle="1" w:styleId="0E8EA531866C4E1699114F37115FC1ED">
    <w:name w:val="0E8EA531866C4E1699114F37115FC1ED"/>
    <w:rsid w:val="00C07117"/>
    <w:rPr>
      <w:lang w:val="es-CO" w:eastAsia="es-CO"/>
    </w:rPr>
  </w:style>
  <w:style w:type="paragraph" w:customStyle="1" w:styleId="A5323F7E91E346D8B70E5DB5E36073A6">
    <w:name w:val="A5323F7E91E346D8B70E5DB5E36073A6"/>
    <w:rsid w:val="00C07117"/>
    <w:rPr>
      <w:lang w:val="es-CO" w:eastAsia="es-CO"/>
    </w:rPr>
  </w:style>
  <w:style w:type="paragraph" w:customStyle="1" w:styleId="414CFE7662F44B099C17079229340F6B">
    <w:name w:val="414CFE7662F44B099C17079229340F6B"/>
    <w:rsid w:val="00C07117"/>
    <w:rPr>
      <w:lang w:val="es-CO" w:eastAsia="es-CO"/>
    </w:rPr>
  </w:style>
  <w:style w:type="paragraph" w:customStyle="1" w:styleId="E70D7F063F934A41B28259BD5ED57C96">
    <w:name w:val="E70D7F063F934A41B28259BD5ED57C96"/>
    <w:rsid w:val="00C07117"/>
    <w:rPr>
      <w:lang w:val="es-CO" w:eastAsia="es-CO"/>
    </w:rPr>
  </w:style>
  <w:style w:type="paragraph" w:customStyle="1" w:styleId="8497B2FC4DBD4F6D89339CF9C8A87DAD">
    <w:name w:val="8497B2FC4DBD4F6D89339CF9C8A87DAD"/>
    <w:rsid w:val="00C07117"/>
    <w:rPr>
      <w:lang w:val="es-CO" w:eastAsia="es-CO"/>
    </w:rPr>
  </w:style>
  <w:style w:type="paragraph" w:customStyle="1" w:styleId="30450B00B5D941819C05231710B7FDA1">
    <w:name w:val="30450B00B5D941819C05231710B7FDA1"/>
    <w:rsid w:val="00C07117"/>
    <w:rPr>
      <w:lang w:val="es-CO" w:eastAsia="es-CO"/>
    </w:rPr>
  </w:style>
  <w:style w:type="paragraph" w:customStyle="1" w:styleId="9B914FAA3F7340A09411A18273B559FF">
    <w:name w:val="9B914FAA3F7340A09411A18273B559FF"/>
    <w:rsid w:val="00C07117"/>
    <w:rPr>
      <w:lang w:val="es-CO" w:eastAsia="es-CO"/>
    </w:rPr>
  </w:style>
  <w:style w:type="paragraph" w:customStyle="1" w:styleId="F510E1E648C4418294786B21F082E9DA">
    <w:name w:val="F510E1E648C4418294786B21F082E9DA"/>
    <w:rsid w:val="00C07117"/>
    <w:rPr>
      <w:lang w:val="es-CO" w:eastAsia="es-CO"/>
    </w:rPr>
  </w:style>
  <w:style w:type="paragraph" w:customStyle="1" w:styleId="506A4DBA93B84AA3A3618ECB4F5A008A">
    <w:name w:val="506A4DBA93B84AA3A3618ECB4F5A008A"/>
    <w:rsid w:val="00C07117"/>
    <w:rPr>
      <w:lang w:val="es-CO" w:eastAsia="es-CO"/>
    </w:rPr>
  </w:style>
  <w:style w:type="paragraph" w:customStyle="1" w:styleId="F9FAEA616DB04324A4CCC837D43A6459">
    <w:name w:val="F9FAEA616DB04324A4CCC837D43A6459"/>
    <w:rsid w:val="00C07117"/>
    <w:rPr>
      <w:lang w:val="es-CO" w:eastAsia="es-CO"/>
    </w:rPr>
  </w:style>
  <w:style w:type="paragraph" w:customStyle="1" w:styleId="36FAEB0A81EA42959C45C7E9703DA404">
    <w:name w:val="36FAEB0A81EA42959C45C7E9703DA404"/>
    <w:rsid w:val="00C07117"/>
    <w:rPr>
      <w:lang w:val="es-CO" w:eastAsia="es-CO"/>
    </w:rPr>
  </w:style>
  <w:style w:type="paragraph" w:customStyle="1" w:styleId="D7804BBBDBA149649B917B1FCB00F4AD">
    <w:name w:val="D7804BBBDBA149649B917B1FCB00F4AD"/>
    <w:rsid w:val="00C07117"/>
    <w:rPr>
      <w:lang w:val="es-CO" w:eastAsia="es-CO"/>
    </w:rPr>
  </w:style>
  <w:style w:type="paragraph" w:customStyle="1" w:styleId="C38FAFFAEF6C427A87C098801EA13AA2">
    <w:name w:val="C38FAFFAEF6C427A87C098801EA13AA2"/>
    <w:rsid w:val="00C07117"/>
    <w:rPr>
      <w:lang w:val="es-CO" w:eastAsia="es-CO"/>
    </w:rPr>
  </w:style>
  <w:style w:type="paragraph" w:customStyle="1" w:styleId="E2A147A648D54F5FADC8252A10503622">
    <w:name w:val="E2A147A648D54F5FADC8252A10503622"/>
    <w:rsid w:val="00C07117"/>
    <w:rPr>
      <w:lang w:val="es-CO" w:eastAsia="es-CO"/>
    </w:rPr>
  </w:style>
  <w:style w:type="paragraph" w:customStyle="1" w:styleId="023D5FFAFE4D42DA9163252EF54A68E3">
    <w:name w:val="023D5FFAFE4D42DA9163252EF54A68E3"/>
    <w:rsid w:val="00C07117"/>
    <w:rPr>
      <w:lang w:val="es-CO" w:eastAsia="es-CO"/>
    </w:rPr>
  </w:style>
  <w:style w:type="paragraph" w:customStyle="1" w:styleId="14E16D6AD43B4E72BA66192FF9C5950F">
    <w:name w:val="14E16D6AD43B4E72BA66192FF9C5950F"/>
    <w:rsid w:val="00C07117"/>
    <w:rPr>
      <w:lang w:val="es-CO" w:eastAsia="es-CO"/>
    </w:rPr>
  </w:style>
  <w:style w:type="paragraph" w:customStyle="1" w:styleId="34FD8D120E9A40BDAD5F77D4E4ADF19B">
    <w:name w:val="34FD8D120E9A40BDAD5F77D4E4ADF19B"/>
    <w:rsid w:val="00C07117"/>
    <w:rPr>
      <w:lang w:val="es-CO" w:eastAsia="es-CO"/>
    </w:rPr>
  </w:style>
  <w:style w:type="paragraph" w:customStyle="1" w:styleId="42560A8319254C2293D98A3BECDBDCA1">
    <w:name w:val="42560A8319254C2293D98A3BECDBDCA1"/>
    <w:rsid w:val="00C07117"/>
    <w:rPr>
      <w:lang w:val="es-CO" w:eastAsia="es-CO"/>
    </w:rPr>
  </w:style>
  <w:style w:type="paragraph" w:customStyle="1" w:styleId="43EA703D9AAD44D9A469CB95A4929A1F">
    <w:name w:val="43EA703D9AAD44D9A469CB95A4929A1F"/>
    <w:rsid w:val="00C07117"/>
    <w:rPr>
      <w:lang w:val="es-CO" w:eastAsia="es-CO"/>
    </w:rPr>
  </w:style>
  <w:style w:type="paragraph" w:customStyle="1" w:styleId="3CE481B285BA47699B528F35D506C141">
    <w:name w:val="3CE481B285BA47699B528F35D506C141"/>
    <w:rsid w:val="00C07117"/>
    <w:rPr>
      <w:lang w:val="es-CO" w:eastAsia="es-CO"/>
    </w:rPr>
  </w:style>
  <w:style w:type="paragraph" w:customStyle="1" w:styleId="38BAE7848FB64E9282D73E4589B82ACF">
    <w:name w:val="38BAE7848FB64E9282D73E4589B82ACF"/>
    <w:rsid w:val="00C07117"/>
    <w:rPr>
      <w:lang w:val="es-CO" w:eastAsia="es-CO"/>
    </w:rPr>
  </w:style>
  <w:style w:type="paragraph" w:customStyle="1" w:styleId="6DDC5B18EC8C49D08AABAFFC5FD959DC">
    <w:name w:val="6DDC5B18EC8C49D08AABAFFC5FD959DC"/>
    <w:rsid w:val="00C07117"/>
    <w:rPr>
      <w:lang w:val="es-CO" w:eastAsia="es-CO"/>
    </w:rPr>
  </w:style>
  <w:style w:type="paragraph" w:customStyle="1" w:styleId="D4B9CD0FB9B24699BD379A11E6DB8ED8">
    <w:name w:val="D4B9CD0FB9B24699BD379A11E6DB8ED8"/>
    <w:rsid w:val="00C07117"/>
    <w:rPr>
      <w:lang w:val="es-CO" w:eastAsia="es-CO"/>
    </w:rPr>
  </w:style>
  <w:style w:type="paragraph" w:customStyle="1" w:styleId="F2A3697A596F4E6B86A912ED004A3087">
    <w:name w:val="F2A3697A596F4E6B86A912ED004A3087"/>
    <w:rsid w:val="00C07117"/>
    <w:rPr>
      <w:lang w:val="es-CO" w:eastAsia="es-CO"/>
    </w:rPr>
  </w:style>
  <w:style w:type="paragraph" w:customStyle="1" w:styleId="2BD746F69AF04D5FB31B07D8F100D24D">
    <w:name w:val="2BD746F69AF04D5FB31B07D8F100D24D"/>
    <w:rsid w:val="00C07117"/>
    <w:rPr>
      <w:lang w:val="es-CO" w:eastAsia="es-CO"/>
    </w:rPr>
  </w:style>
  <w:style w:type="paragraph" w:customStyle="1" w:styleId="073C274CB0044C57BDF3A7C2B622A756">
    <w:name w:val="073C274CB0044C57BDF3A7C2B622A756"/>
    <w:rsid w:val="00C07117"/>
    <w:rPr>
      <w:lang w:val="es-CO" w:eastAsia="es-CO"/>
    </w:rPr>
  </w:style>
  <w:style w:type="paragraph" w:customStyle="1" w:styleId="084BA20E31054FEE984B3AEC39583A1D">
    <w:name w:val="084BA20E31054FEE984B3AEC39583A1D"/>
    <w:rsid w:val="00C07117"/>
    <w:rPr>
      <w:lang w:val="es-CO" w:eastAsia="es-CO"/>
    </w:rPr>
  </w:style>
  <w:style w:type="paragraph" w:customStyle="1" w:styleId="9A5627546DD84525ABBE7886EA25CC4D">
    <w:name w:val="9A5627546DD84525ABBE7886EA25CC4D"/>
    <w:rsid w:val="00C07117"/>
    <w:rPr>
      <w:lang w:val="es-CO" w:eastAsia="es-CO"/>
    </w:rPr>
  </w:style>
  <w:style w:type="paragraph" w:customStyle="1" w:styleId="929B1AC62AA446DB9C0097678445E1EB">
    <w:name w:val="929B1AC62AA446DB9C0097678445E1EB"/>
    <w:rsid w:val="00C07117"/>
    <w:rPr>
      <w:lang w:val="es-CO" w:eastAsia="es-CO"/>
    </w:rPr>
  </w:style>
  <w:style w:type="paragraph" w:customStyle="1" w:styleId="79CE8D900D364F36AFAEC519ACC7F7A6">
    <w:name w:val="79CE8D900D364F36AFAEC519ACC7F7A6"/>
    <w:rsid w:val="00C07117"/>
    <w:rPr>
      <w:lang w:val="es-CO" w:eastAsia="es-CO"/>
    </w:rPr>
  </w:style>
  <w:style w:type="paragraph" w:customStyle="1" w:styleId="86B2C968A32F4FFEA97F456F6DAE4ECE">
    <w:name w:val="86B2C968A32F4FFEA97F456F6DAE4ECE"/>
    <w:rsid w:val="00C07117"/>
    <w:rPr>
      <w:lang w:val="es-CO" w:eastAsia="es-CO"/>
    </w:rPr>
  </w:style>
  <w:style w:type="paragraph" w:customStyle="1" w:styleId="D3DD30EB94AD4CF498B4E98038CFFA90">
    <w:name w:val="D3DD30EB94AD4CF498B4E98038CFFA90"/>
    <w:rsid w:val="00C07117"/>
    <w:rPr>
      <w:lang w:val="es-CO" w:eastAsia="es-CO"/>
    </w:rPr>
  </w:style>
  <w:style w:type="paragraph" w:customStyle="1" w:styleId="7234DB06DFF74ADE9264F2B12486082B">
    <w:name w:val="7234DB06DFF74ADE9264F2B12486082B"/>
    <w:rsid w:val="00C07117"/>
    <w:rPr>
      <w:lang w:val="es-CO" w:eastAsia="es-CO"/>
    </w:rPr>
  </w:style>
  <w:style w:type="paragraph" w:customStyle="1" w:styleId="E0EC0FC9F5914FDFB42C5504E73512BD">
    <w:name w:val="E0EC0FC9F5914FDFB42C5504E73512BD"/>
    <w:rsid w:val="00C07117"/>
    <w:rPr>
      <w:lang w:val="es-CO" w:eastAsia="es-CO"/>
    </w:rPr>
  </w:style>
  <w:style w:type="paragraph" w:customStyle="1" w:styleId="C613AA74F77247FC8A433D6A7B1CBF6A">
    <w:name w:val="C613AA74F77247FC8A433D6A7B1CBF6A"/>
    <w:rsid w:val="00C07117"/>
    <w:rPr>
      <w:lang w:val="es-CO" w:eastAsia="es-CO"/>
    </w:rPr>
  </w:style>
  <w:style w:type="paragraph" w:customStyle="1" w:styleId="57150333C91F4709BFF740131EB90552">
    <w:name w:val="57150333C91F4709BFF740131EB90552"/>
    <w:rsid w:val="00C07117"/>
    <w:rPr>
      <w:lang w:val="es-CO" w:eastAsia="es-CO"/>
    </w:rPr>
  </w:style>
  <w:style w:type="paragraph" w:customStyle="1" w:styleId="06AF3CA3D4024784AE6D2C00DCCEAC7F">
    <w:name w:val="06AF3CA3D4024784AE6D2C00DCCEAC7F"/>
    <w:rsid w:val="00C07117"/>
    <w:rPr>
      <w:lang w:val="es-CO" w:eastAsia="es-CO"/>
    </w:rPr>
  </w:style>
  <w:style w:type="paragraph" w:customStyle="1" w:styleId="78FA1198F03C4B189D88854486D7F36B">
    <w:name w:val="78FA1198F03C4B189D88854486D7F36B"/>
    <w:rsid w:val="00C07117"/>
    <w:rPr>
      <w:lang w:val="es-CO" w:eastAsia="es-CO"/>
    </w:rPr>
  </w:style>
  <w:style w:type="paragraph" w:customStyle="1" w:styleId="0C170A6A41CE436CB5CC03C947FEA085">
    <w:name w:val="0C170A6A41CE436CB5CC03C947FEA085"/>
    <w:rsid w:val="00C07117"/>
    <w:rPr>
      <w:lang w:val="es-CO" w:eastAsia="es-CO"/>
    </w:rPr>
  </w:style>
  <w:style w:type="paragraph" w:customStyle="1" w:styleId="599D6F0888284D2DBC82E73A674D42A4">
    <w:name w:val="599D6F0888284D2DBC82E73A674D42A4"/>
    <w:rsid w:val="00C07117"/>
    <w:rPr>
      <w:lang w:val="es-CO" w:eastAsia="es-CO"/>
    </w:rPr>
  </w:style>
  <w:style w:type="paragraph" w:customStyle="1" w:styleId="3C66D42A6F7F443EADDAC62A643CA925">
    <w:name w:val="3C66D42A6F7F443EADDAC62A643CA925"/>
    <w:rsid w:val="00C07117"/>
    <w:rPr>
      <w:lang w:val="es-CO" w:eastAsia="es-CO"/>
    </w:rPr>
  </w:style>
  <w:style w:type="paragraph" w:customStyle="1" w:styleId="5F74064808664FAF939761799D6A4BC9">
    <w:name w:val="5F74064808664FAF939761799D6A4BC9"/>
    <w:rsid w:val="00C07117"/>
    <w:rPr>
      <w:lang w:val="es-CO" w:eastAsia="es-CO"/>
    </w:rPr>
  </w:style>
  <w:style w:type="paragraph" w:customStyle="1" w:styleId="0D558ACA1E0E4D278F3B19F5F30F42FB">
    <w:name w:val="0D558ACA1E0E4D278F3B19F5F30F42FB"/>
    <w:rsid w:val="00C07117"/>
    <w:rPr>
      <w:lang w:val="es-CO" w:eastAsia="es-CO"/>
    </w:rPr>
  </w:style>
  <w:style w:type="paragraph" w:customStyle="1" w:styleId="717D9D3F742B436F8102CEFEB1FBA072">
    <w:name w:val="717D9D3F742B436F8102CEFEB1FBA072"/>
    <w:rsid w:val="00C07117"/>
    <w:rPr>
      <w:lang w:val="es-CO" w:eastAsia="es-CO"/>
    </w:rPr>
  </w:style>
  <w:style w:type="paragraph" w:customStyle="1" w:styleId="B93AECFA33C545B1990CA8EAA3DCFB49">
    <w:name w:val="B93AECFA33C545B1990CA8EAA3DCFB49"/>
    <w:rsid w:val="00C07117"/>
    <w:rPr>
      <w:lang w:val="es-CO" w:eastAsia="es-CO"/>
    </w:rPr>
  </w:style>
  <w:style w:type="paragraph" w:customStyle="1" w:styleId="09CF03E32FC84DCDAA6BCD492F2B1C88">
    <w:name w:val="09CF03E32FC84DCDAA6BCD492F2B1C88"/>
    <w:rsid w:val="00C07117"/>
    <w:rPr>
      <w:lang w:val="es-CO" w:eastAsia="es-CO"/>
    </w:rPr>
  </w:style>
  <w:style w:type="paragraph" w:customStyle="1" w:styleId="A970770CF7484C8D883DB88B0E6C4E26">
    <w:name w:val="A970770CF7484C8D883DB88B0E6C4E26"/>
    <w:rsid w:val="00C07117"/>
    <w:rPr>
      <w:lang w:val="es-CO" w:eastAsia="es-CO"/>
    </w:rPr>
  </w:style>
  <w:style w:type="paragraph" w:customStyle="1" w:styleId="51D9564949804D5D82F287790200E62B">
    <w:name w:val="51D9564949804D5D82F287790200E62B"/>
    <w:rsid w:val="00C07117"/>
    <w:rPr>
      <w:lang w:val="es-CO" w:eastAsia="es-CO"/>
    </w:rPr>
  </w:style>
  <w:style w:type="paragraph" w:customStyle="1" w:styleId="5CF8A805249E4CC09B3347F1E27740D1">
    <w:name w:val="5CF8A805249E4CC09B3347F1E27740D1"/>
    <w:rsid w:val="00C07117"/>
    <w:rPr>
      <w:lang w:val="es-CO" w:eastAsia="es-CO"/>
    </w:rPr>
  </w:style>
  <w:style w:type="paragraph" w:customStyle="1" w:styleId="F47DABA6431741D1A180CA2A817E9772">
    <w:name w:val="F47DABA6431741D1A180CA2A817E9772"/>
    <w:rsid w:val="00C07117"/>
    <w:rPr>
      <w:lang w:val="es-CO" w:eastAsia="es-CO"/>
    </w:rPr>
  </w:style>
  <w:style w:type="paragraph" w:customStyle="1" w:styleId="4BB40D83F7C548778DF93792F351D768">
    <w:name w:val="4BB40D83F7C548778DF93792F351D768"/>
    <w:rsid w:val="00C07117"/>
    <w:rPr>
      <w:lang w:val="es-CO" w:eastAsia="es-CO"/>
    </w:rPr>
  </w:style>
  <w:style w:type="paragraph" w:customStyle="1" w:styleId="10CE7E2AAFFC4B19B15547741E4B8062">
    <w:name w:val="10CE7E2AAFFC4B19B15547741E4B8062"/>
    <w:rsid w:val="00C07117"/>
    <w:rPr>
      <w:lang w:val="es-CO" w:eastAsia="es-CO"/>
    </w:rPr>
  </w:style>
  <w:style w:type="paragraph" w:customStyle="1" w:styleId="C3FD1DC38F3847658F6C9A4C518AF4E6">
    <w:name w:val="C3FD1DC38F3847658F6C9A4C518AF4E6"/>
    <w:rsid w:val="00C07117"/>
    <w:rPr>
      <w:lang w:val="es-CO" w:eastAsia="es-CO"/>
    </w:rPr>
  </w:style>
  <w:style w:type="paragraph" w:customStyle="1" w:styleId="6D2F91B22BA44912A1AC9A24C7205CA9">
    <w:name w:val="6D2F91B22BA44912A1AC9A24C7205CA9"/>
    <w:rsid w:val="00C07117"/>
    <w:rPr>
      <w:lang w:val="es-CO" w:eastAsia="es-CO"/>
    </w:rPr>
  </w:style>
  <w:style w:type="paragraph" w:customStyle="1" w:styleId="ABA8FC7E42F4401DA437FA07885C3F1D">
    <w:name w:val="ABA8FC7E42F4401DA437FA07885C3F1D"/>
    <w:rsid w:val="00C07117"/>
    <w:rPr>
      <w:lang w:val="es-CO" w:eastAsia="es-CO"/>
    </w:rPr>
  </w:style>
  <w:style w:type="paragraph" w:customStyle="1" w:styleId="A947FECA1A98482D83D7B0AA66FD890F">
    <w:name w:val="A947FECA1A98482D83D7B0AA66FD890F"/>
    <w:rsid w:val="00C07117"/>
    <w:rPr>
      <w:lang w:val="es-CO" w:eastAsia="es-CO"/>
    </w:rPr>
  </w:style>
  <w:style w:type="paragraph" w:customStyle="1" w:styleId="5E14288F2EFE48F2A99428CC68415D0D">
    <w:name w:val="5E14288F2EFE48F2A99428CC68415D0D"/>
    <w:rsid w:val="00C07117"/>
    <w:rPr>
      <w:lang w:val="es-CO" w:eastAsia="es-CO"/>
    </w:rPr>
  </w:style>
  <w:style w:type="paragraph" w:customStyle="1" w:styleId="7703FF7399AE4A39B651421D861CEC35">
    <w:name w:val="7703FF7399AE4A39B651421D861CEC35"/>
    <w:rsid w:val="00C07117"/>
    <w:rPr>
      <w:lang w:val="es-CO" w:eastAsia="es-CO"/>
    </w:rPr>
  </w:style>
  <w:style w:type="paragraph" w:customStyle="1" w:styleId="970C3666C4064B2AAC5EF69DC1B90F94">
    <w:name w:val="970C3666C4064B2AAC5EF69DC1B90F94"/>
    <w:rsid w:val="00C07117"/>
    <w:rPr>
      <w:lang w:val="es-CO" w:eastAsia="es-CO"/>
    </w:rPr>
  </w:style>
  <w:style w:type="paragraph" w:customStyle="1" w:styleId="4E03A25BDFF041D8A35D75CBC59EED41">
    <w:name w:val="4E03A25BDFF041D8A35D75CBC59EED41"/>
    <w:rsid w:val="00C07117"/>
    <w:rPr>
      <w:lang w:val="es-CO" w:eastAsia="es-CO"/>
    </w:rPr>
  </w:style>
  <w:style w:type="paragraph" w:customStyle="1" w:styleId="27FCDC7291A74367BA94B2F35E11C368">
    <w:name w:val="27FCDC7291A74367BA94B2F35E11C368"/>
    <w:rsid w:val="00C07117"/>
    <w:rPr>
      <w:lang w:val="es-CO" w:eastAsia="es-CO"/>
    </w:rPr>
  </w:style>
  <w:style w:type="paragraph" w:customStyle="1" w:styleId="4454C2B1F427404BAC694CFC8EDBDC5D">
    <w:name w:val="4454C2B1F427404BAC694CFC8EDBDC5D"/>
    <w:rsid w:val="00C07117"/>
    <w:rPr>
      <w:lang w:val="es-CO" w:eastAsia="es-CO"/>
    </w:rPr>
  </w:style>
  <w:style w:type="paragraph" w:customStyle="1" w:styleId="925C2A598D7C466A890492A6A9C04C3E">
    <w:name w:val="925C2A598D7C466A890492A6A9C04C3E"/>
    <w:rsid w:val="00C07117"/>
    <w:rPr>
      <w:lang w:val="es-CO" w:eastAsia="es-CO"/>
    </w:rPr>
  </w:style>
  <w:style w:type="paragraph" w:customStyle="1" w:styleId="3EDBB26B751C4D2BB8C3396C6F248339">
    <w:name w:val="3EDBB26B751C4D2BB8C3396C6F248339"/>
    <w:rsid w:val="00C07117"/>
    <w:rPr>
      <w:lang w:val="es-CO" w:eastAsia="es-CO"/>
    </w:rPr>
  </w:style>
  <w:style w:type="paragraph" w:customStyle="1" w:styleId="4553EBF9D99A4AA6AFEFECA94F0C4959">
    <w:name w:val="4553EBF9D99A4AA6AFEFECA94F0C4959"/>
    <w:rsid w:val="00C07117"/>
    <w:rPr>
      <w:lang w:val="es-CO" w:eastAsia="es-CO"/>
    </w:rPr>
  </w:style>
  <w:style w:type="paragraph" w:customStyle="1" w:styleId="D2243460D95D48258B7A676195051732">
    <w:name w:val="D2243460D95D48258B7A676195051732"/>
    <w:rsid w:val="00C07117"/>
    <w:rPr>
      <w:lang w:val="es-CO" w:eastAsia="es-CO"/>
    </w:rPr>
  </w:style>
  <w:style w:type="paragraph" w:customStyle="1" w:styleId="4EAA6ADC63AF4B8F8CC150EC0B0363EB">
    <w:name w:val="4EAA6ADC63AF4B8F8CC150EC0B0363EB"/>
    <w:rsid w:val="00C07117"/>
    <w:rPr>
      <w:lang w:val="es-CO" w:eastAsia="es-CO"/>
    </w:rPr>
  </w:style>
  <w:style w:type="paragraph" w:customStyle="1" w:styleId="58544A1A7AE042739FD250A5BA679A48">
    <w:name w:val="58544A1A7AE042739FD250A5BA679A48"/>
    <w:rsid w:val="00C07117"/>
    <w:rPr>
      <w:lang w:val="es-CO" w:eastAsia="es-CO"/>
    </w:rPr>
  </w:style>
  <w:style w:type="paragraph" w:customStyle="1" w:styleId="6DF7E2CD619040AD8969B352270261F6">
    <w:name w:val="6DF7E2CD619040AD8969B352270261F6"/>
    <w:rsid w:val="00C07117"/>
    <w:rPr>
      <w:lang w:val="es-CO" w:eastAsia="es-CO"/>
    </w:rPr>
  </w:style>
  <w:style w:type="paragraph" w:customStyle="1" w:styleId="649C84D78E2D40FEAFC846135B186CFB">
    <w:name w:val="649C84D78E2D40FEAFC846135B186CFB"/>
    <w:rsid w:val="00C07117"/>
    <w:rPr>
      <w:lang w:val="es-CO" w:eastAsia="es-CO"/>
    </w:rPr>
  </w:style>
  <w:style w:type="paragraph" w:customStyle="1" w:styleId="908532FC65E84EDDB5A3996767D22FFC">
    <w:name w:val="908532FC65E84EDDB5A3996767D22FFC"/>
    <w:rsid w:val="00C07117"/>
    <w:rPr>
      <w:lang w:val="es-CO" w:eastAsia="es-CO"/>
    </w:rPr>
  </w:style>
  <w:style w:type="paragraph" w:customStyle="1" w:styleId="AD8B994626D94619BF0040188A3E36D2">
    <w:name w:val="AD8B994626D94619BF0040188A3E36D2"/>
    <w:rsid w:val="00C07117"/>
    <w:rPr>
      <w:lang w:val="es-CO" w:eastAsia="es-CO"/>
    </w:rPr>
  </w:style>
  <w:style w:type="paragraph" w:customStyle="1" w:styleId="E8821030ED90417AA0FB2E634FB64828">
    <w:name w:val="E8821030ED90417AA0FB2E634FB64828"/>
    <w:rsid w:val="00C07117"/>
    <w:rPr>
      <w:lang w:val="es-CO" w:eastAsia="es-CO"/>
    </w:rPr>
  </w:style>
  <w:style w:type="paragraph" w:customStyle="1" w:styleId="86A00036472A4710BEC747FCD4CC89A2">
    <w:name w:val="86A00036472A4710BEC747FCD4CC89A2"/>
    <w:rsid w:val="00C07117"/>
    <w:rPr>
      <w:lang w:val="es-CO" w:eastAsia="es-CO"/>
    </w:rPr>
  </w:style>
  <w:style w:type="paragraph" w:customStyle="1" w:styleId="75C689CC6D2246FFA73DA2C38182A0E4">
    <w:name w:val="75C689CC6D2246FFA73DA2C38182A0E4"/>
    <w:rsid w:val="00C07117"/>
    <w:rPr>
      <w:lang w:val="es-CO" w:eastAsia="es-CO"/>
    </w:rPr>
  </w:style>
  <w:style w:type="paragraph" w:customStyle="1" w:styleId="6A82DEC6F4794325AD309C1026B9421B">
    <w:name w:val="6A82DEC6F4794325AD309C1026B9421B"/>
    <w:rsid w:val="00C07117"/>
    <w:rPr>
      <w:lang w:val="es-CO" w:eastAsia="es-CO"/>
    </w:rPr>
  </w:style>
  <w:style w:type="paragraph" w:customStyle="1" w:styleId="8FB63386632E4452BA5C3F087F658504">
    <w:name w:val="8FB63386632E4452BA5C3F087F658504"/>
    <w:rsid w:val="00C07117"/>
    <w:rPr>
      <w:lang w:val="es-CO" w:eastAsia="es-CO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</Pages>
  <Words>3269</Words>
  <Characters>17982</Characters>
  <Application>Microsoft Office Word</Application>
  <DocSecurity>0</DocSecurity>
  <Lines>149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Castelblanco Martínez</dc:creator>
  <cp:keywords/>
  <dc:description/>
  <cp:lastModifiedBy>Diana Velásquez Rojas</cp:lastModifiedBy>
  <cp:revision>15</cp:revision>
  <dcterms:created xsi:type="dcterms:W3CDTF">2015-04-01T00:42:00Z</dcterms:created>
  <dcterms:modified xsi:type="dcterms:W3CDTF">2015-05-02T22:48:00Z</dcterms:modified>
</cp:coreProperties>
</file>