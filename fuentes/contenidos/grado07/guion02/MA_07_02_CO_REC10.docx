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7691B" w14:textId="77777777" w:rsidR="00A87F48" w:rsidRPr="007866A3" w:rsidRDefault="00A87F48" w:rsidP="00A87F48">
      <w:pPr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Interactivo F1: Presentación de diapositivas</w:t>
      </w:r>
    </w:p>
    <w:p w14:paraId="6928147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1A5E30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1403A6E4" w14:textId="22824A86" w:rsidR="00A87F48" w:rsidRPr="007866A3" w:rsidRDefault="0048163F" w:rsidP="00A87F4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Las o</w:t>
      </w:r>
      <w:r w:rsidR="00A87F48" w:rsidRPr="007866A3">
        <w:rPr>
          <w:rFonts w:ascii="Arial" w:hAnsi="Arial" w:cs="Arial"/>
          <w:sz w:val="18"/>
          <w:szCs w:val="18"/>
          <w:lang w:val="es-ES_tradnl"/>
        </w:rPr>
        <w:t>peraciones con números enteros</w:t>
      </w:r>
    </w:p>
    <w:p w14:paraId="6B262B6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25BFF90" w14:textId="77777777" w:rsidR="00A87F48" w:rsidRPr="007866A3" w:rsidRDefault="00A87F48" w:rsidP="00A87F48">
      <w:pPr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DATOS DEL RECURSO</w:t>
      </w:r>
    </w:p>
    <w:p w14:paraId="0E67F59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545066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Título del recurso (</w:t>
      </w:r>
      <w:r w:rsidRPr="007866A3">
        <w:rPr>
          <w:rFonts w:ascii="Arial" w:hAnsi="Arial" w:cs="Arial"/>
          <w:b/>
          <w:sz w:val="18"/>
          <w:szCs w:val="18"/>
          <w:highlight w:val="green"/>
          <w:lang w:val="es-ES_tradnl"/>
        </w:rPr>
        <w:t>65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máx.)</w:t>
      </w:r>
    </w:p>
    <w:p w14:paraId="041497B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Adición de números enteros del mismo signo</w:t>
      </w:r>
    </w:p>
    <w:p w14:paraId="250DBEB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B5B68C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Descripción del recurso</w:t>
      </w:r>
    </w:p>
    <w:p w14:paraId="1CCE4C8B" w14:textId="4C5558E9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Animación que explica el proceso de adicionar números enteros del mismo si</w:t>
      </w:r>
      <w:r w:rsidR="007D4CAF">
        <w:rPr>
          <w:rFonts w:ascii="Arial" w:hAnsi="Arial" w:cs="Arial"/>
          <w:color w:val="000000"/>
          <w:sz w:val="18"/>
          <w:szCs w:val="18"/>
          <w:lang w:val="es-ES"/>
        </w:rPr>
        <w:t>gno empleando la recta numérica</w:t>
      </w:r>
      <w:bookmarkStart w:id="0" w:name="_GoBack"/>
      <w:bookmarkEnd w:id="0"/>
    </w:p>
    <w:p w14:paraId="315B2C3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1BC0AE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75FB205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t>Adición, números enteros, números del mismo signo</w:t>
      </w:r>
    </w:p>
    <w:p w14:paraId="3E14EDC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3F266B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Tiempo estimado (minutos)</w:t>
      </w:r>
    </w:p>
    <w:p w14:paraId="455B9DF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t>30 minutos</w:t>
      </w:r>
    </w:p>
    <w:p w14:paraId="66C8405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B58E5C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  <w:tblPrChange w:id="1" w:author="J&amp;J" w:date="2015-05-02T17:40:00Z">
          <w:tblPr>
            <w:tblW w:w="8930" w:type="dxa"/>
            <w:tblInd w:w="25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  <w:tblGridChange w:id="2">
          <w:tblGrid>
            <w:gridCol w:w="1248"/>
            <w:gridCol w:w="404"/>
            <w:gridCol w:w="1289"/>
            <w:gridCol w:w="367"/>
            <w:gridCol w:w="2504"/>
            <w:gridCol w:w="425"/>
            <w:gridCol w:w="2268"/>
            <w:gridCol w:w="425"/>
          </w:tblGrid>
        </w:tblGridChange>
      </w:tblGrid>
      <w:tr w:rsidR="00A87F48" w:rsidRPr="007866A3" w14:paraId="7B77F813" w14:textId="77777777" w:rsidTr="00401F78">
        <w:tc>
          <w:tcPr>
            <w:tcW w:w="1248" w:type="dxa"/>
            <w:tcPrChange w:id="3" w:author="J&amp;J" w:date="2015-05-02T17:40:00Z">
              <w:tcPr>
                <w:tcW w:w="1248" w:type="dxa"/>
                <w:shd w:val="clear" w:color="auto" w:fill="auto"/>
              </w:tcPr>
            </w:tcPrChange>
          </w:tcPr>
          <w:p w14:paraId="0C73E88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Exposición</w:t>
            </w:r>
          </w:p>
        </w:tc>
        <w:tc>
          <w:tcPr>
            <w:tcW w:w="404" w:type="dxa"/>
            <w:tcPrChange w:id="4" w:author="J&amp;J" w:date="2015-05-02T17:40:00Z">
              <w:tcPr>
                <w:tcW w:w="404" w:type="dxa"/>
                <w:shd w:val="clear" w:color="auto" w:fill="auto"/>
              </w:tcPr>
            </w:tcPrChange>
          </w:tcPr>
          <w:p w14:paraId="55AC1F5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289" w:type="dxa"/>
            <w:tcPrChange w:id="5" w:author="J&amp;J" w:date="2015-05-02T17:40:00Z">
              <w:tcPr>
                <w:tcW w:w="1289" w:type="dxa"/>
                <w:shd w:val="clear" w:color="auto" w:fill="auto"/>
              </w:tcPr>
            </w:tcPrChange>
          </w:tcPr>
          <w:p w14:paraId="473C25F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Ejercitación</w:t>
            </w:r>
          </w:p>
        </w:tc>
        <w:tc>
          <w:tcPr>
            <w:tcW w:w="367" w:type="dxa"/>
            <w:tcPrChange w:id="6" w:author="J&amp;J" w:date="2015-05-02T17:40:00Z">
              <w:tcPr>
                <w:tcW w:w="367" w:type="dxa"/>
                <w:shd w:val="clear" w:color="auto" w:fill="auto"/>
              </w:tcPr>
            </w:tcPrChange>
          </w:tcPr>
          <w:p w14:paraId="6988BC1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04" w:type="dxa"/>
            <w:tcPrChange w:id="7" w:author="J&amp;J" w:date="2015-05-02T17:40:00Z">
              <w:tcPr>
                <w:tcW w:w="2504" w:type="dxa"/>
                <w:shd w:val="clear" w:color="auto" w:fill="auto"/>
              </w:tcPr>
            </w:tcPrChange>
          </w:tcPr>
          <w:p w14:paraId="3DA4658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Preguntas con respuesta libre</w:t>
            </w:r>
          </w:p>
        </w:tc>
        <w:tc>
          <w:tcPr>
            <w:tcW w:w="425" w:type="dxa"/>
            <w:tcPrChange w:id="8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66D85F4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268" w:type="dxa"/>
            <w:tcPrChange w:id="9" w:author="J&amp;J" w:date="2015-05-02T17:40:00Z">
              <w:tcPr>
                <w:tcW w:w="2268" w:type="dxa"/>
                <w:shd w:val="clear" w:color="auto" w:fill="auto"/>
              </w:tcPr>
            </w:tcPrChange>
          </w:tcPr>
          <w:p w14:paraId="15CB580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Juegos</w:t>
            </w:r>
          </w:p>
        </w:tc>
        <w:tc>
          <w:tcPr>
            <w:tcW w:w="425" w:type="dxa"/>
            <w:tcPrChange w:id="10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34FD7B8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87F48" w:rsidRPr="007866A3" w14:paraId="695CF6D4" w14:textId="77777777" w:rsidTr="00401F78">
        <w:tc>
          <w:tcPr>
            <w:tcW w:w="1248" w:type="dxa"/>
            <w:tcPrChange w:id="11" w:author="J&amp;J" w:date="2015-05-02T17:40:00Z">
              <w:tcPr>
                <w:tcW w:w="1248" w:type="dxa"/>
                <w:shd w:val="clear" w:color="auto" w:fill="auto"/>
              </w:tcPr>
            </w:tcPrChange>
          </w:tcPr>
          <w:p w14:paraId="4474E68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Estudio</w:t>
            </w:r>
          </w:p>
        </w:tc>
        <w:tc>
          <w:tcPr>
            <w:tcW w:w="404" w:type="dxa"/>
            <w:tcPrChange w:id="12" w:author="J&amp;J" w:date="2015-05-02T17:40:00Z">
              <w:tcPr>
                <w:tcW w:w="404" w:type="dxa"/>
                <w:shd w:val="clear" w:color="auto" w:fill="auto"/>
              </w:tcPr>
            </w:tcPrChange>
          </w:tcPr>
          <w:p w14:paraId="53BD1CD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289" w:type="dxa"/>
            <w:tcPrChange w:id="13" w:author="J&amp;J" w:date="2015-05-02T17:40:00Z">
              <w:tcPr>
                <w:tcW w:w="1289" w:type="dxa"/>
                <w:shd w:val="clear" w:color="auto" w:fill="auto"/>
              </w:tcPr>
            </w:tcPrChange>
          </w:tcPr>
          <w:p w14:paraId="1909373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Proyecto</w:t>
            </w:r>
          </w:p>
        </w:tc>
        <w:tc>
          <w:tcPr>
            <w:tcW w:w="367" w:type="dxa"/>
            <w:tcPrChange w:id="14" w:author="J&amp;J" w:date="2015-05-02T17:40:00Z">
              <w:tcPr>
                <w:tcW w:w="367" w:type="dxa"/>
                <w:shd w:val="clear" w:color="auto" w:fill="auto"/>
              </w:tcPr>
            </w:tcPrChange>
          </w:tcPr>
          <w:p w14:paraId="1198B05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04" w:type="dxa"/>
            <w:tcPrChange w:id="15" w:author="J&amp;J" w:date="2015-05-02T17:40:00Z">
              <w:tcPr>
                <w:tcW w:w="2504" w:type="dxa"/>
                <w:shd w:val="clear" w:color="auto" w:fill="auto"/>
              </w:tcPr>
            </w:tcPrChange>
          </w:tcPr>
          <w:p w14:paraId="29B1041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Evaluación</w:t>
            </w:r>
          </w:p>
        </w:tc>
        <w:tc>
          <w:tcPr>
            <w:tcW w:w="425" w:type="dxa"/>
            <w:tcPrChange w:id="16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06F7D3E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268" w:type="dxa"/>
            <w:tcPrChange w:id="17" w:author="J&amp;J" w:date="2015-05-02T17:40:00Z">
              <w:tcPr>
                <w:tcW w:w="2268" w:type="dxa"/>
                <w:shd w:val="clear" w:color="auto" w:fill="auto"/>
              </w:tcPr>
            </w:tcPrChange>
          </w:tcPr>
          <w:p w14:paraId="6C8A33E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Generador de actividades</w:t>
            </w:r>
          </w:p>
        </w:tc>
        <w:tc>
          <w:tcPr>
            <w:tcW w:w="425" w:type="dxa"/>
            <w:tcPrChange w:id="18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0CF68BC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E76234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534CCE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  <w:tblPrChange w:id="19" w:author="J&amp;J" w:date="2015-05-02T17:40:00Z">
          <w:tblPr>
            <w:tblW w:w="9497" w:type="dxa"/>
            <w:tblInd w:w="25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4536"/>
        <w:gridCol w:w="425"/>
        <w:gridCol w:w="4111"/>
        <w:gridCol w:w="425"/>
        <w:tblGridChange w:id="20">
          <w:tblGrid>
            <w:gridCol w:w="4536"/>
            <w:gridCol w:w="425"/>
            <w:gridCol w:w="4111"/>
            <w:gridCol w:w="425"/>
          </w:tblGrid>
        </w:tblGridChange>
      </w:tblGrid>
      <w:tr w:rsidR="00A87F48" w:rsidRPr="007866A3" w14:paraId="1926B8DF" w14:textId="77777777" w:rsidTr="00401F78">
        <w:tc>
          <w:tcPr>
            <w:tcW w:w="4536" w:type="dxa"/>
            <w:tcPrChange w:id="21" w:author="J&amp;J" w:date="2015-05-02T17:40:00Z">
              <w:tcPr>
                <w:tcW w:w="4536" w:type="dxa"/>
                <w:shd w:val="clear" w:color="auto" w:fill="auto"/>
              </w:tcPr>
            </w:tcPrChange>
          </w:tcPr>
          <w:p w14:paraId="55A4F5B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en comunicación lingüística</w:t>
            </w:r>
          </w:p>
        </w:tc>
        <w:tc>
          <w:tcPr>
            <w:tcW w:w="425" w:type="dxa"/>
            <w:tcPrChange w:id="22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3473FBE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  <w:tcPrChange w:id="23" w:author="J&amp;J" w:date="2015-05-02T17:40:00Z">
              <w:tcPr>
                <w:tcW w:w="4111" w:type="dxa"/>
                <w:shd w:val="clear" w:color="auto" w:fill="auto"/>
              </w:tcPr>
            </w:tcPrChange>
          </w:tcPr>
          <w:p w14:paraId="60936EC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matemática</w:t>
            </w:r>
          </w:p>
        </w:tc>
        <w:tc>
          <w:tcPr>
            <w:tcW w:w="425" w:type="dxa"/>
            <w:tcPrChange w:id="24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130DF2C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</w:tr>
      <w:tr w:rsidR="00A87F48" w:rsidRPr="005255A8" w14:paraId="42C803A2" w14:textId="77777777" w:rsidTr="00401F78">
        <w:tc>
          <w:tcPr>
            <w:tcW w:w="4536" w:type="dxa"/>
            <w:tcPrChange w:id="25" w:author="J&amp;J" w:date="2015-05-02T17:40:00Z">
              <w:tcPr>
                <w:tcW w:w="4536" w:type="dxa"/>
                <w:shd w:val="clear" w:color="auto" w:fill="auto"/>
              </w:tcPr>
            </w:tcPrChange>
          </w:tcPr>
          <w:p w14:paraId="7D8F05E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  <w:tcPrChange w:id="26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72E3107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  <w:tcPrChange w:id="27" w:author="J&amp;J" w:date="2015-05-02T17:40:00Z">
              <w:tcPr>
                <w:tcW w:w="4111" w:type="dxa"/>
                <w:shd w:val="clear" w:color="auto" w:fill="auto"/>
              </w:tcPr>
            </w:tcPrChange>
          </w:tcPr>
          <w:p w14:paraId="0BFA938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  <w:tcPrChange w:id="28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26F93DE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87F48" w:rsidRPr="007866A3" w14:paraId="7F5931F2" w14:textId="77777777" w:rsidTr="00401F78">
        <w:tc>
          <w:tcPr>
            <w:tcW w:w="4536" w:type="dxa"/>
            <w:tcPrChange w:id="29" w:author="J&amp;J" w:date="2015-05-02T17:40:00Z">
              <w:tcPr>
                <w:tcW w:w="4536" w:type="dxa"/>
                <w:shd w:val="clear" w:color="auto" w:fill="auto"/>
              </w:tcPr>
            </w:tcPrChange>
          </w:tcPr>
          <w:p w14:paraId="0E40335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social y ciudadana</w:t>
            </w:r>
          </w:p>
        </w:tc>
        <w:tc>
          <w:tcPr>
            <w:tcW w:w="425" w:type="dxa"/>
            <w:tcPrChange w:id="30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4FFE9A7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  <w:tcPrChange w:id="31" w:author="J&amp;J" w:date="2015-05-02T17:40:00Z">
              <w:tcPr>
                <w:tcW w:w="4111" w:type="dxa"/>
                <w:shd w:val="clear" w:color="auto" w:fill="auto"/>
              </w:tcPr>
            </w:tcPrChange>
          </w:tcPr>
          <w:p w14:paraId="7578F62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cultural y artística</w:t>
            </w:r>
          </w:p>
        </w:tc>
        <w:tc>
          <w:tcPr>
            <w:tcW w:w="425" w:type="dxa"/>
            <w:tcPrChange w:id="32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3C896E4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87F48" w:rsidRPr="007866A3" w14:paraId="4E7E70BF" w14:textId="77777777" w:rsidTr="00401F78">
        <w:tc>
          <w:tcPr>
            <w:tcW w:w="4536" w:type="dxa"/>
            <w:tcPrChange w:id="33" w:author="J&amp;J" w:date="2015-05-02T17:40:00Z">
              <w:tcPr>
                <w:tcW w:w="4536" w:type="dxa"/>
                <w:shd w:val="clear" w:color="auto" w:fill="auto"/>
              </w:tcPr>
            </w:tcPrChange>
          </w:tcPr>
          <w:p w14:paraId="1BDE170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para aprender a aprender</w:t>
            </w:r>
          </w:p>
        </w:tc>
        <w:tc>
          <w:tcPr>
            <w:tcW w:w="425" w:type="dxa"/>
            <w:tcPrChange w:id="34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3226938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  <w:tcPrChange w:id="35" w:author="J&amp;J" w:date="2015-05-02T17:40:00Z">
              <w:tcPr>
                <w:tcW w:w="4111" w:type="dxa"/>
                <w:shd w:val="clear" w:color="auto" w:fill="auto"/>
              </w:tcPr>
            </w:tcPrChange>
          </w:tcPr>
          <w:p w14:paraId="0CF5908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Autonomía e iniciativa personal</w:t>
            </w:r>
          </w:p>
        </w:tc>
        <w:tc>
          <w:tcPr>
            <w:tcW w:w="425" w:type="dxa"/>
            <w:tcPrChange w:id="36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43B694F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63B82A1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B34E63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  <w:tblPrChange w:id="37" w:author="J&amp;J" w:date="2015-05-02T17:40:00Z">
          <w:tblPr>
            <w:tblW w:w="8363" w:type="dxa"/>
            <w:tblInd w:w="25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  <w:tblGridChange w:id="38">
          <w:tblGrid>
            <w:gridCol w:w="2126"/>
            <w:gridCol w:w="404"/>
            <w:gridCol w:w="1156"/>
            <w:gridCol w:w="425"/>
            <w:gridCol w:w="1843"/>
            <w:gridCol w:w="425"/>
            <w:gridCol w:w="1559"/>
            <w:gridCol w:w="425"/>
          </w:tblGrid>
        </w:tblGridChange>
      </w:tblGrid>
      <w:tr w:rsidR="00A87F48" w:rsidRPr="007866A3" w14:paraId="59266DB3" w14:textId="77777777" w:rsidTr="00401F78">
        <w:tc>
          <w:tcPr>
            <w:tcW w:w="2126" w:type="dxa"/>
            <w:tcPrChange w:id="39" w:author="J&amp;J" w:date="2015-05-02T17:40:00Z">
              <w:tcPr>
                <w:tcW w:w="2126" w:type="dxa"/>
                <w:shd w:val="clear" w:color="auto" w:fill="auto"/>
              </w:tcPr>
            </w:tcPrChange>
          </w:tcPr>
          <w:p w14:paraId="276FB41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Secuencia de imágenes</w:t>
            </w:r>
          </w:p>
        </w:tc>
        <w:tc>
          <w:tcPr>
            <w:tcW w:w="404" w:type="dxa"/>
            <w:tcPrChange w:id="40" w:author="J&amp;J" w:date="2015-05-02T17:40:00Z">
              <w:tcPr>
                <w:tcW w:w="404" w:type="dxa"/>
                <w:shd w:val="clear" w:color="auto" w:fill="auto"/>
              </w:tcPr>
            </w:tcPrChange>
          </w:tcPr>
          <w:p w14:paraId="035D1C2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  <w:tcPrChange w:id="41" w:author="J&amp;J" w:date="2015-05-02T17:40:00Z">
              <w:tcPr>
                <w:tcW w:w="1156" w:type="dxa"/>
                <w:shd w:val="clear" w:color="auto" w:fill="auto"/>
              </w:tcPr>
            </w:tcPrChange>
          </w:tcPr>
          <w:p w14:paraId="260E657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Video</w:t>
            </w:r>
          </w:p>
        </w:tc>
        <w:tc>
          <w:tcPr>
            <w:tcW w:w="425" w:type="dxa"/>
            <w:tcPrChange w:id="42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1157DA9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  <w:tcPrChange w:id="43" w:author="J&amp;J" w:date="2015-05-02T17:40:00Z">
              <w:tcPr>
                <w:tcW w:w="1843" w:type="dxa"/>
                <w:shd w:val="clear" w:color="auto" w:fill="auto"/>
              </w:tcPr>
            </w:tcPrChange>
          </w:tcPr>
          <w:p w14:paraId="726930C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Animación</w:t>
            </w:r>
          </w:p>
        </w:tc>
        <w:tc>
          <w:tcPr>
            <w:tcW w:w="425" w:type="dxa"/>
            <w:tcPrChange w:id="44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4880903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559" w:type="dxa"/>
            <w:tcPrChange w:id="45" w:author="J&amp;J" w:date="2015-05-02T17:40:00Z">
              <w:tcPr>
                <w:tcW w:w="1559" w:type="dxa"/>
                <w:shd w:val="clear" w:color="auto" w:fill="auto"/>
              </w:tcPr>
            </w:tcPrChange>
          </w:tcPr>
          <w:p w14:paraId="072A677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Interactivo</w:t>
            </w:r>
          </w:p>
        </w:tc>
        <w:tc>
          <w:tcPr>
            <w:tcW w:w="425" w:type="dxa"/>
            <w:tcPrChange w:id="46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00D07BB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87F48" w:rsidRPr="007866A3" w14:paraId="76257274" w14:textId="77777777" w:rsidTr="00401F78">
        <w:tc>
          <w:tcPr>
            <w:tcW w:w="2126" w:type="dxa"/>
            <w:tcPrChange w:id="47" w:author="J&amp;J" w:date="2015-05-02T17:40:00Z">
              <w:tcPr>
                <w:tcW w:w="2126" w:type="dxa"/>
                <w:shd w:val="clear" w:color="auto" w:fill="auto"/>
              </w:tcPr>
            </w:tcPrChange>
          </w:tcPr>
          <w:p w14:paraId="324B468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Actividad</w:t>
            </w:r>
          </w:p>
        </w:tc>
        <w:tc>
          <w:tcPr>
            <w:tcW w:w="404" w:type="dxa"/>
            <w:tcPrChange w:id="48" w:author="J&amp;J" w:date="2015-05-02T17:40:00Z">
              <w:tcPr>
                <w:tcW w:w="404" w:type="dxa"/>
                <w:shd w:val="clear" w:color="auto" w:fill="auto"/>
              </w:tcPr>
            </w:tcPrChange>
          </w:tcPr>
          <w:p w14:paraId="0CDE11A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  <w:tcPrChange w:id="49" w:author="J&amp;J" w:date="2015-05-02T17:40:00Z">
              <w:tcPr>
                <w:tcW w:w="1156" w:type="dxa"/>
                <w:shd w:val="clear" w:color="auto" w:fill="auto"/>
              </w:tcPr>
            </w:tcPrChange>
          </w:tcPr>
          <w:p w14:paraId="3E56D36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Web</w:t>
            </w:r>
          </w:p>
        </w:tc>
        <w:tc>
          <w:tcPr>
            <w:tcW w:w="425" w:type="dxa"/>
            <w:tcPrChange w:id="50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23F9240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  <w:tcPrChange w:id="51" w:author="J&amp;J" w:date="2015-05-02T17:40:00Z">
              <w:tcPr>
                <w:tcW w:w="1843" w:type="dxa"/>
                <w:shd w:val="clear" w:color="auto" w:fill="auto"/>
              </w:tcPr>
            </w:tcPrChange>
          </w:tcPr>
          <w:p w14:paraId="27E82C4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Mapa conceptual</w:t>
            </w:r>
          </w:p>
        </w:tc>
        <w:tc>
          <w:tcPr>
            <w:tcW w:w="425" w:type="dxa"/>
            <w:tcPrChange w:id="52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10F7BD2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tcPrChange w:id="53" w:author="J&amp;J" w:date="2015-05-02T17:40:00Z">
              <w:tcPr>
                <w:tcW w:w="1559" w:type="dxa"/>
                <w:tcBorders>
                  <w:bottom w:val="single" w:sz="4" w:space="0" w:color="auto"/>
                </w:tcBorders>
                <w:shd w:val="clear" w:color="auto" w:fill="auto"/>
              </w:tcPr>
            </w:tcPrChange>
          </w:tcPr>
          <w:p w14:paraId="0B1FF90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tcPrChange w:id="54" w:author="J&amp;J" w:date="2015-05-02T17:40:00Z">
              <w:tcPr>
                <w:tcW w:w="425" w:type="dxa"/>
                <w:tcBorders>
                  <w:bottom w:val="single" w:sz="4" w:space="0" w:color="auto"/>
                </w:tcBorders>
                <w:shd w:val="clear" w:color="auto" w:fill="auto"/>
              </w:tcPr>
            </w:tcPrChange>
          </w:tcPr>
          <w:p w14:paraId="64A0568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87F48" w:rsidRPr="007866A3" w14:paraId="24570B78" w14:textId="77777777" w:rsidTr="00401F78">
        <w:tc>
          <w:tcPr>
            <w:tcW w:w="2126" w:type="dxa"/>
            <w:tcPrChange w:id="55" w:author="J&amp;J" w:date="2015-05-02T17:40:00Z">
              <w:tcPr>
                <w:tcW w:w="2126" w:type="dxa"/>
                <w:shd w:val="clear" w:color="auto" w:fill="auto"/>
              </w:tcPr>
            </w:tcPrChange>
          </w:tcPr>
          <w:p w14:paraId="15A4C96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</w:t>
            </w:r>
          </w:p>
        </w:tc>
        <w:tc>
          <w:tcPr>
            <w:tcW w:w="404" w:type="dxa"/>
            <w:tcPrChange w:id="56" w:author="J&amp;J" w:date="2015-05-02T17:40:00Z">
              <w:tcPr>
                <w:tcW w:w="404" w:type="dxa"/>
                <w:shd w:val="clear" w:color="auto" w:fill="auto"/>
              </w:tcPr>
            </w:tcPrChange>
          </w:tcPr>
          <w:p w14:paraId="6DD002A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  <w:tcPrChange w:id="57" w:author="J&amp;J" w:date="2015-05-02T17:40:00Z">
              <w:tcPr>
                <w:tcW w:w="1156" w:type="dxa"/>
                <w:shd w:val="clear" w:color="auto" w:fill="auto"/>
              </w:tcPr>
            </w:tcPrChange>
          </w:tcPr>
          <w:p w14:paraId="6003D43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Imagen</w:t>
            </w:r>
          </w:p>
        </w:tc>
        <w:tc>
          <w:tcPr>
            <w:tcW w:w="425" w:type="dxa"/>
            <w:tcPrChange w:id="58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0DF1C19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  <w:tcPrChange w:id="59" w:author="J&amp;J" w:date="2015-05-02T17:40:00Z">
              <w:tcPr>
                <w:tcW w:w="1843" w:type="dxa"/>
                <w:shd w:val="clear" w:color="auto" w:fill="auto"/>
              </w:tcPr>
            </w:tcPrChange>
          </w:tcPr>
          <w:p w14:paraId="0E9B7AE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Documento</w:t>
            </w:r>
          </w:p>
        </w:tc>
        <w:tc>
          <w:tcPr>
            <w:tcW w:w="425" w:type="dxa"/>
            <w:tcPrChange w:id="60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7DC664E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  <w:tcPrChange w:id="61" w:author="J&amp;J" w:date="2015-05-02T17:40:00Z">
              <w:tcPr>
                <w:tcW w:w="1559" w:type="dxa"/>
                <w:tcBorders>
                  <w:bottom w:val="nil"/>
                  <w:right w:val="nil"/>
                </w:tcBorders>
                <w:shd w:val="clear" w:color="auto" w:fill="auto"/>
              </w:tcPr>
            </w:tcPrChange>
          </w:tcPr>
          <w:p w14:paraId="3F19D73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  <w:tcPrChange w:id="62" w:author="J&amp;J" w:date="2015-05-02T17:40:00Z">
              <w:tcPr>
                <w:tcW w:w="425" w:type="dxa"/>
                <w:tcBorders>
                  <w:left w:val="nil"/>
                  <w:bottom w:val="nil"/>
                  <w:right w:val="nil"/>
                </w:tcBorders>
                <w:shd w:val="clear" w:color="auto" w:fill="auto"/>
              </w:tcPr>
            </w:tcPrChange>
          </w:tcPr>
          <w:p w14:paraId="5D626F5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A5FB56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4BF6D8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Nivel del ejercicio, 1-Fácil, 2-Medio ó 3-Difícil</w:t>
      </w:r>
    </w:p>
    <w:p w14:paraId="3EDA0C4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t>2-Medio</w:t>
      </w:r>
    </w:p>
    <w:p w14:paraId="4E1665D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C4D1B8E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b/>
          <w:color w:val="000000"/>
          <w:sz w:val="18"/>
          <w:szCs w:val="18"/>
          <w:lang w:val="es-ES"/>
        </w:rPr>
        <w:t>FICHA DEL DOCENTE</w:t>
      </w:r>
    </w:p>
    <w:p w14:paraId="4526F080" w14:textId="77777777" w:rsidR="00A87F48" w:rsidRPr="007866A3" w:rsidRDefault="00A87F48" w:rsidP="00A87F48">
      <w:pPr>
        <w:rPr>
          <w:rFonts w:ascii="Arial" w:hAnsi="Arial" w:cs="Arial"/>
          <w:b/>
          <w:bCs/>
          <w:color w:val="000000"/>
          <w:sz w:val="18"/>
          <w:szCs w:val="18"/>
          <w:lang w:val="es-CO"/>
        </w:rPr>
      </w:pPr>
    </w:p>
    <w:p w14:paraId="01E53725" w14:textId="77777777" w:rsidR="00A87F48" w:rsidRPr="007866A3" w:rsidRDefault="00A87F48" w:rsidP="00A87F48">
      <w:pPr>
        <w:rPr>
          <w:rFonts w:ascii="Arial" w:hAnsi="Arial" w:cs="Arial"/>
          <w:b/>
          <w:bCs/>
          <w:color w:val="000000"/>
          <w:sz w:val="18"/>
          <w:szCs w:val="18"/>
          <w:lang w:val="es-CO"/>
        </w:rPr>
      </w:pPr>
      <w:r w:rsidRPr="007866A3">
        <w:rPr>
          <w:rFonts w:ascii="Arial" w:hAnsi="Arial" w:cs="Arial"/>
          <w:b/>
          <w:bCs/>
          <w:color w:val="000000"/>
          <w:sz w:val="18"/>
          <w:szCs w:val="18"/>
          <w:lang w:val="es-CO"/>
        </w:rPr>
        <w:t>Objetivo</w:t>
      </w:r>
    </w:p>
    <w:p w14:paraId="51813559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64E865EF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  <w:r w:rsidRPr="007866A3">
        <w:rPr>
          <w:rFonts w:ascii="Arial" w:hAnsi="Arial" w:cs="Arial"/>
          <w:bCs/>
          <w:color w:val="000000"/>
          <w:sz w:val="18"/>
          <w:szCs w:val="18"/>
          <w:lang w:val="es-CO"/>
        </w:rPr>
        <w:t>El recurso expone de forma clara y precisa los pasos para adicionar números enteros del mismo signo sobre la recta numérica.</w:t>
      </w:r>
    </w:p>
    <w:p w14:paraId="429B610F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</w:p>
    <w:p w14:paraId="5DE7511E" w14:textId="77777777" w:rsidR="00A87F48" w:rsidRPr="007866A3" w:rsidRDefault="00A87F48" w:rsidP="00A87F48">
      <w:pPr>
        <w:rPr>
          <w:rFonts w:ascii="Arial" w:hAnsi="Arial" w:cs="Arial"/>
          <w:b/>
          <w:bCs/>
          <w:color w:val="000000"/>
          <w:sz w:val="18"/>
          <w:szCs w:val="18"/>
          <w:lang w:val="es-CO"/>
        </w:rPr>
      </w:pPr>
      <w:r w:rsidRPr="007866A3">
        <w:rPr>
          <w:rFonts w:ascii="Arial" w:hAnsi="Arial" w:cs="Arial"/>
          <w:b/>
          <w:bCs/>
          <w:color w:val="000000"/>
          <w:sz w:val="18"/>
          <w:szCs w:val="18"/>
          <w:lang w:val="es-CO"/>
        </w:rPr>
        <w:t>Propuesta</w:t>
      </w:r>
    </w:p>
    <w:p w14:paraId="0E1FCF7B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</w:p>
    <w:p w14:paraId="75676484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  <w:r w:rsidRPr="007866A3">
        <w:rPr>
          <w:rFonts w:ascii="Arial" w:hAnsi="Arial" w:cs="Arial"/>
          <w:bCs/>
          <w:color w:val="000000"/>
          <w:sz w:val="18"/>
          <w:szCs w:val="18"/>
          <w:lang w:val="es-CO"/>
        </w:rPr>
        <w:t>Acercar al estudiante al proceso de adicionar números enteros del mismo signo con elementos geométricos como la recta numérica para identificar las características de la suma: ser positiva si ambos números son positivos y ser negativa si ambos números son negativos.</w:t>
      </w:r>
    </w:p>
    <w:p w14:paraId="1A881D0F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</w:p>
    <w:p w14:paraId="72CF7AB9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  <w:r w:rsidRPr="007866A3">
        <w:rPr>
          <w:rFonts w:ascii="Arial" w:hAnsi="Arial" w:cs="Arial"/>
          <w:bCs/>
          <w:color w:val="000000"/>
          <w:sz w:val="18"/>
          <w:szCs w:val="18"/>
          <w:lang w:val="es-CO"/>
        </w:rPr>
        <w:t xml:space="preserve">Con el uso de la recta numérica se permite a los estudiantes el reconocer y comprender el porqué de los signos al adicionar enteros del mismo signo; con ello se evita la memorización de reglas equívocas y </w:t>
      </w:r>
      <w:r w:rsidRPr="005255A8">
        <w:rPr>
          <w:rFonts w:ascii="Arial" w:hAnsi="Arial" w:cs="Arial"/>
          <w:bCs/>
          <w:color w:val="000000"/>
          <w:sz w:val="18"/>
          <w:szCs w:val="18"/>
          <w:lang w:val="es-CO"/>
        </w:rPr>
        <w:t xml:space="preserve">se aclara la distinción </w:t>
      </w:r>
      <w:r>
        <w:rPr>
          <w:rFonts w:ascii="Arial" w:hAnsi="Arial" w:cs="Arial"/>
          <w:bCs/>
          <w:color w:val="000000"/>
          <w:sz w:val="18"/>
          <w:szCs w:val="18"/>
          <w:lang w:val="es-CO"/>
        </w:rPr>
        <w:t>entre</w:t>
      </w:r>
      <w:r w:rsidRPr="007866A3">
        <w:rPr>
          <w:rFonts w:ascii="Arial" w:hAnsi="Arial" w:cs="Arial"/>
          <w:bCs/>
          <w:color w:val="000000"/>
          <w:sz w:val="18"/>
          <w:szCs w:val="18"/>
          <w:lang w:val="es-CO"/>
        </w:rPr>
        <w:t xml:space="preserve"> los procesos de adición y multiplicación cuando se aborde esta última operación.</w:t>
      </w:r>
    </w:p>
    <w:p w14:paraId="1CA406D7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</w:p>
    <w:p w14:paraId="5BA734DB" w14:textId="77777777" w:rsidR="00A87F48" w:rsidRPr="007866A3" w:rsidRDefault="00A87F48" w:rsidP="00A87F48">
      <w:pPr>
        <w:rPr>
          <w:rFonts w:ascii="Arial" w:hAnsi="Arial" w:cs="Arial"/>
          <w:b/>
          <w:bCs/>
          <w:color w:val="000000"/>
          <w:sz w:val="18"/>
          <w:szCs w:val="18"/>
        </w:rPr>
      </w:pPr>
      <w:r w:rsidRPr="007866A3">
        <w:rPr>
          <w:rFonts w:ascii="Arial" w:hAnsi="Arial" w:cs="Arial"/>
          <w:b/>
          <w:bCs/>
          <w:color w:val="000000"/>
          <w:sz w:val="18"/>
          <w:szCs w:val="18"/>
        </w:rPr>
        <w:t>Antes de la presentación</w:t>
      </w:r>
    </w:p>
    <w:p w14:paraId="38A38BBA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</w:p>
    <w:p w14:paraId="75343410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Refuerce la identificación de la ubicación en la recta numérica de cantidades que requieran de un punto de referencia como: deudas – ganancias, temperaturas, créditos – débitos, profundidad del mar – altitudes, etc.</w:t>
      </w:r>
    </w:p>
    <w:p w14:paraId="6EBE2D51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10DD5EA9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Con dichas situaciones elabore preguntas que impliquen la adición de cantidades del mismo signo, por ejemplo: si un</w:t>
      </w:r>
      <w:r>
        <w:rPr>
          <w:rFonts w:ascii="Arial" w:hAnsi="Arial" w:cs="Arial"/>
          <w:color w:val="000000"/>
          <w:sz w:val="18"/>
          <w:szCs w:val="18"/>
          <w:lang w:val="es-ES"/>
        </w:rPr>
        <w:t xml:space="preserve"> submarino está a 2000 m bajo el</w:t>
      </w:r>
      <w:r w:rsidRPr="005255A8">
        <w:rPr>
          <w:rFonts w:ascii="Arial" w:hAnsi="Arial" w:cs="Arial"/>
          <w:color w:val="000000"/>
          <w:sz w:val="18"/>
          <w:szCs w:val="18"/>
          <w:lang w:val="es-ES"/>
        </w:rPr>
        <w:t xml:space="preserve"> nivel del mar y se sumerge 500 m más, ¿a qué profundidad se encuentra?</w:t>
      </w:r>
    </w:p>
    <w:p w14:paraId="178531F8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6BDAAFE3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Con ello, afiance la necesidad de indicar el signo que precede a las cantidades.</w:t>
      </w:r>
    </w:p>
    <w:p w14:paraId="3F9A8B87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26E7A1D2" w14:textId="77777777" w:rsidR="00A87F48" w:rsidRPr="007866A3" w:rsidRDefault="00A87F48" w:rsidP="00A87F48">
      <w:pPr>
        <w:rPr>
          <w:rFonts w:ascii="Arial" w:hAnsi="Arial" w:cs="Arial"/>
          <w:b/>
          <w:bCs/>
          <w:color w:val="000000"/>
          <w:sz w:val="18"/>
          <w:szCs w:val="18"/>
        </w:rPr>
      </w:pPr>
      <w:r w:rsidRPr="007866A3">
        <w:rPr>
          <w:rFonts w:ascii="Arial" w:hAnsi="Arial" w:cs="Arial"/>
          <w:b/>
          <w:bCs/>
          <w:color w:val="000000"/>
          <w:sz w:val="18"/>
          <w:szCs w:val="18"/>
        </w:rPr>
        <w:t>Después de la presentación</w:t>
      </w:r>
    </w:p>
    <w:p w14:paraId="1F37BEB9" w14:textId="77777777" w:rsidR="00A87F48" w:rsidRPr="007866A3" w:rsidRDefault="00A87F48" w:rsidP="00A87F48">
      <w:pPr>
        <w:rPr>
          <w:rFonts w:ascii="Arial" w:hAnsi="Arial" w:cs="Arial"/>
          <w:b/>
          <w:bCs/>
          <w:color w:val="000000"/>
          <w:sz w:val="18"/>
          <w:szCs w:val="18"/>
        </w:rPr>
      </w:pPr>
    </w:p>
    <w:p w14:paraId="389C72FC" w14:textId="77777777" w:rsidR="00A87F48" w:rsidRPr="005255A8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bCs/>
          <w:color w:val="000000"/>
          <w:sz w:val="18"/>
          <w:szCs w:val="18"/>
          <w:lang w:val="es-ES"/>
        </w:rPr>
        <w:t>Solicite a los estudiantes plantear tres adiciones diferentes de números enteros positivos y tres adiciones de enteros negativos y que las representen en la recta numérica. Verifique que se comprenda el signo que debe poseer la suma de cantidades del mismo signo.</w:t>
      </w:r>
    </w:p>
    <w:p w14:paraId="64F3F4BA" w14:textId="77777777" w:rsidR="00A87F48" w:rsidRPr="005255A8" w:rsidRDefault="00A87F48" w:rsidP="00A87F48">
      <w:pPr>
        <w:rPr>
          <w:rFonts w:ascii="Arial" w:hAnsi="Arial" w:cs="Arial"/>
          <w:b/>
          <w:color w:val="000000"/>
          <w:sz w:val="18"/>
          <w:szCs w:val="18"/>
          <w:lang w:val="es-ES"/>
        </w:rPr>
      </w:pPr>
    </w:p>
    <w:p w14:paraId="7E0072D6" w14:textId="77777777" w:rsidR="00A87F48" w:rsidRPr="005255A8" w:rsidRDefault="00A87F48" w:rsidP="00A87F48">
      <w:pPr>
        <w:rPr>
          <w:rFonts w:ascii="Arial" w:hAnsi="Arial" w:cs="Arial"/>
          <w:b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b/>
          <w:color w:val="000000"/>
          <w:sz w:val="18"/>
          <w:szCs w:val="18"/>
          <w:lang w:val="es-ES"/>
        </w:rPr>
        <w:t>FICHA DEL ALUMNO</w:t>
      </w:r>
    </w:p>
    <w:p w14:paraId="724271D4" w14:textId="77777777" w:rsidR="00A87F48" w:rsidRPr="005255A8" w:rsidRDefault="00A87F48" w:rsidP="00A87F48">
      <w:pPr>
        <w:rPr>
          <w:rFonts w:ascii="Arial" w:hAnsi="Arial" w:cs="Arial"/>
          <w:b/>
          <w:color w:val="000000"/>
          <w:sz w:val="18"/>
          <w:szCs w:val="18"/>
          <w:lang w:val="es-ES"/>
        </w:rPr>
      </w:pPr>
    </w:p>
    <w:p w14:paraId="7A15B60B" w14:textId="77777777" w:rsidR="00A87F48" w:rsidRPr="005255A8" w:rsidRDefault="00A87F48" w:rsidP="00A87F48">
      <w:pPr>
        <w:rPr>
          <w:rFonts w:ascii="Arial" w:hAnsi="Arial" w:cs="Arial"/>
          <w:b/>
          <w:color w:val="000000"/>
          <w:sz w:val="18"/>
          <w:szCs w:val="18"/>
          <w:lang w:val="es-ES"/>
        </w:rPr>
      </w:pPr>
      <w:r>
        <w:rPr>
          <w:rFonts w:ascii="Arial" w:hAnsi="Arial" w:cs="Arial"/>
          <w:b/>
          <w:color w:val="000000"/>
          <w:sz w:val="18"/>
          <w:szCs w:val="18"/>
          <w:lang w:val="es-ES"/>
        </w:rPr>
        <w:t>La a</w:t>
      </w:r>
      <w:r w:rsidRPr="005255A8">
        <w:rPr>
          <w:rFonts w:ascii="Arial" w:hAnsi="Arial" w:cs="Arial"/>
          <w:b/>
          <w:color w:val="000000"/>
          <w:sz w:val="18"/>
          <w:szCs w:val="18"/>
          <w:lang w:val="es-ES"/>
        </w:rPr>
        <w:t>dición de números enteros del mismo signo</w:t>
      </w:r>
    </w:p>
    <w:p w14:paraId="2DF5B0B8" w14:textId="77777777" w:rsidR="00A87F48" w:rsidRPr="005255A8" w:rsidRDefault="00A87F48" w:rsidP="00A87F48">
      <w:pPr>
        <w:rPr>
          <w:rFonts w:ascii="Arial" w:hAnsi="Arial" w:cs="Arial"/>
          <w:b/>
          <w:color w:val="000000"/>
          <w:sz w:val="18"/>
          <w:szCs w:val="18"/>
          <w:lang w:val="es-ES"/>
        </w:rPr>
      </w:pPr>
    </w:p>
    <w:p w14:paraId="45894BE6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Representa en una recta numérica las siguientes adiciones:</w:t>
      </w:r>
    </w:p>
    <w:p w14:paraId="3F319437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6C0FDDC4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‒5 + (‒7)</w:t>
      </w:r>
    </w:p>
    <w:p w14:paraId="37BB9599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‒5 + (‒7) + (‒2)</w:t>
      </w:r>
    </w:p>
    <w:p w14:paraId="3266EFEA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‒5 + (‒7) + (‒2) + (‒1)</w:t>
      </w:r>
    </w:p>
    <w:p w14:paraId="320EBBFA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 xml:space="preserve">4 + 3 </w:t>
      </w:r>
    </w:p>
    <w:p w14:paraId="7A4E22BC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4 + 3 + 2</w:t>
      </w:r>
    </w:p>
    <w:p w14:paraId="229779FD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4 + 3 + 2 + 5</w:t>
      </w:r>
    </w:p>
    <w:p w14:paraId="282FA3C5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7 + 0</w:t>
      </w:r>
    </w:p>
    <w:p w14:paraId="46AA93A2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0 + 7</w:t>
      </w:r>
    </w:p>
    <w:p w14:paraId="18EE8A3E" w14:textId="77777777" w:rsidR="00A87F48" w:rsidRPr="007866A3" w:rsidRDefault="00A87F48" w:rsidP="00A87F48">
      <w:pPr>
        <w:rPr>
          <w:rFonts w:ascii="Arial" w:hAnsi="Arial" w:cs="Arial"/>
          <w:sz w:val="18"/>
          <w:szCs w:val="18"/>
        </w:rPr>
      </w:pPr>
    </w:p>
    <w:p w14:paraId="123A1E94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Ahora reflexiona sobre las características de la suma de números enteros del mismo signo a través de los siguientes interrogantes:</w:t>
      </w:r>
    </w:p>
    <w:p w14:paraId="5AB3D421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3FDDD0F4" w14:textId="77777777" w:rsidR="00A87F48" w:rsidRPr="005255A8" w:rsidRDefault="00A87F48" w:rsidP="00A87F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dos números enteros negativos ¿el resultado es negativo o positivo?</w:t>
      </w:r>
    </w:p>
    <w:p w14:paraId="3BA5E7C0" w14:textId="77777777" w:rsidR="00A87F48" w:rsidRPr="005255A8" w:rsidRDefault="00A87F48" w:rsidP="00A87F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dos números enteros positivos ¿el resultado es negativo o positivo?</w:t>
      </w:r>
    </w:p>
    <w:p w14:paraId="66B872AF" w14:textId="77777777" w:rsidR="00A87F48" w:rsidRPr="005255A8" w:rsidRDefault="00A87F48" w:rsidP="00A87F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tres números enteros negativos ¿el resultado es negativo o positivo?</w:t>
      </w:r>
    </w:p>
    <w:p w14:paraId="4D149DC8" w14:textId="77777777" w:rsidR="00A87F48" w:rsidRPr="005255A8" w:rsidRDefault="00A87F48" w:rsidP="00A87F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tres números enteros positivos ¿el resultado es negativo o positivo?</w:t>
      </w:r>
    </w:p>
    <w:p w14:paraId="2AF5E550" w14:textId="77777777" w:rsidR="00A87F48" w:rsidRPr="005255A8" w:rsidRDefault="00A87F48" w:rsidP="00A87F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más de tres números enteros negativos ¿el resultado es negativo o positivo?</w:t>
      </w:r>
    </w:p>
    <w:p w14:paraId="366AF7DE" w14:textId="77777777" w:rsidR="00A87F48" w:rsidRPr="005255A8" w:rsidRDefault="00A87F48" w:rsidP="00A87F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más de tres números enteros positivos ¿el resultado es negativo o positivo?</w:t>
      </w:r>
    </w:p>
    <w:p w14:paraId="40B3D644" w14:textId="77777777" w:rsidR="00A87F48" w:rsidRPr="005255A8" w:rsidRDefault="00A87F48" w:rsidP="00A87F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Al adicionar un número entero positivo con cero ¿cuál es el resultado?</w:t>
      </w:r>
    </w:p>
    <w:p w14:paraId="4E2FC7A4" w14:textId="77777777" w:rsidR="00A87F48" w:rsidRPr="007866A3" w:rsidRDefault="00A87F48" w:rsidP="00A87F48">
      <w:pPr>
        <w:pStyle w:val="Normal1"/>
        <w:rPr>
          <w:rFonts w:ascii="Arial" w:hAnsi="Arial" w:cs="Arial"/>
          <w:b/>
          <w:sz w:val="18"/>
          <w:szCs w:val="18"/>
        </w:rPr>
      </w:pPr>
      <w:r w:rsidRPr="007866A3">
        <w:rPr>
          <w:rFonts w:ascii="Arial" w:hAnsi="Arial" w:cs="Arial"/>
          <w:b/>
          <w:sz w:val="18"/>
          <w:szCs w:val="18"/>
        </w:rPr>
        <w:t>DESCRIPCIONES DEL RECURSO</w:t>
      </w:r>
    </w:p>
    <w:p w14:paraId="1A0ACFB9" w14:textId="77777777" w:rsidR="00A87F48" w:rsidRPr="007866A3" w:rsidRDefault="00A87F48" w:rsidP="00A87F48">
      <w:pPr>
        <w:rPr>
          <w:rFonts w:ascii="Arial" w:eastAsia="Times New Roman" w:hAnsi="Arial" w:cs="Arial"/>
          <w:sz w:val="18"/>
          <w:szCs w:val="18"/>
          <w:lang w:val="es-CO" w:eastAsia="es-CO"/>
        </w:rPr>
      </w:pPr>
      <w:r w:rsidRPr="007866A3">
        <w:rPr>
          <w:rFonts w:ascii="Arial" w:eastAsia="Times New Roman" w:hAnsi="Arial" w:cs="Arial"/>
          <w:sz w:val="18"/>
          <w:szCs w:val="18"/>
          <w:lang w:val="es-CO" w:eastAsia="es-CO"/>
        </w:rPr>
        <w:t>Tiempo: 30 minutos</w:t>
      </w:r>
    </w:p>
    <w:p w14:paraId="2BCFAA53" w14:textId="77777777" w:rsidR="00A87F48" w:rsidRPr="007866A3" w:rsidRDefault="00A87F48" w:rsidP="00A87F48">
      <w:pPr>
        <w:rPr>
          <w:rFonts w:ascii="Arial" w:eastAsia="Times New Roman" w:hAnsi="Arial" w:cs="Arial"/>
          <w:sz w:val="18"/>
          <w:szCs w:val="18"/>
          <w:lang w:val="es-CO" w:eastAsia="es-CO"/>
        </w:rPr>
      </w:pPr>
      <w:r w:rsidRPr="007866A3">
        <w:rPr>
          <w:rFonts w:ascii="Arial" w:eastAsia="Times New Roman" w:hAnsi="Arial" w:cs="Arial"/>
          <w:sz w:val="18"/>
          <w:szCs w:val="18"/>
          <w:lang w:val="es-CO" w:eastAsia="es-CO"/>
        </w:rPr>
        <w:t>Modalidad: Animación</w:t>
      </w:r>
    </w:p>
    <w:p w14:paraId="58C5FBE1" w14:textId="77777777" w:rsidR="00A87F48" w:rsidRPr="007866A3" w:rsidRDefault="00A87F48" w:rsidP="00A87F48">
      <w:pPr>
        <w:rPr>
          <w:rFonts w:ascii="Arial" w:eastAsia="Times New Roman" w:hAnsi="Arial" w:cs="Arial"/>
          <w:sz w:val="18"/>
          <w:szCs w:val="18"/>
          <w:lang w:val="es-CO" w:eastAsia="es-CO"/>
        </w:rPr>
      </w:pPr>
      <w:r w:rsidRPr="007866A3">
        <w:rPr>
          <w:rFonts w:ascii="Arial" w:eastAsia="Times New Roman" w:hAnsi="Arial" w:cs="Arial"/>
          <w:sz w:val="18"/>
          <w:szCs w:val="18"/>
          <w:lang w:val="es-CO" w:eastAsia="es-CO"/>
        </w:rPr>
        <w:t xml:space="preserve">Tipo de recurso: Exposición </w:t>
      </w:r>
    </w:p>
    <w:p w14:paraId="3E5CDCC0" w14:textId="77777777" w:rsidR="00A87F48" w:rsidRPr="007866A3" w:rsidRDefault="00A87F48" w:rsidP="00A87F48">
      <w:pPr>
        <w:rPr>
          <w:rFonts w:ascii="Arial" w:eastAsia="Times New Roman" w:hAnsi="Arial" w:cs="Arial"/>
          <w:sz w:val="18"/>
          <w:szCs w:val="18"/>
          <w:lang w:val="es-CO" w:eastAsia="es-CO"/>
        </w:rPr>
      </w:pPr>
      <w:r w:rsidRPr="007866A3">
        <w:rPr>
          <w:rFonts w:ascii="Arial" w:eastAsia="Times New Roman" w:hAnsi="Arial" w:cs="Arial"/>
          <w:sz w:val="18"/>
          <w:szCs w:val="18"/>
          <w:lang w:val="es-CO" w:eastAsia="es-CO"/>
        </w:rPr>
        <w:t>Competencia: Competencia para aprender a aprender</w:t>
      </w:r>
    </w:p>
    <w:p w14:paraId="0B8D8ED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0AC8BF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6826ABC" w14:textId="77777777" w:rsidR="00A87F48" w:rsidRPr="007866A3" w:rsidRDefault="00A87F48" w:rsidP="00A87F48">
      <w:pPr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DATOS DEL INTERACTIVO</w:t>
      </w:r>
    </w:p>
    <w:p w14:paraId="54456644" w14:textId="77777777" w:rsidR="00A87F48" w:rsidRPr="007866A3" w:rsidRDefault="00A87F48" w:rsidP="00A87F48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057132D9" w14:textId="77777777" w:rsidR="00A87F48" w:rsidRPr="007866A3" w:rsidRDefault="00A87F48" w:rsidP="00A87F48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62B850C6" w14:textId="77777777" w:rsidR="00A87F48" w:rsidRPr="007866A3" w:rsidRDefault="00A87F48" w:rsidP="00A87F48">
      <w:pPr>
        <w:rPr>
          <w:rFonts w:ascii="Arial" w:hAnsi="Arial" w:cs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63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3256"/>
        <w:gridCol w:w="708"/>
        <w:tblGridChange w:id="64">
          <w:tblGrid>
            <w:gridCol w:w="3256"/>
            <w:gridCol w:w="708"/>
          </w:tblGrid>
        </w:tblGridChange>
      </w:tblGrid>
      <w:tr w:rsidR="00A87F48" w:rsidRPr="007866A3" w14:paraId="07F08FB3" w14:textId="77777777" w:rsidTr="00401F78">
        <w:tc>
          <w:tcPr>
            <w:tcW w:w="3964" w:type="dxa"/>
            <w:gridSpan w:val="2"/>
            <w:tcPrChange w:id="65" w:author="J&amp;J" w:date="2015-05-02T17:40:00Z">
              <w:tcPr>
                <w:tcW w:w="3964" w:type="dxa"/>
                <w:gridSpan w:val="2"/>
                <w:shd w:val="clear" w:color="auto" w:fill="auto"/>
              </w:tcPr>
            </w:tcPrChange>
          </w:tcPr>
          <w:p w14:paraId="53FFA0A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Color de fondo de la presentación</w:t>
            </w:r>
          </w:p>
          <w:p w14:paraId="10C2457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(Marque solo una)</w:t>
            </w:r>
          </w:p>
        </w:tc>
      </w:tr>
      <w:tr w:rsidR="00A87F48" w:rsidRPr="007866A3" w14:paraId="25C82DD2" w14:textId="77777777" w:rsidTr="00401F78">
        <w:tc>
          <w:tcPr>
            <w:tcW w:w="3256" w:type="dxa"/>
            <w:vAlign w:val="center"/>
            <w:tcPrChange w:id="66" w:author="J&amp;J" w:date="2015-05-02T17:40:00Z">
              <w:tcPr>
                <w:tcW w:w="3256" w:type="dxa"/>
                <w:shd w:val="clear" w:color="auto" w:fill="auto"/>
                <w:vAlign w:val="center"/>
              </w:tcPr>
            </w:tcPrChange>
          </w:tcPr>
          <w:p w14:paraId="32C57DDA" w14:textId="77777777" w:rsidR="00A87F48" w:rsidRPr="007866A3" w:rsidRDefault="00A87F48" w:rsidP="00401F78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Fondo blanco</w:t>
            </w:r>
          </w:p>
        </w:tc>
        <w:tc>
          <w:tcPr>
            <w:tcW w:w="708" w:type="dxa"/>
            <w:tcPrChange w:id="67" w:author="J&amp;J" w:date="2015-05-02T17:40:00Z">
              <w:tcPr>
                <w:tcW w:w="708" w:type="dxa"/>
                <w:shd w:val="clear" w:color="auto" w:fill="auto"/>
              </w:tcPr>
            </w:tcPrChange>
          </w:tcPr>
          <w:p w14:paraId="5D79D408" w14:textId="77777777" w:rsidR="00A87F48" w:rsidRPr="007866A3" w:rsidRDefault="00A87F48" w:rsidP="00401F78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del w:id="68" w:author="J&amp;J" w:date="2015-05-02T17:40:00Z">
              <w:r w:rsidRPr="000D241A">
                <w:rPr>
                  <w:rFonts w:ascii="Segoe UI Symbol" w:eastAsia="MS Gothic" w:hAnsi="Segoe UI Symbol" w:cs="Segoe UI Symbol"/>
                  <w:b/>
                  <w:sz w:val="18"/>
                  <w:szCs w:val="18"/>
                  <w:lang w:val="es-ES_tradnl"/>
                </w:rPr>
                <w:delText>☒</w:delText>
              </w:r>
            </w:del>
            <w:customXmlInsRangeStart w:id="69" w:author="J&amp;J" w:date="2015-05-02T17:40:00Z"/>
            <w:sdt>
              <w:sdtPr>
                <w:rPr>
                  <w:rFonts w:ascii="Arial" w:hAnsi="Arial" w:cs="Arial"/>
                  <w:b/>
                  <w:sz w:val="18"/>
                  <w:szCs w:val="18"/>
                  <w:lang w:val="es-ES_tradnl"/>
                </w:rPr>
                <w:id w:val="158109546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customXmlInsRangeEnd w:id="69"/>
                <w:ins w:id="70" w:author="J&amp;J" w:date="2015-05-02T17:40:00Z">
                  <w:r w:rsidRPr="007866A3">
                    <w:rPr>
                      <w:rFonts w:ascii="Segoe UI Symbol" w:eastAsia="MS Gothic" w:hAnsi="Segoe UI Symbol" w:cs="Segoe UI Symbol"/>
                      <w:b/>
                      <w:sz w:val="18"/>
                      <w:szCs w:val="18"/>
                      <w:lang w:val="es-ES_tradnl"/>
                    </w:rPr>
                    <w:t>☒</w:t>
                  </w:r>
                </w:ins>
                <w:customXmlInsRangeStart w:id="71" w:author="J&amp;J" w:date="2015-05-02T17:40:00Z"/>
              </w:sdtContent>
            </w:sdt>
            <w:customXmlInsRangeEnd w:id="71"/>
          </w:p>
        </w:tc>
      </w:tr>
      <w:tr w:rsidR="00A87F48" w:rsidRPr="007866A3" w14:paraId="21415602" w14:textId="77777777" w:rsidTr="00401F78">
        <w:tc>
          <w:tcPr>
            <w:tcW w:w="3256" w:type="dxa"/>
            <w:vAlign w:val="center"/>
            <w:tcPrChange w:id="72" w:author="J&amp;J" w:date="2015-05-02T17:40:00Z">
              <w:tcPr>
                <w:tcW w:w="3256" w:type="dxa"/>
                <w:shd w:val="clear" w:color="auto" w:fill="auto"/>
                <w:vAlign w:val="center"/>
              </w:tcPr>
            </w:tcPrChange>
          </w:tcPr>
          <w:p w14:paraId="0B928EE2" w14:textId="77777777" w:rsidR="00A87F48" w:rsidRPr="007866A3" w:rsidRDefault="00A87F48" w:rsidP="00401F78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Fondo negro</w:t>
            </w:r>
          </w:p>
        </w:tc>
        <w:tc>
          <w:tcPr>
            <w:tcW w:w="708" w:type="dxa"/>
            <w:tcPrChange w:id="73" w:author="J&amp;J" w:date="2015-05-02T17:40:00Z">
              <w:tcPr>
                <w:tcW w:w="708" w:type="dxa"/>
                <w:shd w:val="clear" w:color="auto" w:fill="auto"/>
              </w:tcPr>
            </w:tcPrChange>
          </w:tcPr>
          <w:p w14:paraId="1080336B" w14:textId="77777777" w:rsidR="00A87F48" w:rsidRPr="007866A3" w:rsidRDefault="00A87F48" w:rsidP="00401F78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del w:id="74" w:author="J&amp;J" w:date="2015-05-02T17:40:00Z">
              <w:r w:rsidRPr="000D241A">
                <w:rPr>
                  <w:rFonts w:ascii="Segoe UI Symbol" w:eastAsia="MS Gothic" w:hAnsi="Segoe UI Symbol" w:cs="Segoe UI Symbol"/>
                  <w:b/>
                  <w:sz w:val="18"/>
                  <w:szCs w:val="18"/>
                  <w:lang w:val="es-ES_tradnl"/>
                </w:rPr>
                <w:delText>☐</w:delText>
              </w:r>
            </w:del>
            <w:customXmlInsRangeStart w:id="75" w:author="J&amp;J" w:date="2015-05-02T17:40:00Z"/>
            <w:sdt>
              <w:sdtPr>
                <w:rPr>
                  <w:rFonts w:ascii="Arial" w:hAnsi="Arial" w:cs="Arial"/>
                  <w:b/>
                  <w:sz w:val="18"/>
                  <w:szCs w:val="18"/>
                  <w:lang w:val="es-ES_tradnl"/>
                </w:rPr>
                <w:id w:val="-17989526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customXmlInsRangeEnd w:id="75"/>
                <w:ins w:id="76" w:author="J&amp;J" w:date="2015-05-02T17:40:00Z">
                  <w:r w:rsidRPr="007866A3">
                    <w:rPr>
                      <w:rFonts w:ascii="Segoe UI Symbol" w:eastAsia="MS Gothic" w:hAnsi="Segoe UI Symbol" w:cs="Segoe UI Symbol"/>
                      <w:b/>
                      <w:sz w:val="18"/>
                      <w:szCs w:val="18"/>
                      <w:lang w:val="es-ES_tradnl"/>
                    </w:rPr>
                    <w:t>☐</w:t>
                  </w:r>
                </w:ins>
                <w:customXmlInsRangeStart w:id="77" w:author="J&amp;J" w:date="2015-05-02T17:40:00Z"/>
              </w:sdtContent>
            </w:sdt>
            <w:customXmlInsRangeEnd w:id="77"/>
          </w:p>
        </w:tc>
      </w:tr>
    </w:tbl>
    <w:p w14:paraId="628D3ECD" w14:textId="77777777" w:rsidR="00A87F48" w:rsidRPr="007866A3" w:rsidRDefault="00A87F48" w:rsidP="00A87F48">
      <w:pPr>
        <w:rPr>
          <w:rFonts w:ascii="Arial" w:hAnsi="Arial" w:cs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78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3256"/>
        <w:gridCol w:w="708"/>
        <w:tblGridChange w:id="79">
          <w:tblGrid>
            <w:gridCol w:w="3256"/>
            <w:gridCol w:w="708"/>
          </w:tblGrid>
        </w:tblGridChange>
      </w:tblGrid>
      <w:tr w:rsidR="00A87F48" w:rsidRPr="007866A3" w14:paraId="6AC6943C" w14:textId="77777777" w:rsidTr="00401F78">
        <w:tc>
          <w:tcPr>
            <w:tcW w:w="3256" w:type="dxa"/>
            <w:tcPrChange w:id="80" w:author="J&amp;J" w:date="2015-05-02T17:40:00Z">
              <w:tcPr>
                <w:tcW w:w="3256" w:type="dxa"/>
                <w:shd w:val="clear" w:color="auto" w:fill="auto"/>
              </w:tcPr>
            </w:tcPrChange>
          </w:tcPr>
          <w:p w14:paraId="5FAF2187" w14:textId="77777777" w:rsidR="00A87F48" w:rsidRPr="007866A3" w:rsidRDefault="00A87F48" w:rsidP="00401F78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Número de diapositivas</w:t>
            </w:r>
          </w:p>
        </w:tc>
        <w:tc>
          <w:tcPr>
            <w:tcW w:w="708" w:type="dxa"/>
            <w:tcPrChange w:id="81" w:author="J&amp;J" w:date="2015-05-02T17:40:00Z">
              <w:tcPr>
                <w:tcW w:w="708" w:type="dxa"/>
                <w:shd w:val="clear" w:color="auto" w:fill="auto"/>
              </w:tcPr>
            </w:tcPrChange>
          </w:tcPr>
          <w:p w14:paraId="5CA616D3" w14:textId="77777777" w:rsidR="00A87F48" w:rsidRPr="007866A3" w:rsidRDefault="00A87F48" w:rsidP="00401F78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31</w:t>
            </w:r>
          </w:p>
        </w:tc>
      </w:tr>
    </w:tbl>
    <w:p w14:paraId="5F31BE1A" w14:textId="77777777" w:rsidR="00A87F48" w:rsidRPr="007866A3" w:rsidRDefault="00A87F48" w:rsidP="00A87F48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1256D27A" w14:textId="77777777" w:rsidR="00A87F48" w:rsidRPr="007866A3" w:rsidRDefault="00A87F48" w:rsidP="00A87F48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27D53C6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br w:type="page"/>
      </w:r>
      <w:r w:rsidRPr="007866A3">
        <w:rPr>
          <w:rFonts w:ascii="Arial" w:hAnsi="Arial" w:cs="Arial"/>
          <w:sz w:val="18"/>
          <w:szCs w:val="18"/>
          <w:lang w:val="es-ES_tradnl"/>
        </w:rPr>
        <w:lastRenderedPageBreak/>
        <w:t>Diapositiva 1: al dar clic sobre adición de números enteros negativos, se va a la diapositiva 2. Si se da clic en adición de números enteros positivos se va a la diapositiva 18.</w:t>
      </w:r>
    </w:p>
    <w:p w14:paraId="3A7C24F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7A241B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6BFCF3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77E351E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</w:t>
      </w:r>
    </w:p>
    <w:p w14:paraId="3FC8B78F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236C5F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A544B9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6EE5FEE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8700211" w14:textId="322D0FBF" w:rsidR="00A87F48" w:rsidRPr="007866A3" w:rsidRDefault="00A87F48" w:rsidP="00A87F48">
      <w:pPr>
        <w:rPr>
          <w:del w:id="82" w:author="J&amp;J" w:date="2015-05-02T17:40:00Z"/>
          <w:rFonts w:ascii="Arial" w:hAnsi="Arial" w:cs="Arial"/>
          <w:sz w:val="18"/>
          <w:szCs w:val="18"/>
          <w:lang w:val="es-ES_tradnl"/>
        </w:rPr>
      </w:pPr>
      <w:del w:id="83" w:author="J&amp;J" w:date="2015-05-02T17:40:00Z">
        <w:r w:rsidRPr="000D241A">
          <w:rPr>
            <w:rFonts w:ascii="Times New Roman" w:hAnsi="Times New Roman"/>
            <w:noProof/>
            <w:lang w:val="es-CO" w:eastAsia="es-CO"/>
            <w:rPrChange w:id="84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207C6BDC" wp14:editId="0EB0DD78">
              <wp:extent cx="4657725" cy="2019300"/>
              <wp:effectExtent l="0" t="0" r="9525" b="0"/>
              <wp:docPr id="621" name="Imagen 6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39"/>
                      <pic:cNvPicPr>
                        <a:picLocks noChangeAspect="1" noChangeArrowheads="1"/>
                      </pic:cNvPicPr>
                    </pic:nvPicPr>
                    <pic:blipFill>
                      <a:blip r:embed="rId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57725" cy="2019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C0BF142" w14:textId="77777777" w:rsidR="00A87F48" w:rsidRPr="007866A3" w:rsidRDefault="00A87F48" w:rsidP="00A87F48">
      <w:pPr>
        <w:rPr>
          <w:ins w:id="85" w:author="J&amp;J" w:date="2015-05-02T17:40:00Z"/>
          <w:rFonts w:ascii="Arial" w:hAnsi="Arial" w:cs="Arial"/>
          <w:sz w:val="18"/>
          <w:szCs w:val="18"/>
          <w:lang w:val="es-ES_tradnl"/>
        </w:rPr>
      </w:pPr>
      <w:ins w:id="86" w:author="J&amp;J" w:date="2015-05-02T17:40:00Z">
        <w:r w:rsidRPr="00284C5A">
          <w:rPr>
            <w:rFonts w:ascii="Times New Roman" w:hAnsi="Times New Roman" w:cs="Times New Roman"/>
            <w:noProof/>
            <w:lang w:val="es-CO" w:eastAsia="es-CO"/>
            <w:rPrChange w:id="87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4B170F1" wp14:editId="0646C3A4">
              <wp:extent cx="4654818" cy="2019300"/>
              <wp:effectExtent l="0" t="0" r="0" b="0"/>
              <wp:docPr id="39" name="Imagen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59836" cy="202147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1335BD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A56883E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4B57D2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CN_08_03_REC10_IMG01)</w:t>
      </w:r>
    </w:p>
    <w:p w14:paraId="518F233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t>MA_07_02_REC_10</w:t>
      </w:r>
    </w:p>
    <w:p w14:paraId="7B46AF4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1BEF66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5FFD5D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88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89">
          <w:tblGrid>
            <w:gridCol w:w="1129"/>
            <w:gridCol w:w="5670"/>
            <w:gridCol w:w="2823"/>
          </w:tblGrid>
        </w:tblGridChange>
      </w:tblGrid>
      <w:tr w:rsidR="00A87F48" w:rsidRPr="007866A3" w14:paraId="3D5DE1B0" w14:textId="77777777" w:rsidTr="00401F78">
        <w:tc>
          <w:tcPr>
            <w:tcW w:w="9622" w:type="dxa"/>
            <w:gridSpan w:val="3"/>
            <w:tcPrChange w:id="90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2BC503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76B12DF7" w14:textId="77777777" w:rsidTr="00401F78">
        <w:tc>
          <w:tcPr>
            <w:tcW w:w="1129" w:type="dxa"/>
            <w:tcPrChange w:id="9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5A7EE15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9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66590F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9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1773EC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38AE3B0" w14:textId="77777777" w:rsidTr="00401F78">
        <w:tc>
          <w:tcPr>
            <w:tcW w:w="1129" w:type="dxa"/>
            <w:tcPrChange w:id="9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63D415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9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7013E2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9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5BA9FA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97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98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302261962"/>
                <w:placeholder>
                  <w:docPart w:val="9AAA880AB59144B4A1F8365B37D47AD5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98"/>
                <w:ins w:id="99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00" w:author="J&amp;J" w:date="2015-05-02T17:40:00Z"/>
              </w:sdtContent>
            </w:sdt>
            <w:customXmlInsRangeEnd w:id="100"/>
          </w:p>
        </w:tc>
      </w:tr>
      <w:tr w:rsidR="00A87F48" w:rsidRPr="007866A3" w14:paraId="2CF46934" w14:textId="77777777" w:rsidTr="00401F78">
        <w:tc>
          <w:tcPr>
            <w:tcW w:w="1129" w:type="dxa"/>
            <w:tcPrChange w:id="10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24DCEF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0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E09FFD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0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0A8F60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0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0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832033152"/>
                <w:placeholder>
                  <w:docPart w:val="665EE15C6AE841A5B0F93FB6E37DFFC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05"/>
                <w:ins w:id="10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07" w:author="J&amp;J" w:date="2015-05-02T17:40:00Z"/>
              </w:sdtContent>
            </w:sdt>
            <w:customXmlInsRangeEnd w:id="107"/>
          </w:p>
        </w:tc>
      </w:tr>
      <w:tr w:rsidR="00A87F48" w:rsidRPr="007866A3" w14:paraId="500A4EBD" w14:textId="77777777" w:rsidTr="00401F78">
        <w:tc>
          <w:tcPr>
            <w:tcW w:w="1129" w:type="dxa"/>
            <w:tcPrChange w:id="10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774BBD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0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458148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1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21879E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1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1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861705062"/>
                <w:placeholder>
                  <w:docPart w:val="95B09DBF218848EAA70509038B6EF3B0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12"/>
                <w:ins w:id="11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14" w:author="J&amp;J" w:date="2015-05-02T17:40:00Z"/>
              </w:sdtContent>
            </w:sdt>
            <w:customXmlInsRangeEnd w:id="114"/>
          </w:p>
        </w:tc>
      </w:tr>
      <w:tr w:rsidR="00A87F48" w:rsidRPr="005255A8" w14:paraId="266DF28D" w14:textId="77777777" w:rsidTr="00401F78">
        <w:tc>
          <w:tcPr>
            <w:tcW w:w="9622" w:type="dxa"/>
            <w:gridSpan w:val="3"/>
            <w:tcPrChange w:id="115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367B9A1A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ED3B16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A4ACEEE" w14:textId="5A1EE656" w:rsidR="00A87F48" w:rsidRPr="000D241A" w:rsidRDefault="00A87F48" w:rsidP="00401F78">
            <w:pPr>
              <w:rPr>
                <w:del w:id="116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17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2032" behindDoc="0" locked="0" layoutInCell="1" allowOverlap="1" wp14:anchorId="21373B96" wp14:editId="490B85F5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948" name="Grupo 948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949" name="Rectángulo 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80ACAE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116B98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FD8B0C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01E33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E7660A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E672FA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9AED1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8718C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2CF2AD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21373B96" id="Grupo 948" o:spid="_x0000_s1026" style="position:absolute;margin-left:63.15pt;margin-top:1.1pt;width:351.75pt;height:103.2pt;z-index:25169203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">
                        <v:rect id="Rectángulo 1" o:spid="_x0000_s102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UIOMQA&#10;AADcAAAADwAAAGRycy9kb3ducmV2LnhtbESPS2/CMBCE70j9D9ZW6g2cogpBikEtLY8rD/W8jbdJ&#10;1Hid2IYk/x4jIXEczcw3mvmyM5W4kPOlZQWvowQEcWZ1ybmC03E9nILwAVljZZkU9ORhuXgazDHV&#10;tuU9XQ4hFxHCPkUFRQh1KqXPCjLoR7Ymjt6fdQZDlC6X2mEb4aaS4ySZSIMlx4UCa1oVlP0fzkbB&#10;eO3K4/dn41dffUO/2/6naacbpV6eu493EIG68Ajf2zutYPY2g9uZe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1CDjEAAAA3AAAAA8AAAAAAAAAAAAAAAAAmAIAAGRycy9k&#10;b3ducmV2LnhtbFBLBQYAAAAABAAEAPUAAACJAwAAAAA=&#10;" fillcolor="window" strokecolor="#4a7ebb"/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1pzsEA&#10;AADcAAAADwAAAGRycy9kb3ducmV2LnhtbERPz2vCMBS+D/wfwhN2WxNFx9qZFnEIOylzOtjt0Tzb&#10;sualNJmt/705CB4/vt+rYrStuFDvG8caZokCQVw603Cl4fi9fXkD4QOywdYxabiShyKfPK0wM27g&#10;L7ocQiViCPsMNdQhdJmUvqzJok9cRxy5s+sthgj7SpoehxhuWzlX6lVabDg21NjRpqby7/BvNZx2&#10;59+fhdpXH3bZDW5Ukm0qtX6ejut3EIHG8BDf3Z9GQ7qM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9ac7BAAAA3AAAAA8AAAAAAAAAAAAAAAAAmAIAAGRycy9kb3du&#10;cmV2LnhtbFBLBQYAAAAABAAEAPUAAACGAwAAAAA=&#10;" filled="f" stroked="f">
                          <v:textbox>
                            <w:txbxContent>
                              <w:p w14:paraId="680ACAE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2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HMV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8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HMVcMAAADcAAAADwAAAAAAAAAAAAAAAACYAgAAZHJzL2Rv&#10;d25yZXYueG1sUEsFBgAAAAAEAAQA9QAAAIgDAAAAAA==&#10;" filled="f" stroked="f">
                          <v:textbox>
                            <w:txbxContent>
                              <w:p w14:paraId="0116B98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3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NSI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zpZ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jUiLEAAAA3AAAAA8AAAAAAAAAAAAAAAAAmAIAAGRycy9k&#10;b3ducmV2LnhtbFBLBQYAAAAABAAEAPUAAACJAwAAAAA=&#10;" filled="f" stroked="f">
                          <v:textbox>
                            <w:txbxContent>
                              <w:p w14:paraId="5FD8B0C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3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/3u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1fwF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v97nEAAAA3AAAAA8AAAAAAAAAAAAAAAAAmAIAAGRycy9k&#10;b3ducmV2LnhtbFBLBQYAAAAABAAEAPUAAACJAwAAAAA=&#10;" filled="f" stroked="f">
                          <v:textbox>
                            <w:txbxContent>
                              <w:p w14:paraId="1701E33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3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Zvzc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peAS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ZvzcMAAADcAAAADwAAAAAAAAAAAAAAAACYAgAAZHJzL2Rv&#10;d25yZXYueG1sUEsFBgAAAAAEAAQA9QAAAIgDAAAAAA==&#10;" filled="f" stroked="f">
                          <v:textbox>
                            <w:txbxContent>
                              <w:p w14:paraId="3E7660A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3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rKVs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wyJJ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KylbEAAAA3AAAAA8AAAAAAAAAAAAAAAAAmAIAAGRycy9k&#10;b3ducmV2LnhtbFBLBQYAAAAABAAEAPUAAACJAwAAAAA=&#10;" filled="f" stroked="f">
                          <v:textbox>
                            <w:txbxContent>
                              <w:p w14:paraId="5E672FA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3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UIc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Yt5A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YVCHEAAAA3AAAAA8AAAAAAAAAAAAAAAAAmAIAAGRycy9k&#10;b3ducmV2LnhtbFBLBQYAAAAABAAEAPUAAACJAwAAAAA=&#10;" filled="f" stroked="f">
                          <v:textbox>
                            <w:txbxContent>
                              <w:p w14:paraId="379AED1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3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Txus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Ewm3zA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TxusMAAADcAAAADwAAAAAAAAAAAAAAAACYAgAAZHJzL2Rv&#10;d25yZXYueG1sUEsFBgAAAAAEAAQA9QAAAIgDAAAAAA==&#10;" filled="f" stroked="f">
                          <v:textbox>
                            <w:txbxContent>
                              <w:p w14:paraId="4D8718C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3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tlyMEA&#10;AADcAAAADwAAAGRycy9kb3ducmV2LnhtbERPz2vCMBS+D/wfwhN2WxNFx9qZFnEIOylzOtjt0Tzb&#10;sualNJmt/705CB4/vt+rYrStuFDvG8caZokCQVw603Cl4fi9fXkD4QOywdYxabiShyKfPK0wM27g&#10;L7ocQiViCPsMNdQhdJmUvqzJok9cRxy5s+sthgj7SpoehxhuWzlX6lVabDg21NjRpqby7/BvNZx2&#10;59+fhdpXH3bZDW5Ukm0qtX6ejut3EIHG8BDf3Z9GQ7qM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LZcjBAAAA3AAAAA8AAAAAAAAAAAAAAAAAmAIAAGRycy9kb3du&#10;cmV2LnhtbFBLBQYAAAAABAAEAPUAAACGAwAAAAA=&#10;" filled="f" stroked="f">
                          <v:textbox>
                            <w:txbxContent>
                              <w:p w14:paraId="52CF2AD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02F177FA" w14:textId="77777777" w:rsidR="00A87F48" w:rsidRPr="007866A3" w:rsidRDefault="00A87F48" w:rsidP="00401F78">
            <w:pPr>
              <w:rPr>
                <w:ins w:id="154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55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156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25472" behindDoc="0" locked="0" layoutInCell="1" allowOverlap="1" wp14:anchorId="63CC283E" wp14:editId="2A30BF2C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11" name="Grupo 11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1" name="Rectángulo 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B249F2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A4246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E2E19D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C21B61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5931A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9C8992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CB1A9A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7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1FDAA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7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3429B8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7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63CC283E" id="Grupo 11" o:spid="_x0000_s1037" style="position:absolute;margin-left:63.15pt;margin-top:1.1pt;width:351.75pt;height:103.2pt;z-index:25162547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GuSLMKC&#10;BAAAzxwAAA4AAAAAAAAAAAAAAAAALgIAAGRycy9lMm9Eb2MueG1sUEsBAi0AFAAGAAgAAAAhAETH&#10;UPreAAAACQEAAA8AAAAAAAAAAAAAAAAA3AYAAGRycy9kb3ducmV2LnhtbFBLBQYAAAAABAAEAPMA&#10;AADnBwAAAAA=&#10;">
                        <v:rect id="Rectángulo 1" o:spid="_x0000_s103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      <v:shape id="Cuadro de texto 2" o:spid="_x0000_s103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      <v:textbox>
                            <w:txbxContent>
                              <w:p w14:paraId="0B249F2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      <v:textbox>
                            <w:txbxContent>
                              <w:p w14:paraId="31A4246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      <v:textbox>
                            <w:txbxContent>
                              <w:p w14:paraId="1E2E19D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      <v:textbox>
                            <w:txbxContent>
                              <w:p w14:paraId="0C21B61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      <v:textbox>
                            <w:txbxContent>
                              <w:p w14:paraId="735931A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      <v:textbox>
                            <w:txbxContent>
                              <w:p w14:paraId="19C8992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      <v:textbox>
                            <w:txbxContent>
                              <w:p w14:paraId="1CB1A9A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      <v:textbox>
                            <w:txbxContent>
                              <w:p w14:paraId="731FDAA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      <v:textbox>
                            <w:txbxContent>
                              <w:p w14:paraId="43429B8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04945A6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A5E190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6F34E6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F1344F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149B47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39DE37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B2B638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A9721F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2FDEED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C0BB9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6E8A77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62FECF0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4594E8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1259A9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AA8194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DDF6A47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</w:t>
      </w:r>
    </w:p>
    <w:p w14:paraId="4EFCEE53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84FB966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588505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597E6AE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1D8D9B7" w14:textId="45B49805" w:rsidR="00A87F48" w:rsidRPr="007866A3" w:rsidRDefault="00A87F48" w:rsidP="00A87F48">
      <w:pPr>
        <w:rPr>
          <w:del w:id="193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194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95" w:author="Unknown">
              <w:rPr>
                <w:noProof/>
                <w:lang w:val="es-CO" w:eastAsia="es-CO"/>
              </w:rPr>
            </w:rPrChange>
          </w:rPr>
          <w:lastRenderedPageBreak/>
          <w:drawing>
            <wp:inline distT="0" distB="0" distL="0" distR="0" wp14:anchorId="604298B5" wp14:editId="04F1A787">
              <wp:extent cx="4391025" cy="1704975"/>
              <wp:effectExtent l="0" t="0" r="9525" b="9525"/>
              <wp:docPr id="620" name="Imagen 6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91025" cy="1704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7253698" w14:textId="54B3250C" w:rsidR="00A87F48" w:rsidRPr="007866A3" w:rsidRDefault="00A87F48" w:rsidP="00A87F48">
      <w:pPr>
        <w:rPr>
          <w:del w:id="196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197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98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75E94406" wp14:editId="2291F6BB">
              <wp:extent cx="904875" cy="276225"/>
              <wp:effectExtent l="0" t="0" r="9525" b="9525"/>
              <wp:docPr id="619" name="Imagen 6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6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9AC3B63" w14:textId="77777777" w:rsidR="00A87F48" w:rsidRPr="007866A3" w:rsidRDefault="00A87F48" w:rsidP="00A87F48">
      <w:pPr>
        <w:rPr>
          <w:ins w:id="199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200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01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2B22BCFF" wp14:editId="6EB95D73">
              <wp:extent cx="4381500" cy="1705404"/>
              <wp:effectExtent l="0" t="0" r="0" b="9525"/>
              <wp:docPr id="2" name="Imagen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89418" cy="17084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6F1A75" w14:textId="77777777" w:rsidR="00A87F48" w:rsidRPr="007866A3" w:rsidRDefault="00A87F48" w:rsidP="00A87F48">
      <w:pPr>
        <w:rPr>
          <w:ins w:id="202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203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04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842E44F" wp14:editId="193D9B52">
              <wp:extent cx="902252" cy="273050"/>
              <wp:effectExtent l="0" t="0" r="0" b="0"/>
              <wp:docPr id="56" name="Imagen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456DE0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638FD4F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FE999D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FC08B7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8B3992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05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06">
          <w:tblGrid>
            <w:gridCol w:w="1129"/>
            <w:gridCol w:w="5670"/>
            <w:gridCol w:w="2823"/>
          </w:tblGrid>
        </w:tblGridChange>
      </w:tblGrid>
      <w:tr w:rsidR="00A87F48" w:rsidRPr="007866A3" w14:paraId="2C0218D7" w14:textId="77777777" w:rsidTr="00401F78">
        <w:tc>
          <w:tcPr>
            <w:tcW w:w="9622" w:type="dxa"/>
            <w:gridSpan w:val="3"/>
            <w:tcPrChange w:id="207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D06E16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63909C17" w14:textId="77777777" w:rsidTr="00401F78">
        <w:tc>
          <w:tcPr>
            <w:tcW w:w="1129" w:type="dxa"/>
            <w:tcPrChange w:id="20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77FC39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0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B7EC595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1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96E9D2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158901CC" w14:textId="77777777" w:rsidTr="00401F78">
        <w:tc>
          <w:tcPr>
            <w:tcW w:w="1129" w:type="dxa"/>
            <w:tcPrChange w:id="21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DC108E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1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17F6AF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1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03893C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1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1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140802553"/>
                <w:placeholder>
                  <w:docPart w:val="30B79B7B2B2D4CD4AE1106D3A70D947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15"/>
                <w:ins w:id="21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17" w:author="J&amp;J" w:date="2015-05-02T17:40:00Z"/>
              </w:sdtContent>
            </w:sdt>
            <w:customXmlInsRangeEnd w:id="217"/>
          </w:p>
        </w:tc>
      </w:tr>
      <w:tr w:rsidR="00A87F48" w:rsidRPr="007866A3" w14:paraId="0E4221DD" w14:textId="77777777" w:rsidTr="00401F78">
        <w:tc>
          <w:tcPr>
            <w:tcW w:w="1129" w:type="dxa"/>
            <w:tcPrChange w:id="21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416A8C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1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456C9C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2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08876C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2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2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622500358"/>
                <w:placeholder>
                  <w:docPart w:val="AA338DDA85874BF18D8A531AC0FF7DE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22"/>
                <w:ins w:id="22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24" w:author="J&amp;J" w:date="2015-05-02T17:40:00Z"/>
              </w:sdtContent>
            </w:sdt>
            <w:customXmlInsRangeEnd w:id="224"/>
          </w:p>
        </w:tc>
      </w:tr>
      <w:tr w:rsidR="00A87F48" w:rsidRPr="007866A3" w14:paraId="3529DB01" w14:textId="77777777" w:rsidTr="00401F78">
        <w:tc>
          <w:tcPr>
            <w:tcW w:w="1129" w:type="dxa"/>
            <w:tcPrChange w:id="22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A19E62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2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E9EC3A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2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BC5250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2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2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035643617"/>
                <w:placeholder>
                  <w:docPart w:val="09BF6B06B4984D7AB3F22A565E519F6E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29"/>
                <w:ins w:id="23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31" w:author="J&amp;J" w:date="2015-05-02T17:40:00Z"/>
              </w:sdtContent>
            </w:sdt>
            <w:customXmlInsRangeEnd w:id="231"/>
          </w:p>
        </w:tc>
      </w:tr>
      <w:tr w:rsidR="00A87F48" w:rsidRPr="005255A8" w14:paraId="05692364" w14:textId="77777777" w:rsidTr="00401F78">
        <w:tc>
          <w:tcPr>
            <w:tcW w:w="9622" w:type="dxa"/>
            <w:gridSpan w:val="3"/>
            <w:tcPrChange w:id="232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1C372F5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21DE05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F336FEC" w14:textId="57039D65" w:rsidR="00A87F48" w:rsidRPr="000D241A" w:rsidRDefault="00A87F48" w:rsidP="00401F78">
            <w:pPr>
              <w:rPr>
                <w:del w:id="23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34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3056" behindDoc="0" locked="0" layoutInCell="1" allowOverlap="1" wp14:anchorId="5EF59ED7" wp14:editId="0354606B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937" name="Grupo 93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938" name="Rectángulo 1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AB670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A9D3B9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049A1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97B2F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ABA063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D8CA32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75BD3B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D6682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65807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5EF59ED7" id="Grupo 937" o:spid="_x0000_s1048" style="position:absolute;margin-left:63.15pt;margin-top:1.1pt;width:351.75pt;height:103.2pt;z-index:25169305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">
                        <v:rect id="Rectángulo 13" o:spid="_x0000_s104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/e3sAA&#10;AADcAAAADwAAAGRycy9kb3ducmV2LnhtbERPyW7CMBC9I/EP1iD1VhyoVEGKQWUrvbKo5yEekqjx&#10;OLFdkvx9fUDi+PT2xaozlbiT86VlBZNxAoI4s7rkXMHlvH+dgfABWWNlmRT05GG1HA4WmGrb8pHu&#10;p5CLGMI+RQVFCHUqpc8KMujHtiaO3M06gyFCl0vtsI3hppLTJHmXBkuODQXWtCko+z39GQXTvSvP&#10;u3XjN9u+oeuh/2na2ZdSL6Pu8wNEoC48xQ/3t1Ywf4tr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n/e3sAAAADcAAAADwAAAAAAAAAAAAAAAACYAgAAZHJzL2Rvd25y&#10;ZXYueG1sUEsFBgAAAAAEAAQA9QAAAIUDAAAAAA==&#10;" fillcolor="window" strokecolor="#4a7ebb"/>
                        <v:shape id="Cuadro de texto 2" o:spid="_x0000_s105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gl88QA&#10;AADcAAAADwAAAGRycy9kb3ducmV2LnhtbESPT2sCMRTE7wW/Q3hCbzVpq9JdN0pRBE8VtQreHpu3&#10;f+jmZdlEd/vtm0Khx2FmfsNkq8E24k6drx1reJ4oEMS5MzWXGj5P26c3ED4gG2wck4Zv8rBajh4y&#10;TI3r+UD3YyhFhLBPUUMVQptK6fOKLPqJa4mjV7jOYoiyK6XpsI9w28gXpebSYs1xocKW1hXlX8eb&#10;1XD+KK6XqdqXGztrezcoyTaRWj+Oh/cFiEBD+A//tXdGQ/Ka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YJfPEAAAA3AAAAA8AAAAAAAAAAAAAAAAAmAIAAGRycy9k&#10;b3ducmV2LnhtbFBLBQYAAAAABAAEAPUAAACJAwAAAAA=&#10;" filled="f" stroked="f">
                          <v:textbox>
                            <w:txbxContent>
                              <w:p w14:paraId="70AB670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5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/E8IA&#10;AADcAAAADwAAAGRycy9kb3ducmV2LnhtbERPy2rCQBTdF/yH4QrumhmLFpM6CdIidKXUR6G7S+aa&#10;hGbuhMzUpH/vLASXh/NeF6NtxZV63zjWME8UCOLSmYYrDafj9nkFwgdkg61j0vBPHop88rTGzLiB&#10;v+h6CJWIIewz1FCH0GVS+rImiz5xHXHkLq63GCLsK2l6HGK4beWLUq/SYsOxocaO3msqfw9/VsN5&#10;d/n5Xqh99WGX3eBGJdmmUuvZdNy8gQg0hof47v40GtJFnB/PxCMg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P8TwgAAANwAAAAPAAAAAAAAAAAAAAAAAJgCAABkcnMvZG93&#10;bnJldi54bWxQSwUGAAAAAAQABAD1AAAAhwMAAAAA&#10;" filled="f" stroked="f">
                          <v:textbox>
                            <w:txbxContent>
                              <w:p w14:paraId="7A9D3B9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5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hai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0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haiMMAAADcAAAADwAAAAAAAAAAAAAAAACYAgAAZHJzL2Rv&#10;d25yZXYueG1sUEsFBgAAAAAEAAQA9QAAAIgDAAAAAA==&#10;" filled="f" stroked="f">
                          <v:textbox>
                            <w:txbxContent>
                              <w:p w14:paraId="7D049A1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5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rE/8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Nawu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6xP/EAAAA3AAAAA8AAAAAAAAAAAAAAAAAmAIAAGRycy9k&#10;b3ducmV2LnhtbFBLBQYAAAAABAAEAPUAAACJAwAAAAA=&#10;" filled="f" stroked="f">
                          <v:textbox>
                            <w:txbxContent>
                              <w:p w14:paraId="3497B2F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ZhZ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ZpMx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2YWTEAAAA3AAAAA8AAAAAAAAAAAAAAAAAmAIAAGRycy9k&#10;b3ducmV2LnhtbFBLBQYAAAAABAAEAPUAAACJAwAAAAA=&#10;" filled="f" stroked="f">
                          <v:textbox>
                            <w:txbxContent>
                              <w:p w14:paraId="3ABA063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/5EM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hZpC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f+RDEAAAA3AAAAA8AAAAAAAAAAAAAAAAAmAIAAGRycy9k&#10;b3ducmV2LnhtbFBLBQYAAAAABAAEAPUAAACJAwAAAAA=&#10;" filled="f" stroked="f">
                          <v:textbox>
                            <w:txbxContent>
                              <w:p w14:paraId="0D8CA32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Nci8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paAy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Nci8MAAADcAAAADwAAAAAAAAAAAAAAAACYAgAAZHJzL2Rv&#10;d25yZXYueG1sUEsFBgAAAAAEAAQA9QAAAIgDAAAAAA==&#10;" filled="f" stroked="f">
                          <v:textbox>
                            <w:txbxContent>
                              <w:p w14:paraId="675BD3B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HC/M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ZaAK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HC/MMAAADcAAAADwAAAAAAAAAAAAAAAACYAgAAZHJzL2Rv&#10;d25yZXYueG1sUEsFBgAAAAAEAAQA9QAAAIgDAAAAAA==&#10;" filled="f" stroked="f">
                          <v:textbox>
                            <w:txbxContent>
                              <w:p w14:paraId="48D6682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1nZ8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YvpG9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zWdnxQAAANwAAAAPAAAAAAAAAAAAAAAAAJgCAABkcnMv&#10;ZG93bnJldi54bWxQSwUGAAAAAAQABAD1AAAAigMAAAAA&#10;" filled="f" stroked="f">
                          <v:textbox>
                            <w:txbxContent>
                              <w:p w14:paraId="6465807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63598B2C" w14:textId="77777777" w:rsidR="00A87F48" w:rsidRPr="007866A3" w:rsidRDefault="00A87F48" w:rsidP="00401F78">
            <w:pPr>
              <w:rPr>
                <w:ins w:id="27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72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273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26496" behindDoc="0" locked="0" layoutInCell="1" allowOverlap="1" wp14:anchorId="6B7C4C7D" wp14:editId="1A8F3DFD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12" name="Grupo 12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13" name="Rectángulo 1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B7CCC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815F9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B49A4F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32B8DD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AA448F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A475A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A1B8ED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31609E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F9981B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6B7C4C7D" id="Grupo 12" o:spid="_x0000_s1059" style="position:absolute;margin-left:63.15pt;margin-top:1.1pt;width:351.75pt;height:103.2pt;z-index:25162649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">
                        <v:rect id="Rectángulo 13" o:spid="_x0000_s106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fUcAA&#10;AADbAAAADwAAAGRycy9kb3ducmV2LnhtbERPS2vCQBC+F/wPywi9NRtrlRKzES2IBetBW3oespOH&#10;ZmdDdmviv3cLgrf5+J6TLgfTiAt1rrasYBLFIIhzq2suFfx8b17eQTiPrLGxTAqu5GCZjZ5STLTt&#10;+UCXoy9FCGGXoILK+zaR0uUVGXSRbYkDV9jOoA+wK6XusA/hppGvcTyXBmsODRW29FFRfj7+GQWe&#10;9lu69r/7Hc94y6evt7UsrFLP42G1AOFp8A/x3f2pw/wp/P8SDpDZ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ZfUcAAAADbAAAADwAAAAAAAAAAAAAAAACYAgAAZHJzL2Rvd25y&#10;ZXYueG1sUEsFBgAAAAAEAAQA9QAAAIUDAAAAAA==&#10;" fillcolor="white [3212]" strokecolor="#4579b8 [3044]"/>
                        <v:shape id="Cuadro de texto 2" o:spid="_x0000_s106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      <v:textbox>
                            <w:txbxContent>
                              <w:p w14:paraId="20B7CCC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      <v:textbox>
                            <w:txbxContent>
                              <w:p w14:paraId="42815F9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      <v:textbox>
                            <w:txbxContent>
                              <w:p w14:paraId="3B49A4F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      <v:textbox>
                            <w:txbxContent>
                              <w:p w14:paraId="232B8DD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      <v:textbox>
                            <w:txbxContent>
                              <w:p w14:paraId="0AA448F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0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0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      <v:textbox>
                            <w:txbxContent>
                              <w:p w14:paraId="56A475A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0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0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      <v:textbox>
                            <w:txbxContent>
                              <w:p w14:paraId="7A1B8ED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0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0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      <v:textbox>
                            <w:txbxContent>
                              <w:p w14:paraId="431609E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0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0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      <v:textbox>
                            <w:txbxContent>
                              <w:p w14:paraId="1F9981B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0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0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7D3CFA0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751306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0BB4A2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C19308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D67B43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7A520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5AA273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BAF642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A26A6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BD91F2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38DE3C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D7F66B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B94DEA4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3</w:t>
      </w:r>
    </w:p>
    <w:p w14:paraId="692DF0B9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2278DD6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1D3478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716B26C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6BCB236" w14:textId="6AC97D66" w:rsidR="00A87F48" w:rsidRPr="007866A3" w:rsidRDefault="00A87F48" w:rsidP="00A87F48">
      <w:pPr>
        <w:rPr>
          <w:del w:id="310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311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12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10E38614" wp14:editId="6D477E69">
              <wp:extent cx="4391025" cy="1704975"/>
              <wp:effectExtent l="0" t="0" r="9525" b="9525"/>
              <wp:docPr id="618" name="Imagen 6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37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91025" cy="1704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000D8163" w14:textId="62864E65" w:rsidR="00A87F48" w:rsidRPr="007866A3" w:rsidRDefault="00A87F48" w:rsidP="00A87F48">
      <w:pPr>
        <w:rPr>
          <w:del w:id="313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314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15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39B7653" wp14:editId="3B345AA5">
              <wp:extent cx="904875" cy="276225"/>
              <wp:effectExtent l="0" t="0" r="9525" b="9525"/>
              <wp:docPr id="617" name="Imagen 6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44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129562F" w14:textId="77777777" w:rsidR="00A87F48" w:rsidRPr="007866A3" w:rsidRDefault="00A87F48" w:rsidP="00A87F48">
      <w:pPr>
        <w:rPr>
          <w:ins w:id="316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317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18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449E004" wp14:editId="2123A969">
              <wp:extent cx="4394200" cy="1707132"/>
              <wp:effectExtent l="0" t="0" r="6350" b="7620"/>
              <wp:docPr id="37" name="Imagen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97228" cy="17083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DC0ACA" w14:textId="77777777" w:rsidR="00A87F48" w:rsidRPr="007866A3" w:rsidRDefault="00A87F48" w:rsidP="00A87F48">
      <w:pPr>
        <w:rPr>
          <w:ins w:id="319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320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21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7026DE35" wp14:editId="1E2798E2">
              <wp:extent cx="902252" cy="273050"/>
              <wp:effectExtent l="0" t="0" r="0" b="0"/>
              <wp:docPr id="544" name="Imagen 5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996B3F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582B04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1B120F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34B15D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29114E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322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323">
          <w:tblGrid>
            <w:gridCol w:w="1129"/>
            <w:gridCol w:w="5670"/>
            <w:gridCol w:w="2823"/>
          </w:tblGrid>
        </w:tblGridChange>
      </w:tblGrid>
      <w:tr w:rsidR="00A87F48" w:rsidRPr="007866A3" w14:paraId="5DCE5B79" w14:textId="77777777" w:rsidTr="00401F78">
        <w:tc>
          <w:tcPr>
            <w:tcW w:w="9622" w:type="dxa"/>
            <w:gridSpan w:val="3"/>
            <w:tcPrChange w:id="324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2DC705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11AA1891" w14:textId="77777777" w:rsidTr="00401F78">
        <w:tc>
          <w:tcPr>
            <w:tcW w:w="1129" w:type="dxa"/>
            <w:tcPrChange w:id="32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0980EB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32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478960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32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1219DA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4CCF938F" w14:textId="77777777" w:rsidTr="00401F78">
        <w:tc>
          <w:tcPr>
            <w:tcW w:w="1129" w:type="dxa"/>
            <w:tcPrChange w:id="32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57D20A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32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C5BA14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3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2471A7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3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3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067485143"/>
                <w:placeholder>
                  <w:docPart w:val="F2F7107B4B6B4D61A85BFE686932B33A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32"/>
                <w:ins w:id="33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34" w:author="J&amp;J" w:date="2015-05-02T17:40:00Z"/>
              </w:sdtContent>
            </w:sdt>
            <w:customXmlInsRangeEnd w:id="334"/>
          </w:p>
        </w:tc>
      </w:tr>
      <w:tr w:rsidR="00A87F48" w:rsidRPr="007866A3" w14:paraId="17020839" w14:textId="77777777" w:rsidTr="00401F78">
        <w:tc>
          <w:tcPr>
            <w:tcW w:w="1129" w:type="dxa"/>
            <w:tcPrChange w:id="33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25CBB9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33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A95D6F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3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163A6C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3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3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148974177"/>
                <w:placeholder>
                  <w:docPart w:val="5B19E702AA7D4C369169300C83A4FCE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39"/>
                <w:ins w:id="34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41" w:author="J&amp;J" w:date="2015-05-02T17:40:00Z"/>
              </w:sdtContent>
            </w:sdt>
            <w:customXmlInsRangeEnd w:id="341"/>
          </w:p>
        </w:tc>
      </w:tr>
      <w:tr w:rsidR="00A87F48" w:rsidRPr="007866A3" w14:paraId="1B3FAC08" w14:textId="77777777" w:rsidTr="00401F78">
        <w:tc>
          <w:tcPr>
            <w:tcW w:w="1129" w:type="dxa"/>
            <w:tcPrChange w:id="34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40223C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lastRenderedPageBreak/>
              <w:t>Texto 3</w:t>
            </w:r>
          </w:p>
        </w:tc>
        <w:tc>
          <w:tcPr>
            <w:tcW w:w="5670" w:type="dxa"/>
            <w:tcPrChange w:id="34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123AEE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4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0F8FE4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4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4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722413733"/>
                <w:placeholder>
                  <w:docPart w:val="02D95F8ED1B843F5A15E29E41F529900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46"/>
                <w:ins w:id="34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48" w:author="J&amp;J" w:date="2015-05-02T17:40:00Z"/>
              </w:sdtContent>
            </w:sdt>
            <w:customXmlInsRangeEnd w:id="348"/>
          </w:p>
        </w:tc>
      </w:tr>
      <w:tr w:rsidR="00A87F48" w:rsidRPr="005255A8" w14:paraId="03CF0F7A" w14:textId="77777777" w:rsidTr="00401F78">
        <w:tc>
          <w:tcPr>
            <w:tcW w:w="9622" w:type="dxa"/>
            <w:gridSpan w:val="3"/>
            <w:tcPrChange w:id="349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4B77842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D8D758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E1EE0A" w14:textId="3CA81515" w:rsidR="00A87F48" w:rsidRPr="000D241A" w:rsidRDefault="00A87F48" w:rsidP="00401F78">
            <w:pPr>
              <w:rPr>
                <w:del w:id="350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351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4080" behindDoc="0" locked="0" layoutInCell="1" allowOverlap="1" wp14:anchorId="0FDB8489" wp14:editId="29E7CCC9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926" name="Grupo 926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927" name="Rectángulo 21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4FF5F0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2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EE6A8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C79EA6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C233DB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3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03D22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3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0A1E3E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3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DB0140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3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FDB3A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3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DE1D65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0FDB8489" id="Grupo 926" o:spid="_x0000_s1070" style="position:absolute;margin-left:63.15pt;margin-top:1.1pt;width:351.75pt;height:103.2pt;z-index:25169408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">
                        <v:rect id="Rectángulo 213" o:spid="_x0000_s107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ncccMA&#10;AADcAAAADwAAAGRycy9kb3ducmV2LnhtbESPzU7DMBCE70h9B2srcaNOc2hLqFv1H660Vc9LvCQR&#10;8TqxTZO8PUZC4jiamW80y3VvanEn5yvLCqaTBARxbnXFhYLr5fi0AOEDssbaMikYyMN6NXpYYqZt&#10;x+90P4dCRAj7DBWUITSZlD4vyaCf2IY4ep/WGQxRukJqh12Em1qmSTKTBiuOCyU2tCsp/zp/GwXp&#10;0VWXw7b1u/3Q0sfrcGu7xUmpx3G/eQERqA//4b/2m1bwnM7h90w8An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ncccMAAADcAAAADwAAAAAAAAAAAAAAAACYAgAAZHJzL2Rv&#10;d25yZXYueG1sUEsFBgAAAAAEAAQA9QAAAIgDAAAAAA==&#10;" fillcolor="window" strokecolor="#4a7ebb"/>
                        <v:shape id="Cuadro de texto 2" o:spid="_x0000_s107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0Wt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tJl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jRa1wgAAANwAAAAPAAAAAAAAAAAAAAAAAJgCAABkcnMvZG93&#10;bnJldi54bWxQSwUGAAAAAAQABAD1AAAAhwMAAAAA&#10;" filled="f" stroked="f">
                          <v:textbox>
                            <w:txbxContent>
                              <w:p w14:paraId="24FF5F0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7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GzLs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GQTB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GzLsMAAADcAAAADwAAAAAAAAAAAAAAAACYAgAAZHJzL2Rv&#10;d25yZXYueG1sUEsFBgAAAAAEAAQA9QAAAIgDAAAAAA==&#10;" filled="f" stroked="f">
                          <v:textbox>
                            <w:txbxContent>
                              <w:p w14:paraId="73EE6A8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7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KMbsAA&#10;AADcAAAADwAAAGRycy9kb3ducmV2LnhtbERPy4rCMBTdC/5DuII7TdRRxmoUUQRXIz5mYHaX5toW&#10;m5vSRNv5+8lCcHk47+W6taV4Uu0LxxpGQwWCOHWm4EzD9bIffILwAdlg6Zg0/JGH9arbWWJiXMMn&#10;ep5DJmII+wQ15CFUiZQ+zcmiH7qKOHI3V1sMEdaZNDU2MdyWcqzUTFosODbkWNE2p/R+flgN31+3&#10;358Pdcx2dlo1rlWS7Vxq3e+1mwWIQG14i1/ug9Ewn8T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KMbsAAAADcAAAADwAAAAAAAAAAAAAAAACYAgAAZHJzL2Rvd25y&#10;ZXYueG1sUEsFBgAAAAAEAAQA9QAAAIUDAAAAAA==&#10;" filled="f" stroked="f">
                          <v:textbox>
                            <w:txbxContent>
                              <w:p w14:paraId="1C79EA6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7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4p9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3a1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bin1xQAAANwAAAAPAAAAAAAAAAAAAAAAAJgCAABkcnMv&#10;ZG93bnJldi54bWxQSwUGAAAAAAQABAD1AAAAigMAAAAA&#10;" filled="f" stroked="f">
                          <v:textbox>
                            <w:txbxContent>
                              <w:p w14:paraId="0C233DB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7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y3gs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zEZD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8t4LEAAAA3AAAAA8AAAAAAAAAAAAAAAAAmAIAAGRycy9k&#10;b3ducmV2LnhtbFBLBQYAAAAABAAEAPUAAACJAwAAAAA=&#10;" filled="f" stroked="f">
                          <v:textbox>
                            <w:txbxContent>
                              <w:p w14:paraId="3F03D22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7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ASGcUA&#10;AADcAAAADwAAAGRycy9kb3ducmV2LnhtbESPT2vCQBTE7wW/w/KE3nTXaoumboK0CJ4s9U+ht0f2&#10;mYRm34bsauK3dwWhx2FmfsMss97W4kKtrxxrmIwVCOLcmYoLDYf9ejQH4QOywdoxabiShywdPC0x&#10;Ma7jb7rsQiEihH2CGsoQmkRKn5dk0Y9dQxy9k2sthijbQpoWuwi3tXxR6k1arDgulNjQR0n53+5s&#10;NRy3p9+fmfoqPu1r07leSbYLqfXzsF+9gwjUh//wo70xGhbTK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8BIZxQAAANwAAAAPAAAAAAAAAAAAAAAAAJgCAABkcnMv&#10;ZG93bnJldi54bWxQSwUGAAAAAAQABAD1AAAAigMAAAAA&#10;" filled="f" stroked="f">
                          <v:textbox>
                            <w:txbxContent>
                              <w:p w14:paraId="10A1E3E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8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8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7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Kbc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ZuMJ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Zim3EAAAA3AAAAA8AAAAAAAAAAAAAAAAAmAIAAGRycy9k&#10;b3ducmV2LnhtbFBLBQYAAAAABAAEAPUAAACJAwAAAAA=&#10;" filled="f" stroked="f">
                          <v:textbox>
                            <w:txbxContent>
                              <w:p w14:paraId="2DB0140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8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8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7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Uv9s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1csc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VL/bEAAAA3AAAAA8AAAAAAAAAAAAAAAAAmAIAAGRycy9k&#10;b3ducmV2LnhtbFBLBQYAAAAABAAEAPUAAACJAwAAAAA=&#10;" filled="f" stroked="f">
                          <v:textbox>
                            <w:txbxContent>
                              <w:p w14:paraId="56FDB3A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8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8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8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exg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1csC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HsYHEAAAA3AAAAA8AAAAAAAAAAAAAAAAAmAIAAGRycy9k&#10;b3ducmV2LnhtbFBLBQYAAAAABAAEAPUAAACJAwAAAAA=&#10;" filled="f" stroked="f">
                          <v:textbox>
                            <w:txbxContent>
                              <w:p w14:paraId="5DE1D65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8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8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5475F276" w14:textId="77777777" w:rsidR="00A87F48" w:rsidRPr="007866A3" w:rsidRDefault="00A87F48" w:rsidP="00401F78">
            <w:pPr>
              <w:rPr>
                <w:ins w:id="388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389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390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27520" behindDoc="0" locked="0" layoutInCell="1" allowOverlap="1" wp14:anchorId="7020D2DE" wp14:editId="36467467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54" name="Grupo 54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13" name="Rectángulo 21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2E254F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9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9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11E561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9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9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42B17E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9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FA06A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9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BA00C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40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71547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4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40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58925E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4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40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A8A61A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4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40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FF5F9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4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40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7020D2DE" id="Grupo 54" o:spid="_x0000_s1081" style="position:absolute;margin-left:63.15pt;margin-top:1.1pt;width:351.75pt;height:103.2pt;z-index:2516275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">
                        <v:rect id="Rectángulo 213" o:spid="_x0000_s108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F2dsQA&#10;AADcAAAADwAAAGRycy9kb3ducmV2LnhtbESPW2vCQBSE3wX/w3IKfdNN7IWSugYVigX1oan4fMge&#10;k7TZsyG7zeXfu0LBx2FmvmGW6WBq0VHrKssK4nkEgji3uuJCwen7Y/YGwnlkjbVlUjCSg3Q1nSwx&#10;0bbnL+oyX4gAYZeggtL7JpHS5SUZdHPbEAfvYluDPsi2kLrFPsBNLRdR9CoNVhwWSmxoW1L+m/0Z&#10;BZ6OOxr783HPL7zjn8PzRl6sUo8Pw/odhKfB38P/7U+tYBE/we1MOAJ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hdnbEAAAA3AAAAA8AAAAAAAAAAAAAAAAAmAIAAGRycy9k&#10;b3ducmV2LnhtbFBLBQYAAAAABAAEAPUAAACJAwAAAAA=&#10;" fillcolor="white [3212]" strokecolor="#4579b8 [3044]"/>
                        <v:shape id="Cuadro de texto 2" o:spid="_x0000_s108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uQs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Es4f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7kLEAAAA3AAAAA8AAAAAAAAAAAAAAAAAmAIAAGRycy9k&#10;b3ducmV2LnhtbFBLBQYAAAAABAAEAPUAAACJAwAAAAA=&#10;" filled="f" stroked="f">
                          <v:textbox>
                            <w:txbxContent>
                              <w:p w14:paraId="52E254F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40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1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8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L2c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+i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tL2cMAAADcAAAADwAAAAAAAAAAAAAAAACYAgAAZHJzL2Rv&#10;d25yZXYueG1sUEsFBgAAAAAEAAQA9QAAAIgDAAAAAA==&#10;" filled="f" stroked="f">
                          <v:textbox>
                            <w:txbxContent>
                              <w:p w14:paraId="611E561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41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1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8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Vr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Swv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J1a7EAAAA3AAAAA8AAAAAAAAAAAAAAAAAmAIAAGRycy9k&#10;b3ducmV2LnhtbFBLBQYAAAAABAAEAPUAAACJAwAAAAA=&#10;" filled="f" stroked="f">
                          <v:textbox>
                            <w:txbxContent>
                              <w:p w14:paraId="042B17E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4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1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8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        <v:textbox>
                            <w:txbxContent>
                              <w:p w14:paraId="40FA06A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4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1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8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ZB3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ZB3MMAAADcAAAADwAAAAAAAAAAAAAAAACYAgAAZHJzL2Rv&#10;d25yZXYueG1sUEsFBgAAAAAEAAQA9QAAAIgDAAAAAA==&#10;" filled="f" stroked="f">
                          <v:textbox>
                            <w:txbxContent>
                              <w:p w14:paraId="3CBA00C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4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1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8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Ai/MIA&#10;AADcAAAADwAAAGRycy9kb3ducmV2LnhtbERPW2vCMBR+H/gfwhH2tiaWbWg1imwIe9pYvYBvh+bY&#10;FpuT0ETb/fvlYbDHj+++2oy2E3fqQ+tYwyxTIIgrZ1quNRz2u6c5iBCRDXaOScMPBdisJw8rLIwb&#10;+JvuZaxFCuFQoIYmRl9IGaqGLIbMeeLEXVxvMSbY19L0OKRw28lcqVdpseXU0KCnt4aqa3mzGo6f&#10;l/PpWX3V7/bFD25Uku1Cav04HbdLEJHG+C/+c38YDXme5qcz6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wCL8wgAAANwAAAAPAAAAAAAAAAAAAAAAAJgCAABkcnMvZG93&#10;bnJldi54bWxQSwUGAAAAAAQABAD1AAAAhwMAAAAA&#10;" filled="f" stroked="f">
                          <v:textbox>
                            <w:txbxContent>
                              <w:p w14:paraId="5371547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4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2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8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yHZ8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Wwv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Mh2fEAAAA3AAAAA8AAAAAAAAAAAAAAAAAmAIAAGRycy9k&#10;b3ducmV2LnhtbFBLBQYAAAAABAAEAPUAAACJAwAAAAA=&#10;" filled="f" stroked="f">
                          <v:textbox>
                            <w:txbxContent>
                              <w:p w14:paraId="058925E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4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2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9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4ZEMQA&#10;AADcAAAADwAAAGRycy9kb3ducmV2LnhtbESPzWrDMBCE74W8g9hAb7UU05bEiRJCS6Cnljo/kNti&#10;bWwTa2UsxXbfvioUchxm5htmtRltI3rqfO1YwyxRIIgLZ2ouNRz2u6c5CB+QDTaOScMPedisJw8r&#10;zIwb+Jv6PJQiQthnqKEKoc2k9EVFFn3iWuLoXVxnMUTZldJ0OES4bWSq1Ku0WHNcqLClt4qKa36z&#10;Go6fl/PpWX2V7/alHdyoJNuF1PpxOm6XIAKN4R7+b38YDWmawt+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eGRDEAAAA3AAAAA8AAAAAAAAAAAAAAAAAmAIAAGRycy9k&#10;b3ducmV2LnhtbFBLBQYAAAAABAAEAPUAAACJAwAAAAA=&#10;" filled="f" stroked="f">
                          <v:textbox>
                            <w:txbxContent>
                              <w:p w14:paraId="5A8A61A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4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2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9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K8i8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SK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ryLxQAAANwAAAAPAAAAAAAAAAAAAAAAAJgCAABkcnMv&#10;ZG93bnJldi54bWxQSwUGAAAAAAQABAD1AAAAigMAAAAA&#10;" filled="f" stroked="f">
                          <v:textbox>
                            <w:txbxContent>
                              <w:p w14:paraId="2FFF5F9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4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2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4BE38A6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340B28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40EF37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9DE14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FD87FF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FB112E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72ECD0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7B9C3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623F52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C8145A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659885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991677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A3AA67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7109DC2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4</w:t>
      </w:r>
    </w:p>
    <w:p w14:paraId="338111B7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7991651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9DFBB0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77170B0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A0F05AD" w14:textId="5B3C49C7" w:rsidR="00A87F48" w:rsidRPr="007866A3" w:rsidRDefault="00A87F48" w:rsidP="00A87F48">
      <w:pPr>
        <w:rPr>
          <w:del w:id="427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428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429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7E170572" wp14:editId="13F5E419">
              <wp:extent cx="4314825" cy="1676400"/>
              <wp:effectExtent l="0" t="0" r="9525" b="0"/>
              <wp:docPr id="616" name="Imagen 6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3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14825" cy="16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D599AAF" w14:textId="09D5077E" w:rsidR="00A87F48" w:rsidRPr="007866A3" w:rsidRDefault="00A87F48" w:rsidP="00A87F48">
      <w:pPr>
        <w:rPr>
          <w:del w:id="430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431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432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438E890" wp14:editId="22CF67FD">
              <wp:extent cx="904875" cy="276225"/>
              <wp:effectExtent l="0" t="0" r="9525" b="9525"/>
              <wp:docPr id="615" name="Imagen 6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43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1900770" w14:textId="77777777" w:rsidR="00A87F48" w:rsidRPr="007866A3" w:rsidRDefault="00A87F48" w:rsidP="00A87F48">
      <w:pPr>
        <w:rPr>
          <w:ins w:id="433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434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435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47EC60AB" wp14:editId="52456460">
              <wp:extent cx="4310380" cy="1677722"/>
              <wp:effectExtent l="0" t="0" r="0" b="0"/>
              <wp:docPr id="23" name="Imagen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19601" cy="16813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7A21AF" w14:textId="77777777" w:rsidR="00A87F48" w:rsidRPr="007866A3" w:rsidRDefault="00A87F48" w:rsidP="00A87F48">
      <w:pPr>
        <w:rPr>
          <w:ins w:id="436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437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438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4B289210" wp14:editId="6E784BD2">
              <wp:extent cx="902252" cy="273050"/>
              <wp:effectExtent l="0" t="0" r="0" b="0"/>
              <wp:docPr id="543" name="Imagen 5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16B3A2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19A29C2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E4D173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E7FDE9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A8BF3C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439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440">
          <w:tblGrid>
            <w:gridCol w:w="1129"/>
            <w:gridCol w:w="5670"/>
            <w:gridCol w:w="2823"/>
          </w:tblGrid>
        </w:tblGridChange>
      </w:tblGrid>
      <w:tr w:rsidR="00A87F48" w:rsidRPr="007866A3" w14:paraId="67D5D8A1" w14:textId="77777777" w:rsidTr="00401F78">
        <w:tc>
          <w:tcPr>
            <w:tcW w:w="9622" w:type="dxa"/>
            <w:gridSpan w:val="3"/>
            <w:tcPrChange w:id="441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613920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3862ED24" w14:textId="77777777" w:rsidTr="00401F78">
        <w:tc>
          <w:tcPr>
            <w:tcW w:w="1129" w:type="dxa"/>
            <w:tcPrChange w:id="44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1E47A6C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44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5394439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44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0FB010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01A7B744" w14:textId="77777777" w:rsidTr="00401F78">
        <w:tc>
          <w:tcPr>
            <w:tcW w:w="1129" w:type="dxa"/>
            <w:tcPrChange w:id="44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6304D2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44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60BC22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44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C234F5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44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44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603197143"/>
                <w:placeholder>
                  <w:docPart w:val="B13B039EF00F45DC8EE0A7C6D78042B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449"/>
                <w:ins w:id="45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451" w:author="J&amp;J" w:date="2015-05-02T17:40:00Z"/>
              </w:sdtContent>
            </w:sdt>
            <w:customXmlInsRangeEnd w:id="451"/>
          </w:p>
        </w:tc>
      </w:tr>
      <w:tr w:rsidR="00A87F48" w:rsidRPr="007866A3" w14:paraId="77D7B789" w14:textId="77777777" w:rsidTr="00401F78">
        <w:tc>
          <w:tcPr>
            <w:tcW w:w="1129" w:type="dxa"/>
            <w:tcPrChange w:id="45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A2E6C7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45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203027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45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883802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45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45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611247732"/>
                <w:placeholder>
                  <w:docPart w:val="2785DE89065C402E93137EC70F98378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456"/>
                <w:ins w:id="45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458" w:author="J&amp;J" w:date="2015-05-02T17:40:00Z"/>
              </w:sdtContent>
            </w:sdt>
            <w:customXmlInsRangeEnd w:id="458"/>
          </w:p>
        </w:tc>
      </w:tr>
      <w:tr w:rsidR="00A87F48" w:rsidRPr="007866A3" w14:paraId="4622E1DB" w14:textId="77777777" w:rsidTr="00401F78">
        <w:tc>
          <w:tcPr>
            <w:tcW w:w="1129" w:type="dxa"/>
            <w:tcPrChange w:id="45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29A902C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46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3DB3C8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46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CAD79B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46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46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861391982"/>
                <w:placeholder>
                  <w:docPart w:val="E8FC5A5F3EB84C69BAC70207090BAB4E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463"/>
                <w:ins w:id="46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465" w:author="J&amp;J" w:date="2015-05-02T17:40:00Z"/>
              </w:sdtContent>
            </w:sdt>
            <w:customXmlInsRangeEnd w:id="465"/>
          </w:p>
        </w:tc>
      </w:tr>
      <w:tr w:rsidR="00A87F48" w:rsidRPr="005255A8" w14:paraId="4CBF189D" w14:textId="77777777" w:rsidTr="00401F78">
        <w:tc>
          <w:tcPr>
            <w:tcW w:w="9622" w:type="dxa"/>
            <w:gridSpan w:val="3"/>
            <w:tcPrChange w:id="466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433F64E0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720DC8C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DD621A" w14:textId="3EC15006" w:rsidR="00A87F48" w:rsidRPr="000D241A" w:rsidRDefault="00A87F48" w:rsidP="00401F78">
            <w:pPr>
              <w:rPr>
                <w:del w:id="46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468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5104" behindDoc="0" locked="0" layoutInCell="1" allowOverlap="1" wp14:anchorId="73783ADB" wp14:editId="0562EA40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915" name="Grupo 91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916" name="Rectángulo 225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BE8F58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7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1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1F92F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7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D5692B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7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D46F66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7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2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667C6A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7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2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63CCA7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8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2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52FE9E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8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2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A2C54D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8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2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1BFE93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8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73783ADB" id="Grupo 915" o:spid="_x0000_s1092" style="position:absolute;margin-left:63.15pt;margin-top:1.1pt;width:351.75pt;height:103.2pt;z-index:25169510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">
                        <v:rect id="Rectángulo 225" o:spid="_x0000_s109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mzV8MA&#10;AADcAAAADwAAAGRycy9kb3ducmV2LnhtbESPzW7CMBCE70i8g7VIvYEDBwQpBrX8tFyBqudtvE2i&#10;xuvEdkny9hgJieNoZr7RrDadqcSVnC8tK5hOEhDEmdUl5wq+LofxAoQPyBory6SgJw+b9XCwwlTb&#10;lk90PYdcRAj7FBUUIdSplD4ryKCf2Jo4er/WGQxRulxqh22Em0rOkmQuDZYcFwqsaVtQ9nf+Nwpm&#10;B1de9u+N3+76hn4++++mXXwo9TLq3l5BBOrCM/xoH7WC5XQO9zPx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mzV8MAAADcAAAADwAAAAAAAAAAAAAAAACYAgAAZHJzL2Rv&#10;d25yZXYueG1sUEsFBgAAAAAEAAQA9QAAAIgDAAAAAA==&#10;" fillcolor="window" strokecolor="#4a7ebb"/>
                        <v:shape id="Cuadro de texto 2" o:spid="_x0000_s109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5Ies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Ybt4h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fkh6xQAAANwAAAAPAAAAAAAAAAAAAAAAAJgCAABkcnMv&#10;ZG93bnJldi54bWxQSwUGAAAAAAQABAD1AAAAigMAAAAA&#10;" filled="f" stroked="f">
                          <v:textbox>
                            <w:txbxContent>
                              <w:p w14:paraId="3BE8F58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48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9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HcCMEA&#10;AADcAAAADwAAAGRycy9kb3ducmV2LnhtbERPz2vCMBS+D/wfwhO8rYnixtqZFlEET5M5Hez2aJ5t&#10;WfNSmmjrf28Ogx0/vt+rYrStuFHvG8ca5okCQVw603Cl4fS1e34D4QOywdYxabiThyKfPK0wM27g&#10;T7odQyViCPsMNdQhdJmUvqzJok9cRxy5i+sthgj7SpoehxhuW7lQ6lVabDg21NjRpqby93i1Gs4f&#10;l5/vpTpUW/vSDW5Ukm0qtZ5Nx/U7iEBj+Bf/ufdGQzqPa+OZeARk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h3AjBAAAA3AAAAA8AAAAAAAAAAAAAAAAAmAIAAGRycy9kb3du&#10;cmV2LnhtbFBLBQYAAAAABAAEAPUAAACGAwAAAAA=&#10;" filled="f" stroked="f">
                          <v:textbox>
                            <w:txbxContent>
                              <w:p w14:paraId="731F92F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49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9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15k8QA&#10;AADcAAAADwAAAGRycy9kb3ducmV2LnhtbESPQWvCQBSE70L/w/IK3nQ3YsWkriJKoaeK2hZ6e2Sf&#10;SWj2bchuk/Tfu4LgcZiZb5jVZrC16Kj1lWMNyVSBIM6dqbjQ8Hl+myxB+IBssHZMGv7Jw2b9NFph&#10;ZlzPR+pOoRARwj5DDWUITSalz0uy6KeuIY7exbUWQ5RtIU2LfYTbWs6UWkiLFceFEhvalZT/nv6s&#10;hq+Py8/3XB2KvX1pejcoyTaVWo+fh+0riEBDeITv7XejIU1SuJ2JR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teZPEAAAA3AAAAA8AAAAAAAAAAAAAAAAAmAIAAGRycy9k&#10;b3ducmV2LnhtbFBLBQYAAAAABAAEAPUAAACJAwAAAAA=&#10;" filled="f" stroked="f">
                          <v:textbox>
                            <w:txbxContent>
                              <w:p w14:paraId="1D5692B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49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9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sas8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tJlnB/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+xqzwgAAANwAAAAPAAAAAAAAAAAAAAAAAJgCAABkcnMvZG93&#10;bnJldi54bWxQSwUGAAAAAAQABAD1AAAAhwMAAAAA&#10;" filled="f" stroked="f">
                          <v:textbox>
                            <w:txbxContent>
                              <w:p w14:paraId="1D46F66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49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9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e/K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4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re/KMMAAADcAAAADwAAAAAAAAAAAAAAAACYAgAAZHJzL2Rv&#10;d25yZXYueG1sUEsFBgAAAAAEAAQA9QAAAIgDAAAAAA==&#10;" filled="f" stroked="f">
                          <v:textbox>
                            <w:txbxContent>
                              <w:p w14:paraId="4667C6A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49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9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UhX8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mWa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lIV/EAAAA3AAAAA8AAAAAAAAAAAAAAAAAmAIAAGRycy9k&#10;b3ducmV2LnhtbFBLBQYAAAAABAAEAPUAAACJAwAAAAA=&#10;" filled="f" stroked="f">
                          <v:textbox>
                            <w:txbxContent>
                              <w:p w14:paraId="163CCA7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49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0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mEx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zIY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phMTEAAAA3AAAAA8AAAAAAAAAAAAAAAAAmAIAAGRycy9k&#10;b3ducmV2LnhtbFBLBQYAAAAABAAEAPUAAACJAwAAAAA=&#10;" filled="f" stroked="f">
                          <v:textbox>
                            <w:txbxContent>
                              <w:p w14:paraId="352FE9E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50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0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AcsM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Nc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AHLDEAAAA3AAAAA8AAAAAAAAAAAAAAAAAmAIAAGRycy9k&#10;b3ducmV2LnhtbFBLBQYAAAAABAAEAPUAAACJAwAAAAA=&#10;" filled="f" stroked="f">
                          <v:textbox>
                            <w:txbxContent>
                              <w:p w14:paraId="0A2C54D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5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50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0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y5K8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3qR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MuSvEAAAA3AAAAA8AAAAAAAAAAAAAAAAAmAIAAGRycy9k&#10;b3ducmV2LnhtbFBLBQYAAAAABAAEAPUAAACJAwAAAAA=&#10;" filled="f" stroked="f">
                          <v:textbox>
                            <w:txbxContent>
                              <w:p w14:paraId="61BFE93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5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50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69093C36" w14:textId="77777777" w:rsidR="00A87F48" w:rsidRPr="007866A3" w:rsidRDefault="00A87F48" w:rsidP="00401F78">
            <w:pPr>
              <w:rPr>
                <w:ins w:id="50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506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507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28544" behindDoc="0" locked="0" layoutInCell="1" allowOverlap="1" wp14:anchorId="1801B998" wp14:editId="1539AAE7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224" name="Grupo 224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25" name="Rectángulo 225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88BCB8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50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50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250858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51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51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2ABB3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51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51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ADD035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51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51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A4F284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51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51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D7A750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51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51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3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BEBCDA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52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52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3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7B48A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52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52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3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642C3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52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52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1801B998" id="Grupo 224" o:spid="_x0000_s1103" style="position:absolute;margin-left:63.15pt;margin-top:1.1pt;width:351.75pt;height:103.2pt;z-index:25162854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">
                        <v:rect id="Rectángulo 225" o:spid="_x0000_s110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iBJMQA&#10;AADcAAAADwAAAGRycy9kb3ducmV2LnhtbESPQWvCQBSE74L/YXlCb82moSklZpUqiIWaQ9Pi+ZF9&#10;Jmmzb0N2NfHfu4WCx2FmvmHy9WQ6caHBtZYVPEUxCOLK6pZrBd9fu8dXEM4ja+wsk4IrOViv5rMc&#10;M21H/qRL6WsRIOwyVNB432dSuqohgy6yPXHwTnYw6IMcaqkHHAPcdDKJ4xdpsOWw0GBP24aq3/Js&#10;FHgq9nQdj8UHp7znn8PzRp6sUg+L6W0JwtPk7+H/9rtWkCQp/J0JR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ogSTEAAAA3AAAAA8AAAAAAAAAAAAAAAAAmAIAAGRycy9k&#10;b3ducmV2LnhtbFBLBQYAAAAABAAEAPUAAACJAwAAAAA=&#10;" fillcolor="white [3212]" strokecolor="#4579b8 [3044]"/>
                        <v:shape id="Cuadro de texto 2" o:spid="_x0000_s110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UfE8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jTN4H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lHxPEAAAA3AAAAA8AAAAAAAAAAAAAAAAAmAIAAGRycy9k&#10;b3ducmV2LnhtbFBLBQYAAAAABAAEAPUAAACJAwAAAAA=&#10;" filled="f" stroked="f">
                          <v:textbox>
                            <w:txbxContent>
                              <w:p w14:paraId="788BCB8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2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2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0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m6iM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iSB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bqIxQAAANwAAAAPAAAAAAAAAAAAAAAAAJgCAABkcnMv&#10;ZG93bnJldi54bWxQSwUGAAAAAAQABAD1AAAAigMAAAAA&#10;" filled="f" stroked="f">
                          <v:textbox>
                            <w:txbxContent>
                              <w:p w14:paraId="6250858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2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2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0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Yu+sIA&#10;AADcAAAADwAAAGRycy9kb3ducmV2LnhtbERPW2vCMBR+H/gfwhH2tiaWbWg1imwIe9pYvYBvh+bY&#10;FpuT0ETb/fvlYbDHj+++2oy2E3fqQ+tYwyxTIIgrZ1quNRz2u6c5iBCRDXaOScMPBdisJw8rLIwb&#10;+JvuZaxFCuFQoIYmRl9IGaqGLIbMeeLEXVxvMSbY19L0OKRw28lcqVdpseXU0KCnt4aqa3mzGo6f&#10;l/PpWX3V7/bFD25Uku1Cav04HbdLEJHG+C/+c38YDXme1qYz6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ti76wgAAANwAAAAPAAAAAAAAAAAAAAAAAJgCAABkcnMvZG93&#10;bnJldi54bWxQSwUGAAAAAAQABAD1AAAAhwMAAAAA&#10;" filled="f" stroked="f">
                          <v:textbox>
                            <w:txbxContent>
                              <w:p w14:paraId="172ABB3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3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3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0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qLYc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jRd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6i2HEAAAA3AAAAA8AAAAAAAAAAAAAAAAAmAIAAGRycy9k&#10;b3ducmV2LnhtbFBLBQYAAAAABAAEAPUAAACJAwAAAAA=&#10;" filled="f" stroked="f">
                          <v:textbox>
                            <w:txbxContent>
                              <w:p w14:paraId="3ADD035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3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3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0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m0I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eP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Rm0IcAAAADcAAAADwAAAAAAAAAAAAAAAACYAgAAZHJzL2Rvd25y&#10;ZXYueG1sUEsFBgAAAAAEAAQA9QAAAIUDAAAAAA==&#10;" filled="f" stroked="f">
                          <v:textbox>
                            <w:txbxContent>
                              <w:p w14:paraId="7A4F284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3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3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1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Ru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2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VEbrEAAAA3AAAAA8AAAAAAAAAAAAAAAAAmAIAAGRycy9k&#10;b3ducmV2LnhtbFBLBQYAAAAABAAEAPUAAACJAwAAAAA=&#10;" filled="f" stroked="f">
                          <v:textbox>
                            <w:txbxContent>
                              <w:p w14:paraId="5D7A750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3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3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1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Pzc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m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4/NxQAAANwAAAAPAAAAAAAAAAAAAAAAAJgCAABkcnMv&#10;ZG93bnJldi54bWxQSwUGAAAAAAQABAD1AAAAigMAAAAA&#10;" filled="f" stroked="f">
                          <v:textbox>
                            <w:txbxContent>
                              <w:p w14:paraId="7BEBCDA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3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3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1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qVs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Jt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KlbEAAAA3AAAAA8AAAAAAAAAAAAAAAAAmAIAAGRycy9k&#10;b3ducmV2LnhtbFBLBQYAAAAABAAEAPUAAACJAwAAAAA=&#10;" filled="f" stroked="f">
                          <v:textbox>
                            <w:txbxContent>
                              <w:p w14:paraId="667B48A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4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4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1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yI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p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rIixQAAANwAAAAPAAAAAAAAAAAAAAAAAJgCAABkcnMv&#10;ZG93bnJldi54bWxQSwUGAAAAAAQABAD1AAAAigMAAAAA&#10;" filled="f" stroked="f">
                          <v:textbox>
                            <w:txbxContent>
                              <w:p w14:paraId="37642C3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4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4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2257C95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D50E9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49E735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DBC272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35D1E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9C1D47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BFFF14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D919A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7B9C6C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D0A9E9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B732E2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A20159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BE8A0B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66B418F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5</w:t>
      </w:r>
    </w:p>
    <w:p w14:paraId="1BBEEF0E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06E5B957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603FC7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51FA6F53" w14:textId="2717B89B" w:rsidR="00A87F48" w:rsidRPr="007866A3" w:rsidRDefault="00A87F48" w:rsidP="00A87F48">
      <w:pPr>
        <w:rPr>
          <w:del w:id="544" w:author="J&amp;J" w:date="2015-05-02T17:40:00Z"/>
          <w:rFonts w:ascii="Arial" w:hAnsi="Arial" w:cs="Arial"/>
          <w:sz w:val="18"/>
          <w:szCs w:val="18"/>
          <w:lang w:val="es-ES_tradnl"/>
        </w:rPr>
      </w:pPr>
      <w:del w:id="545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546" w:author="Unknown">
              <w:rPr>
                <w:noProof/>
                <w:lang w:val="es-CO" w:eastAsia="es-CO"/>
              </w:rPr>
            </w:rPrChange>
          </w:rPr>
          <w:lastRenderedPageBreak/>
          <w:drawing>
            <wp:inline distT="0" distB="0" distL="0" distR="0" wp14:anchorId="263EC9C9" wp14:editId="0F861D1E">
              <wp:extent cx="4505325" cy="1752600"/>
              <wp:effectExtent l="0" t="0" r="9525" b="0"/>
              <wp:docPr id="614" name="Imagen 6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4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05325" cy="175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0F8D9F2B" w14:textId="7B5ACF0D" w:rsidR="00A87F48" w:rsidRPr="007866A3" w:rsidRDefault="00A87F48" w:rsidP="00A87F48">
      <w:pPr>
        <w:rPr>
          <w:del w:id="547" w:author="J&amp;J" w:date="2015-05-02T17:40:00Z"/>
          <w:rFonts w:ascii="Arial" w:hAnsi="Arial" w:cs="Arial"/>
          <w:color w:val="000000"/>
          <w:sz w:val="18"/>
          <w:szCs w:val="18"/>
        </w:rPr>
      </w:pPr>
      <w:del w:id="548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549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1CFE5F5" wp14:editId="60E99089">
              <wp:extent cx="904875" cy="276225"/>
              <wp:effectExtent l="0" t="0" r="9525" b="9525"/>
              <wp:docPr id="613" name="Imagen 6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45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71FEA32" w14:textId="77777777" w:rsidR="00A87F48" w:rsidRPr="007866A3" w:rsidRDefault="00A87F48" w:rsidP="00A87F48">
      <w:pPr>
        <w:rPr>
          <w:ins w:id="550" w:author="J&amp;J" w:date="2015-05-02T17:40:00Z"/>
          <w:rFonts w:ascii="Arial" w:hAnsi="Arial" w:cs="Arial"/>
          <w:sz w:val="18"/>
          <w:szCs w:val="18"/>
          <w:lang w:val="es-ES_tradnl"/>
        </w:rPr>
      </w:pPr>
      <w:ins w:id="551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552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05E199C" wp14:editId="150970A2">
              <wp:extent cx="4500880" cy="1751870"/>
              <wp:effectExtent l="0" t="0" r="0" b="1270"/>
              <wp:docPr id="24" name="Imagen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04270" cy="17531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685522" w14:textId="77777777" w:rsidR="00A87F48" w:rsidRPr="007866A3" w:rsidRDefault="00A87F48" w:rsidP="00A87F48">
      <w:pPr>
        <w:rPr>
          <w:ins w:id="553" w:author="J&amp;J" w:date="2015-05-02T17:40:00Z"/>
          <w:rFonts w:ascii="Arial" w:hAnsi="Arial" w:cs="Arial"/>
          <w:color w:val="000000"/>
          <w:sz w:val="18"/>
          <w:szCs w:val="18"/>
        </w:rPr>
      </w:pPr>
      <w:ins w:id="554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555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2632AD1A" wp14:editId="01278568">
              <wp:extent cx="902252" cy="273050"/>
              <wp:effectExtent l="0" t="0" r="0" b="0"/>
              <wp:docPr id="545" name="Imagen 5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396D27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C1411C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28FA687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985819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1C9E6E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9AB423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556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557">
          <w:tblGrid>
            <w:gridCol w:w="1129"/>
            <w:gridCol w:w="5670"/>
            <w:gridCol w:w="2823"/>
          </w:tblGrid>
        </w:tblGridChange>
      </w:tblGrid>
      <w:tr w:rsidR="00A87F48" w:rsidRPr="007866A3" w14:paraId="69FFCC90" w14:textId="77777777" w:rsidTr="00401F78">
        <w:tc>
          <w:tcPr>
            <w:tcW w:w="9622" w:type="dxa"/>
            <w:gridSpan w:val="3"/>
            <w:tcPrChange w:id="558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A1746B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48030BBF" w14:textId="77777777" w:rsidTr="00401F78">
        <w:tc>
          <w:tcPr>
            <w:tcW w:w="1129" w:type="dxa"/>
            <w:tcPrChange w:id="55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557AF9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56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FF90B2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56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02EA1D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0ADE4929" w14:textId="77777777" w:rsidTr="00401F78">
        <w:tc>
          <w:tcPr>
            <w:tcW w:w="1129" w:type="dxa"/>
            <w:tcPrChange w:id="56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7E66E0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56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E182C5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56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069834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56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56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920920595"/>
                <w:placeholder>
                  <w:docPart w:val="7985AA52CD7B4806A392D878B783781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566"/>
                <w:ins w:id="56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568" w:author="J&amp;J" w:date="2015-05-02T17:40:00Z"/>
              </w:sdtContent>
            </w:sdt>
            <w:customXmlInsRangeEnd w:id="568"/>
          </w:p>
        </w:tc>
      </w:tr>
      <w:tr w:rsidR="00A87F48" w:rsidRPr="007866A3" w14:paraId="159E12A0" w14:textId="77777777" w:rsidTr="00401F78">
        <w:tc>
          <w:tcPr>
            <w:tcW w:w="1129" w:type="dxa"/>
            <w:tcPrChange w:id="56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CA961D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57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91C4F6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57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E1FD0E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57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57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097077143"/>
                <w:placeholder>
                  <w:docPart w:val="80DB2AF9855449F8895216D6DA52F09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573"/>
                <w:ins w:id="57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575" w:author="J&amp;J" w:date="2015-05-02T17:40:00Z"/>
              </w:sdtContent>
            </w:sdt>
            <w:customXmlInsRangeEnd w:id="575"/>
          </w:p>
        </w:tc>
      </w:tr>
      <w:tr w:rsidR="00A87F48" w:rsidRPr="007866A3" w14:paraId="25D76E54" w14:textId="77777777" w:rsidTr="00401F78">
        <w:tc>
          <w:tcPr>
            <w:tcW w:w="1129" w:type="dxa"/>
            <w:tcPrChange w:id="57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C3D3C6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57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442D85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57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3725FF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57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58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779762657"/>
                <w:placeholder>
                  <w:docPart w:val="29072B44D0BB48979985D8DED09C0645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580"/>
                <w:ins w:id="58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582" w:author="J&amp;J" w:date="2015-05-02T17:40:00Z"/>
              </w:sdtContent>
            </w:sdt>
            <w:customXmlInsRangeEnd w:id="582"/>
          </w:p>
        </w:tc>
      </w:tr>
      <w:tr w:rsidR="00A87F48" w:rsidRPr="005255A8" w14:paraId="2A08F655" w14:textId="77777777" w:rsidTr="00401F78">
        <w:tc>
          <w:tcPr>
            <w:tcW w:w="9622" w:type="dxa"/>
            <w:gridSpan w:val="3"/>
            <w:tcPrChange w:id="583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4B054D2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0BB2E0F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86E4EE8" w14:textId="0B9A0A4C" w:rsidR="00A87F48" w:rsidRPr="000D241A" w:rsidRDefault="00A87F48" w:rsidP="00401F78">
            <w:pPr>
              <w:rPr>
                <w:del w:id="584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585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6128" behindDoc="0" locked="0" layoutInCell="1" allowOverlap="1" wp14:anchorId="6676E183" wp14:editId="7494CD6F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904" name="Grupo 90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905" name="Rectángulo 23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A61C6E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8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8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0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187E6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8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8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0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AB64A9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9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9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0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E58C23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9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9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1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E1FDB1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9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9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1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725387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9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9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1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F49DD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9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9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1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8578B0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60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60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17CA02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60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60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6676E183" id="Grupo 904" o:spid="_x0000_s1114" style="position:absolute;margin-left:63.15pt;margin-top:1.1pt;width:351.75pt;height:103.2pt;z-index:25169612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">
                        <v:rect id="Rectángulo 236" o:spid="_x0000_s111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K7/cQA&#10;AADcAAAADwAAAGRycy9kb3ducmV2LnhtbESPwW7CMBBE75X4B2uRuIFTpCIIGFSg0F6Bqucl3iZR&#10;43ViG5L8fV0JqcfRzLzRrDadqcSdnC8tK3ieJCCIM6tLzhV8Xg7jOQgfkDVWlklBTx4268HTClNt&#10;Wz7R/RxyESHsU1RQhFCnUvqsIIN+Ymvi6H1bZzBE6XKpHbYRbio5TZKZNFhyXCiwpl1B2c/5ZhRM&#10;D668vG0bv9v3DV3f+6+mnR+VGg271yWIQF34Dz/aH1rBInmBvzPx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Su/3EAAAA3AAAAA8AAAAAAAAAAAAAAAAAmAIAAGRycy9k&#10;b3ducmV2LnhtbFBLBQYAAAAABAAEAPUAAACJAwAAAAA=&#10;" fillcolor="window" strokecolor="#4a7ebb"/>
                        <v:shape id="Cuadro de texto 2" o:spid="_x0000_s111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t7P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0zNYX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3s8wgAAANwAAAAPAAAAAAAAAAAAAAAAAJgCAABkcnMvZG93&#10;bnJldi54bWxQSwUGAAAAAAQABAD1AAAAhwMAAAAA&#10;" filled="f" stroked="f">
                          <v:textbox>
                            <w:txbxContent>
                              <w:p w14:paraId="1A61C6E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60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60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1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fep8UA&#10;AADcAAAADwAAAGRycy9kb3ducmV2LnhtbESPS2vDMBCE74X+B7GF3BKpIW0Sx0oICYWeWuI8ILfF&#10;Wj+otTKWGrv/vioEehxm5hsm3Qy2ETfqfO1Yw/NEgSDOnam51HA6vo0XIHxANtg4Jg0/5GGzfnxI&#10;MTGu5wPdslCKCGGfoIYqhDaR0ucVWfQT1xJHr3CdxRBlV0rTYR/htpFTpV6lxZrjQoUt7SrKv7Jv&#10;q+H8UVwvM/VZ7u1L27tBSbZLqfXoadiuQAQawn/43n43GpZqD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p96nxQAAANwAAAAPAAAAAAAAAAAAAAAAAJgCAABkcnMv&#10;ZG93bnJldi54bWxQSwUGAAAAAAQABAD1AAAAigMAAAAA&#10;" filled="f" stroked="f">
                          <v:textbox>
                            <w:txbxContent>
                              <w:p w14:paraId="34187E6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60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60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1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K1cAA&#10;AADcAAAADwAAAGRycy9kb3ducmV2LnhtbERPTYvCMBC9C/sfwix402RFZa1GWVYET4p1FbwNzdiW&#10;bSalibb+e3MQPD7e92LV2UrcqfGlYw1fQwWCOHOm5FzD33Ez+AbhA7LByjFpeJCH1fKjt8DEuJYP&#10;dE9DLmII+wQ1FCHUiZQ+K8iiH7qaOHJX11gMETa5NA22MdxWcqTUVFosOTYUWNNvQdl/erMaTrvr&#10;5TxW+3xtJ3XrOiXZzqTW/c/uZw4iUBfe4pd7azTMVFwbz8QjI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hK1cAAAADcAAAADwAAAAAAAAAAAAAAAACYAgAAZHJzL2Rvd25y&#10;ZXYueG1sUEsFBgAAAAAEAAQA9QAAAIUDAAAAAA==&#10;" filled="f" stroked="f">
                          <v:textbox>
                            <w:txbxContent>
                              <w:p w14:paraId="2AB64A9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60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60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1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TvTsQA&#10;AADcAAAADwAAAGRycy9kb3ducmV2LnhtbESPQWvCQBSE74X+h+UVemt2K6000VVEEXqqGNuCt0f2&#10;mYRm34bsmqT/3hUEj8PMfMPMl6NtRE+drx1reE0UCOLCmZpLDd+H7csHCB+QDTaOScM/eVguHh/m&#10;mBk38J76PJQiQthnqKEKoc2k9EVFFn3iWuLonVxnMUTZldJ0OES4beREqam0WHNcqLCldUXFX362&#10;Gn6+TsffN7UrN/a9HdyoJNtUav38NK5mIAKN4R6+tT+NhlSlcD0Tj4Bc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0707EAAAA3AAAAA8AAAAAAAAAAAAAAAAAmAIAAGRycy9k&#10;b3ducmV2LnhtbFBLBQYAAAAABAAEAPUAAACJAwAAAAA=&#10;" filled="f" stroked="f">
                          <v:textbox>
                            <w:txbxContent>
                              <w:p w14:paraId="2E58C23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61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61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2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fQDsEA&#10;AADcAAAADwAAAGRycy9kb3ducmV2LnhtbERPz2vCMBS+D/wfwhO8rYnixtqZFlEET5M5Hez2aJ5t&#10;WfNSmmjrf28Ogx0/vt+rYrStuFHvG8ca5okCQVw603Cl4fS1e34D4QOywdYxabiThyKfPK0wM27g&#10;T7odQyViCPsMNdQhdJmUvqzJok9cRxy5i+sthgj7SpoehxhuW7lQ6lVabDg21NjRpqby93i1Gs4f&#10;l5/vpTpUW/vSDW5Ukm0qtZ5Nx/U7iEBj+Bf/ufdGQzqP8+OZeARk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X0A7BAAAA3AAAAA8AAAAAAAAAAAAAAAAAmAIAAGRycy9kb3du&#10;cmV2LnhtbFBLBQYAAAAABAAEAPUAAACGAwAAAAA=&#10;" filled="f" stroked="f">
                          <v:textbox>
                            <w:txbxContent>
                              <w:p w14:paraId="1E1FDB1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61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61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2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t1lcQA&#10;AADcAAAADwAAAGRycy9kb3ducmV2LnhtbESPT2vCQBTE7wW/w/KE3prdlFo0uopYBE+W+g+8PbLP&#10;JJh9G7Krid++Wyh4HGbmN8xs0dta3Kn1lWMNaaJAEOfOVFxoOOzXb2MQPiAbrB2Thgd5WMwHLzPM&#10;jOv4h+67UIgIYZ+hhjKEJpPS5yVZ9IlriKN3ca3FEGVbSNNiF+G2lu9KfUqLFceFEhtalZRfdzer&#10;4bi9nE8f6rv4sqOmc72SbCdS69dhv5yCCNSHZ/i/vTEaJmkKf2fiEZ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bdZXEAAAA3AAAAA8AAAAAAAAAAAAAAAAAmAIAAGRycy9k&#10;b3ducmV2LnhtbFBLBQYAAAAABAAEAPUAAACJAwAAAAA=&#10;" filled="f" stroked="f">
                          <v:textbox>
                            <w:txbxContent>
                              <w:p w14:paraId="4725387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61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61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2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nr4s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wR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nr4sMAAADcAAAADwAAAAAAAAAAAAAAAACYAgAAZHJzL2Rv&#10;d25yZXYueG1sUEsFBgAAAAAEAAQA9QAAAIgDAAAAAA==&#10;" filled="f" stroked="f">
                          <v:textbox>
                            <w:txbxContent>
                              <w:p w14:paraId="79F49DD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61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61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2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VOe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3axgv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RU55xQAAANwAAAAPAAAAAAAAAAAAAAAAAJgCAABkcnMv&#10;ZG93bnJldi54bWxQSwUGAAAAAAQABAD1AAAAigMAAAAA&#10;" filled="f" stroked="f">
                          <v:textbox>
                            <w:txbxContent>
                              <w:p w14:paraId="38578B0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61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61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2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zWD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wQi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zWDcMAAADcAAAADwAAAAAAAAAAAAAAAACYAgAAZHJzL2Rv&#10;d25yZXYueG1sUEsFBgAAAAAEAAQA9QAAAIgDAAAAAA==&#10;" filled="f" stroked="f">
                          <v:textbox>
                            <w:txbxContent>
                              <w:p w14:paraId="117CA02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62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62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6AD603EE" w14:textId="77777777" w:rsidR="00A87F48" w:rsidRPr="007866A3" w:rsidRDefault="00A87F48" w:rsidP="00401F78">
            <w:pPr>
              <w:rPr>
                <w:ins w:id="622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623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624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29568" behindDoc="0" locked="0" layoutInCell="1" allowOverlap="1" wp14:anchorId="64359AC8" wp14:editId="777FC6BE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235" name="Grupo 235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36" name="Rectángulo 23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9BE548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2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2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3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E19262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2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2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3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6A8511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3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B5BC89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3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6E672E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3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CEA35F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3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744248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3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310AFB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4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BFDE0E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4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64359AC8" id="Grupo 235" o:spid="_x0000_s1125" style="position:absolute;margin-left:63.15pt;margin-top:1.1pt;width:351.75pt;height:103.2pt;z-index:25162956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">
                        <v:rect id="Rectángulo 236" o:spid="_x0000_s112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OJjsIA&#10;AADcAAAADwAAAGRycy9kb3ducmV2LnhtbESPS4vCQBCE7wv+h6EFb+vEJxIdxV0QBdeDDzw3mTaJ&#10;ZnpCZjTx3zsLgseiqr6iZovGFOJBlcstK+h1IxDEidU5pwpOx9X3BITzyBoLy6TgSQ4W89bXDGNt&#10;a97T4+BTESDsYlSQeV/GUrokI4Oua0vi4F1sZdAHWaVSV1gHuClkP4rG0mDOYSHDkn4zSm6Hu1Hg&#10;abemZ33ebXnEa77+DX/kxSrVaTfLKQhPjf+E3+2NVtAfjOH/TDgC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o4mOwgAAANwAAAAPAAAAAAAAAAAAAAAAAJgCAABkcnMvZG93&#10;bnJldi54bWxQSwUGAAAAAAQABAD1AAAAhwMAAAAA&#10;" fillcolor="white [3212]" strokecolor="#4579b8 [3044]"/>
                        <v:shape id="Cuadro de texto 2" o:spid="_x0000_s112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AsVc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Hl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wLFXEAAAA3AAAAA8AAAAAAAAAAAAAAAAAmAIAAGRycy9k&#10;b3ducmV2LnhtbFBLBQYAAAAABAAEAPUAAACJAwAAAAA=&#10;" filled="f" stroked="f">
                          <v:textbox>
                            <w:txbxContent>
                              <w:p w14:paraId="69BE548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4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4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2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+4J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eP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2+4J8AAAADcAAAADwAAAAAAAAAAAAAAAACYAgAAZHJzL2Rvd25y&#10;ZXYueG1sUEsFBgAAAAAEAAQA9QAAAIUDAAAAAA==&#10;" filled="f" stroked="f">
                          <v:textbox>
                            <w:txbxContent>
                              <w:p w14:paraId="1E19262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4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4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2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Mdv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Ec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jHbzEAAAA3AAAAA8AAAAAAAAAAAAAAAAAmAIAAGRycy9k&#10;b3ducmV2LnhtbFBLBQYAAAAABAAEAPUAAACJAwAAAAA=&#10;" filled="f" stroked="f">
                          <v:textbox>
                            <w:txbxContent>
                              <w:p w14:paraId="26A8511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4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3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/HX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fx1zBAAAA3AAAAA8AAAAAAAAAAAAAAAAAmAIAAGRycy9kb3du&#10;cmV2LnhtbFBLBQYAAAAABAAEAPUAAACGAwAAAAA=&#10;" filled="f" stroked="f">
                          <v:textbox>
                            <w:txbxContent>
                              <w:p w14:paraId="7B5BC89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5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3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ix8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bFM4P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TYsfEAAAA3AAAAA8AAAAAAAAAAAAAAAAAmAIAAGRycy9k&#10;b3ducmV2LnhtbFBLBQYAAAAABAAEAPUAAACJAwAAAAA=&#10;" filled="f" stroked="f">
                          <v:textbox>
                            <w:txbxContent>
                              <w:p w14:paraId="16E672E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5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3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8s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k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/LDEAAAA3AAAAA8AAAAAAAAAAAAAAAAAmAIAAGRycy9k&#10;b3ducmV2LnhtbFBLBQYAAAAABAAEAPUAAACJAwAAAAA=&#10;" filled="f" stroked="f">
                          <v:textbox>
                            <w:txbxContent>
                              <w:p w14:paraId="1CEA35F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5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3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ZK8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ZF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VkrxQAAANwAAAAPAAAAAAAAAAAAAAAAAJgCAABkcnMv&#10;ZG93bnJldi54bWxQSwUGAAAAAAQABAD1AAAAigMAAAAA&#10;" filled="f" stroked="f">
                          <v:textbox>
                            <w:txbxContent>
                              <w:p w14:paraId="0744248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5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3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    <v:textbox>
                            <w:txbxContent>
                              <w:p w14:paraId="6310AFB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5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3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hkx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3yR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oZMTEAAAA3AAAAA8AAAAAAAAAAAAAAAAAmAIAAGRycy9k&#10;b3ducmV2LnhtbFBLBQYAAAAABAAEAPUAAACJAwAAAAA=&#10;" filled="f" stroked="f">
                          <v:textbox>
                            <w:txbxContent>
                              <w:p w14:paraId="1BFDE0E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6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2F619FA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F36633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8932D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E7101C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05D2F3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1EA271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EAF88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74CEBB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CFADC4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EE1C77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6AD1B9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4DED95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445D7B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6718F40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6</w:t>
      </w:r>
    </w:p>
    <w:p w14:paraId="2D91693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3E7D0F3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EBE3E7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437075D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C657B91" w14:textId="32FD5329" w:rsidR="00A87F48" w:rsidRPr="007866A3" w:rsidRDefault="00A87F48" w:rsidP="00A87F48">
      <w:pPr>
        <w:rPr>
          <w:del w:id="661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662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663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2FB5BBDA" wp14:editId="470C03DF">
              <wp:extent cx="4562475" cy="1771650"/>
              <wp:effectExtent l="0" t="0" r="9525" b="0"/>
              <wp:docPr id="612" name="Imagen 6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5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62475" cy="177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C4247EF" w14:textId="13A38BDE" w:rsidR="00A87F48" w:rsidRPr="007866A3" w:rsidRDefault="00A87F48" w:rsidP="00A87F48">
      <w:pPr>
        <w:rPr>
          <w:del w:id="664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665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666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9F4577C" wp14:editId="30DC6F38">
              <wp:extent cx="904875" cy="276225"/>
              <wp:effectExtent l="0" t="0" r="9525" b="9525"/>
              <wp:docPr id="611" name="Imagen 6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46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5CE88FF" w14:textId="77777777" w:rsidR="00A87F48" w:rsidRPr="007866A3" w:rsidRDefault="00A87F48" w:rsidP="00A87F48">
      <w:pPr>
        <w:rPr>
          <w:ins w:id="667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668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669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7BF85564" wp14:editId="00F0CC9A">
              <wp:extent cx="4562996" cy="1776047"/>
              <wp:effectExtent l="0" t="0" r="0" b="0"/>
              <wp:docPr id="25" name="Imagen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68401" cy="17781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6A6B24" w14:textId="77777777" w:rsidR="00A87F48" w:rsidRPr="007866A3" w:rsidRDefault="00A87F48" w:rsidP="00A87F48">
      <w:pPr>
        <w:rPr>
          <w:ins w:id="670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671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672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0E5D962" wp14:editId="7CD1493C">
              <wp:extent cx="902252" cy="273050"/>
              <wp:effectExtent l="0" t="0" r="0" b="0"/>
              <wp:docPr id="546" name="Imagen 5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9D090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336F962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ADF21E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D24009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938909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673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674">
          <w:tblGrid>
            <w:gridCol w:w="1129"/>
            <w:gridCol w:w="5670"/>
            <w:gridCol w:w="2823"/>
          </w:tblGrid>
        </w:tblGridChange>
      </w:tblGrid>
      <w:tr w:rsidR="00A87F48" w:rsidRPr="007866A3" w14:paraId="5EF3791A" w14:textId="77777777" w:rsidTr="00401F78">
        <w:tc>
          <w:tcPr>
            <w:tcW w:w="9622" w:type="dxa"/>
            <w:gridSpan w:val="3"/>
            <w:tcPrChange w:id="675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A1050AA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1EA540EB" w14:textId="77777777" w:rsidTr="00401F78">
        <w:tc>
          <w:tcPr>
            <w:tcW w:w="1129" w:type="dxa"/>
            <w:tcPrChange w:id="67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D79B14A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lastRenderedPageBreak/>
              <w:t>No. Texto</w:t>
            </w:r>
          </w:p>
        </w:tc>
        <w:tc>
          <w:tcPr>
            <w:tcW w:w="5670" w:type="dxa"/>
            <w:tcPrChange w:id="67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0932B5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67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8F37391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48DC20CF" w14:textId="77777777" w:rsidTr="00401F78">
        <w:tc>
          <w:tcPr>
            <w:tcW w:w="1129" w:type="dxa"/>
            <w:tcPrChange w:id="67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4B8420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68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BCA407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68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9186B6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68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68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554777203"/>
                <w:placeholder>
                  <w:docPart w:val="07D62658BD84468A8EC45DD5D40FBF8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683"/>
                <w:ins w:id="68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685" w:author="J&amp;J" w:date="2015-05-02T17:40:00Z"/>
              </w:sdtContent>
            </w:sdt>
            <w:customXmlInsRangeEnd w:id="685"/>
          </w:p>
        </w:tc>
      </w:tr>
      <w:tr w:rsidR="00A87F48" w:rsidRPr="007866A3" w14:paraId="6846C531" w14:textId="77777777" w:rsidTr="00401F78">
        <w:tc>
          <w:tcPr>
            <w:tcW w:w="1129" w:type="dxa"/>
            <w:tcPrChange w:id="68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FE3845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68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6598B2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68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43B0BF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68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69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10090597"/>
                <w:placeholder>
                  <w:docPart w:val="0038CA7539B3422AB74D617B4E4FF048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690"/>
                <w:ins w:id="69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692" w:author="J&amp;J" w:date="2015-05-02T17:40:00Z"/>
              </w:sdtContent>
            </w:sdt>
            <w:customXmlInsRangeEnd w:id="692"/>
          </w:p>
        </w:tc>
      </w:tr>
      <w:tr w:rsidR="00A87F48" w:rsidRPr="007866A3" w14:paraId="3C2984A3" w14:textId="77777777" w:rsidTr="00401F78">
        <w:tc>
          <w:tcPr>
            <w:tcW w:w="1129" w:type="dxa"/>
            <w:tcPrChange w:id="69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E07C70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69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B6C77A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69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B35DB4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69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69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856844605"/>
                <w:placeholder>
                  <w:docPart w:val="0E8EA531866C4E1699114F37115FC1E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697"/>
                <w:ins w:id="69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699" w:author="J&amp;J" w:date="2015-05-02T17:40:00Z"/>
              </w:sdtContent>
            </w:sdt>
            <w:customXmlInsRangeEnd w:id="699"/>
          </w:p>
        </w:tc>
      </w:tr>
      <w:tr w:rsidR="00A87F48" w:rsidRPr="005255A8" w14:paraId="1E79ABFB" w14:textId="77777777" w:rsidTr="00401F78">
        <w:tc>
          <w:tcPr>
            <w:tcW w:w="9622" w:type="dxa"/>
            <w:gridSpan w:val="3"/>
            <w:tcPrChange w:id="700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FD23F41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5FD1528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C576ABD" w14:textId="2F12448A" w:rsidR="00A87F48" w:rsidRPr="000D241A" w:rsidRDefault="00A87F48" w:rsidP="00401F78">
            <w:pPr>
              <w:rPr>
                <w:del w:id="70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702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7152" behindDoc="0" locked="0" layoutInCell="1" allowOverlap="1" wp14:anchorId="79B64577" wp14:editId="3FD6D0BA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93" name="Grupo 89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94" name="Rectángulo 247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51986A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70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9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F4FD09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70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9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0230E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70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9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31B1E7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71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9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26C30B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71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0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B96B26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71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0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46066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71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0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70CC7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71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0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E5FE1A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72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79B64577" id="Grupo 893" o:spid="_x0000_s1136" style="position:absolute;margin-left:63.15pt;margin-top:1.1pt;width:351.75pt;height:103.2pt;z-index:25169715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">
                        <v:rect id="Rectángulo 247" o:spid="_x0000_s113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WEfMQA&#10;AADcAAAADwAAAGRycy9kb3ducmV2LnhtbESPzW7CMBCE75V4B2uRegOnqKpCwKCWlrZXfsR5iZck&#10;Il4ntkuSt68rIfU4mplvNMt1b2pxI+crywqepgkI4tzqigsFx8N2koLwAVljbZkUDORhvRo9LDHT&#10;tuMd3fahEBHCPkMFZQhNJqXPSzLop7Yhjt7FOoMhSldI7bCLcFPLWZK8SIMVx4USG9qUlF/3P0bB&#10;bOuqw8db6zfvQ0vnr+HUdumnUo/j/nUBIlAf/sP39rdWkM6f4e9MP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1hHzEAAAA3AAAAA8AAAAAAAAAAAAAAAAAmAIAAGRycy9k&#10;b3ducmV2LnhtbFBLBQYAAAAABAAEAPUAAACJAwAAAAA=&#10;" fillcolor="window" strokecolor="#4a7ebb"/>
                        <v:shape id="Cuadro de texto 2" o:spid="_x0000_s113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J/UcQA&#10;AADcAAAADwAAAGRycy9kb3ducmV2LnhtbESPQWvCQBSE7wX/w/KE3ppdi5YYXYNUhJ5aalXw9sg+&#10;k2D2bciuSfrvu4VCj8PMfMOs89E2oqfO1441zBIFgrhwpuZSw/Fr/5SC8AHZYOOYNHyTh3wzeVhj&#10;ZtzAn9QfQikihH2GGqoQ2kxKX1Rk0SeuJY7e1XUWQ5RdKU2HQ4TbRj4r9SIt1hwXKmzptaLidrhb&#10;Daf36+U8Vx/lzi7awY1Ksl1KrR+n43YFItAY/sN/7TejIV0u4P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Sf1HEAAAA3AAAAA8AAAAAAAAAAAAAAAAAmAIAAGRycy9k&#10;b3ducmV2LnhtbFBLBQYAAAAABAAEAPUAAACJAwAAAAA=&#10;" filled="f" stroked="f">
                          <v:textbox>
                            <w:txbxContent>
                              <w:p w14:paraId="751986A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7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72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3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DhJsMA&#10;AADcAAAADwAAAGRycy9kb3ducmV2LnhtbESPT4vCMBTE74LfITxhb5q4qGg1iqwIe1pZ/4G3R/Ns&#10;i81LaaLtfnsjLHgcZuY3zGLV2lI8qPaFYw3DgQJBnDpTcKbheNj2pyB8QDZYOiYNf+Rhtex2FpgY&#10;1/AvPfYhExHCPkENeQhVIqVPc7LoB64ijt7V1RZDlHUmTY1NhNtSfio1kRYLjgs5VvSVU3rb362G&#10;08/1ch6pXbax46pxrZJsZ1Lrj167noMI1IZ3+L/9bTRMZxN4nY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DhJsMAAADcAAAADwAAAAAAAAAAAAAAAACYAgAAZHJzL2Rv&#10;d25yZXYueG1sUEsFBgAAAAAEAAQA9QAAAIgDAAAAAA==&#10;" filled="f" stroked="f">
                          <v:textbox>
                            <w:txbxContent>
                              <w:p w14:paraId="6F4FD09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7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72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4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xEvcUA&#10;AADcAAAADwAAAGRycy9kb3ducmV2LnhtbESPS2vDMBCE74X8B7GB3BIpIW1jJ0oILYWeWuo8ILfF&#10;Wj+ItTKWGrv/vioEehxm5htmsxtsI27U+dqxhvlMgSDOnam51HA8vE1XIHxANtg4Jg0/5GG3HT1s&#10;MDWu5y+6ZaEUEcI+RQ1VCG0qpc8rsuhnriWOXuE6iyHKrpSmwz7CbSMXSj1JizXHhQpbeqkov2bf&#10;VsPpo7icl+qzfLWPbe8GJdkmUuvJeNivQQQawn/43n43GlbJM/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TES9xQAAANwAAAAPAAAAAAAAAAAAAAAAAJgCAABkcnMv&#10;ZG93bnJldi54bWxQSwUGAAAAAAQABAD1AAAAigMAAAAA&#10;" filled="f" stroked="f">
                          <v:textbox>
                            <w:txbxContent>
                              <w:p w14:paraId="640230E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7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72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4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PQz8AA&#10;AADcAAAADwAAAGRycy9kb3ducmV2LnhtbERPy4rCMBTdC/MP4Q6402RERatRhpEBV4r1Ae4uzbUt&#10;09yUJmPr35uF4PJw3st1Zytxp8aXjjV8DRUI4syZknMNp+PvYAbCB2SDlWPS8CAP69VHb4mJcS0f&#10;6J6GXMQQ9glqKEKoEyl9VpBFP3Q1ceRurrEYImxyaRpsY7it5EipqbRYcmwosKafgrK/9N9qOO9u&#10;18tY7fONndSt65RkO5da9z+77wWIQF14i1/urdEwm8e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tPQz8AAAADcAAAADwAAAAAAAAAAAAAAAACYAgAAZHJzL2Rvd25y&#10;ZXYueG1sUEsFBgAAAAAEAAQA9QAAAIUDAAAAAA==&#10;" filled="f" stroked="f">
                          <v:textbox>
                            <w:txbxContent>
                              <w:p w14:paraId="431B1E7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7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72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4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91VMQA&#10;AADcAAAADwAAAGRycy9kb3ducmV2LnhtbESPW2sCMRSE34X+h3AKvmlSseJuzYoohT5VvLTQt8Pm&#10;7IVuTpZN6m7/vREEH4eZ+YZZrQfbiAt1vnas4WWqQBDnztRcajif3idLED4gG2wck4Z/8rDOnkYr&#10;TI3r+UCXYyhFhLBPUUMVQptK6fOKLPqpa4mjV7jOYoiyK6XpsI9w28iZUgtpsea4UGFL24ry3+Of&#10;1fD1Wfx8z9W+3NnXtneDkmwTqfX4edi8gQg0hEf43v4wGpZJA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dVTEAAAA3AAAAA8AAAAAAAAAAAAAAAAAmAIAAGRycy9k&#10;b3ducmV2LnhtbFBLBQYAAAAABAAEAPUAAACJAwAAAAA=&#10;" filled="f" stroked="f">
                          <v:textbox>
                            <w:txbxContent>
                              <w:p w14:paraId="026C30B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7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73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4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5G08AA&#10;AADcAAAADwAAAGRycy9kb3ducmV2LnhtbERPTYvCMBC9C/sfwix402RFZa1GWVYET4p1FbwNzdiW&#10;bSalibb+e3MQPD7e92LV2UrcqfGlYw1fQwWCOHOm5FzD33Ez+AbhA7LByjFpeJCH1fKjt8DEuJYP&#10;dE9DLmII+wQ1FCHUiZQ+K8iiH7qaOHJX11gMETa5NA22MdxWcqTUVFosOTYUWNNvQdl/erMaTrvr&#10;5TxW+3xtJ3XrOiXZzqTW/c/uZw4iUBfe4pd7azTMVJwfz8QjI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k5G08AAAADcAAAADwAAAAAAAAAAAAAAAACYAgAAZHJzL2Rvd25y&#10;ZXYueG1sUEsFBgAAAAAEAAQA9QAAAIUDAAAAAA==&#10;" filled="f" stroked="f">
                          <v:textbox>
                            <w:txbxContent>
                              <w:p w14:paraId="0B96B26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7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73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4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LjSMQA&#10;AADcAAAADwAAAGRycy9kb3ducmV2LnhtbESPzWrDMBCE74W8g9hAb7WU0pbYiWxCSqCnluYPclus&#10;jW1irYylxO7bV4VCjsPMfMMsi9G24ka9bxxrmCUKBHHpTMOVhv1u8zQH4QOywdYxafghD0U+eVhi&#10;ZtzA33TbhkpECPsMNdQhdJmUvqzJok9cRxy9s+sthij7Spoehwi3rXxW6k1abDgu1NjRuqbysr1a&#10;DYfP8+n4or6qd/vaDW5Ukm0qtX6cjqsFiEBjuIf/2x9GQ6pm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C40jEAAAA3AAAAA8AAAAAAAAAAAAAAAAAmAIAAGRycy9k&#10;b3ducmV2LnhtbFBLBQYAAAAABAAEAPUAAACJAwAAAAA=&#10;" filled="f" stroked="f">
                          <v:textbox>
                            <w:txbxContent>
                              <w:p w14:paraId="2F46066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7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73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4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B9P8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Q6rm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QfT/EAAAA3AAAAA8AAAAAAAAAAAAAAAAAmAIAAGRycy9k&#10;b3ducmV2LnhtbFBLBQYAAAAABAAEAPUAAACJAwAAAAA=&#10;" filled="f" stroked="f">
                          <v:textbox>
                            <w:txbxContent>
                              <w:p w14:paraId="2C70CC7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7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73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4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Yp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pZqB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nNikxQAAANwAAAAPAAAAAAAAAAAAAAAAAJgCAABkcnMv&#10;ZG93bnJldi54bWxQSwUGAAAAAAQABAD1AAAAigMAAAAA&#10;" filled="f" stroked="f">
                          <v:textbox>
                            <w:txbxContent>
                              <w:p w14:paraId="7E5FE1A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7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73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40A6DE3B" w14:textId="77777777" w:rsidR="00A87F48" w:rsidRPr="007866A3" w:rsidRDefault="00A87F48" w:rsidP="00401F78">
            <w:pPr>
              <w:rPr>
                <w:ins w:id="73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740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741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30592" behindDoc="0" locked="0" layoutInCell="1" allowOverlap="1" wp14:anchorId="03F376D4" wp14:editId="2E224DCD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246" name="Grupo 246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47" name="Rectángulo 247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6A8C07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4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4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E1E0CB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4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4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E33FF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4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4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480CB9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4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4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7887F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5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5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F8C27F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5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5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BF6EBA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5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5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E7A193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5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5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85696B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5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5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03F376D4" id="Grupo 246" o:spid="_x0000_s1147" style="position:absolute;margin-left:63.15pt;margin-top:1.1pt;width:351.75pt;height:103.2pt;z-index:25163059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">
                        <v:rect id="Rectángulo 247" o:spid="_x0000_s114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lfaMQA&#10;AADcAAAADwAAAGRycy9kb3ducmV2LnhtbESPQWvCQBSE74L/YXlCb2bToLakWYMWikLroal4fmSf&#10;Sdrs25DdmvjvuwXB4zAz3zBZPppWXKh3jWUFj1EMgri0uuFKwfHrbf4Mwnlkja1lUnAlB/l6Oskw&#10;1XbgT7oUvhIBwi5FBbX3XSqlK2sy6CLbEQfvbHuDPsi+krrHIcBNK5M4XkmDDYeFGjt6ran8KX6N&#10;Ak+HHV2H0+Gdl7zj74/FVp6tUg+zcfMCwtPo7+Fbe68VJIsn+D8Tj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pX2jEAAAA3AAAAA8AAAAAAAAAAAAAAAAAmAIAAGRycy9k&#10;b3ducmV2LnhtbFBLBQYAAAAABAAEAPUAAACJAwAAAAA=&#10;" fillcolor="white [3212]" strokecolor="#4579b8 [3044]"/>
                        <v:shape id="Cuadro de texto 2" o:spid="_x0000_s114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nLW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py1rBAAAA3AAAAA8AAAAAAAAAAAAAAAAAmAIAAGRycy9kb3du&#10;cmV2LnhtbFBLBQYAAAAABAAEAPUAAACGAwAAAAA=&#10;" filled="f" stroked="f">
                          <v:textbox>
                            <w:txbxContent>
                              <w:p w14:paraId="76A8C07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6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6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Vuw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na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lbsHEAAAA3AAAAA8AAAAAAAAAAAAAAAAAmAIAAGRycy9k&#10;b3ducmV2LnhtbFBLBQYAAAAABAAEAPUAAACJAwAAAAA=&#10;" filled="f" stroked="f">
                          <v:textbox>
                            <w:txbxContent>
                              <w:p w14:paraId="6E1E0CB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6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6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ZRgc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YZ7G+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GUYHBAAAA3AAAAA8AAAAAAAAAAAAAAAAAmAIAAGRycy9kb3du&#10;cmV2LnhtbFBLBQYAAAAABAAEAPUAAACGAwAAAAA=&#10;" filled="f" stroked="f">
                          <v:textbox>
                            <w:txbxContent>
                              <w:p w14:paraId="39E33FF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6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6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r0Gs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Rn1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r0GsMAAADcAAAADwAAAAAAAAAAAAAAAACYAgAAZHJzL2Rv&#10;d25yZXYueG1sUEsFBgAAAAAEAAQA9QAAAIgDAAAAAA==&#10;" filled="f" stroked="f">
                          <v:textbox>
                            <w:txbxContent>
                              <w:p w14:paraId="4480CB9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6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6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hqbc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kk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Yam3EAAAA3AAAAA8AAAAAAAAAAAAAAAAAmAIAAGRycy9k&#10;b3ducmV2LnhtbFBLBQYAAAAABAAEAPUAAACJAwAAAAA=&#10;" filled="f" stroked="f">
                          <v:textbox>
                            <w:txbxContent>
                              <w:p w14:paraId="317887F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6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6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TP9s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PH2D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TP9sMAAADcAAAADwAAAAAAAAAAAAAAAACYAgAAZHJzL2Rv&#10;d25yZXYueG1sUEsFBgAAAAAEAAQA9QAAAIgDAAAAAA==&#10;" filled="f" stroked="f">
                          <v:textbox>
                            <w:txbxContent>
                              <w:p w14:paraId="0F8C27F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7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7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Xg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zxd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9V4LEAAAA3AAAAA8AAAAAAAAAAAAAAAAAmAIAAGRycy9k&#10;b3ducmV2LnhtbFBLBQYAAAAABAAEAPUAAACJAwAAAAA=&#10;" filled="f" stroked="f">
                          <v:textbox>
                            <w:txbxContent>
                              <w:p w14:paraId="7BF6EBA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7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7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HyG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xkk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x8hnEAAAA3AAAAA8AAAAAAAAAAAAAAAAAmAIAAGRycy9k&#10;b3ducmV2LnhtbFBLBQYAAAAABAAEAPUAAACJAwAAAAA=&#10;" filled="f" stroked="f">
                          <v:textbox>
                            <w:txbxContent>
                              <w:p w14:paraId="0E7A193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7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7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Nsbs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Swu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jbG7EAAAA3AAAAA8AAAAAAAAAAAAAAAAAmAIAAGRycy9k&#10;b3ducmV2LnhtbFBLBQYAAAAABAAEAPUAAACJAwAAAAA=&#10;" filled="f" stroked="f">
                          <v:textbox>
                            <w:txbxContent>
                              <w:p w14:paraId="385696B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7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7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5CA843C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3D8BB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A26354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6D62B4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145FCE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504352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D7745E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3C2502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89540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F68D64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3F022F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CC77EA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C525E3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EF4B7B4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7</w:t>
      </w:r>
    </w:p>
    <w:p w14:paraId="5D381A7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4C5BB878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5C0B5B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7D095EA3" w14:textId="77628EEB" w:rsidR="00A87F48" w:rsidRPr="007866A3" w:rsidRDefault="00A87F48" w:rsidP="00A87F48">
      <w:pPr>
        <w:rPr>
          <w:del w:id="778" w:author="J&amp;J" w:date="2015-05-02T17:40:00Z"/>
          <w:rFonts w:ascii="Arial" w:hAnsi="Arial" w:cs="Arial"/>
          <w:color w:val="000000"/>
          <w:sz w:val="18"/>
          <w:szCs w:val="18"/>
        </w:rPr>
      </w:pPr>
      <w:del w:id="779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780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DCD2037" wp14:editId="0F8B8B10">
              <wp:extent cx="4752975" cy="1847850"/>
              <wp:effectExtent l="0" t="0" r="9525" b="0"/>
              <wp:docPr id="610" name="Imagen 6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6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52975" cy="1847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B8095F6" w14:textId="42DE0D20" w:rsidR="00A87F48" w:rsidRPr="007866A3" w:rsidRDefault="00A87F48" w:rsidP="00A87F48">
      <w:pPr>
        <w:rPr>
          <w:del w:id="781" w:author="J&amp;J" w:date="2015-05-02T17:40:00Z"/>
          <w:rFonts w:ascii="Arial" w:hAnsi="Arial" w:cs="Arial"/>
          <w:color w:val="000000"/>
          <w:sz w:val="18"/>
          <w:szCs w:val="18"/>
        </w:rPr>
      </w:pPr>
      <w:del w:id="782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783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2159B49A" wp14:editId="5104DEA4">
              <wp:extent cx="904875" cy="276225"/>
              <wp:effectExtent l="0" t="0" r="9525" b="9525"/>
              <wp:docPr id="609" name="Imagen 60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60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F05FD39" w14:textId="77777777" w:rsidR="00A87F48" w:rsidRPr="007866A3" w:rsidRDefault="00A87F48" w:rsidP="00A87F48">
      <w:pPr>
        <w:rPr>
          <w:ins w:id="784" w:author="J&amp;J" w:date="2015-05-02T17:40:00Z"/>
          <w:rFonts w:ascii="Arial" w:hAnsi="Arial" w:cs="Arial"/>
          <w:color w:val="000000"/>
          <w:sz w:val="18"/>
          <w:szCs w:val="18"/>
        </w:rPr>
      </w:pPr>
      <w:ins w:id="785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786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750F8072" wp14:editId="6EBF807C">
              <wp:extent cx="4747470" cy="1847850"/>
              <wp:effectExtent l="0" t="0" r="0" b="0"/>
              <wp:docPr id="26" name="Imagen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8849" cy="18483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D03B1D" w14:textId="77777777" w:rsidR="00A87F48" w:rsidRPr="007866A3" w:rsidRDefault="00A87F48" w:rsidP="00A87F48">
      <w:pPr>
        <w:rPr>
          <w:ins w:id="787" w:author="J&amp;J" w:date="2015-05-02T17:40:00Z"/>
          <w:rFonts w:ascii="Arial" w:hAnsi="Arial" w:cs="Arial"/>
          <w:color w:val="000000"/>
          <w:sz w:val="18"/>
          <w:szCs w:val="18"/>
        </w:rPr>
      </w:pPr>
      <w:ins w:id="788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789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43B1049D" wp14:editId="790AE6B4">
              <wp:extent cx="902252" cy="273050"/>
              <wp:effectExtent l="0" t="0" r="0" b="0"/>
              <wp:docPr id="60" name="Imagen 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678A55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D6C0AB2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4E30D7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2587FD3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D0A44A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DF7B4E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2E492E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790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791">
          <w:tblGrid>
            <w:gridCol w:w="1129"/>
            <w:gridCol w:w="5670"/>
            <w:gridCol w:w="2823"/>
          </w:tblGrid>
        </w:tblGridChange>
      </w:tblGrid>
      <w:tr w:rsidR="00A87F48" w:rsidRPr="007866A3" w14:paraId="3BF33EFA" w14:textId="77777777" w:rsidTr="00401F78">
        <w:tc>
          <w:tcPr>
            <w:tcW w:w="9622" w:type="dxa"/>
            <w:gridSpan w:val="3"/>
            <w:tcPrChange w:id="792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5E3B71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47D1E7E3" w14:textId="77777777" w:rsidTr="00401F78">
        <w:tc>
          <w:tcPr>
            <w:tcW w:w="1129" w:type="dxa"/>
            <w:tcPrChange w:id="79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DC3C60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79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A90BFC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79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E1A08D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EBF9BBE" w14:textId="77777777" w:rsidTr="00401F78">
        <w:tc>
          <w:tcPr>
            <w:tcW w:w="1129" w:type="dxa"/>
            <w:tcPrChange w:id="79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AB9C9E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79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48385F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79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4B7803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79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80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360887489"/>
                <w:placeholder>
                  <w:docPart w:val="A5323F7E91E346D8B70E5DB5E36073A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800"/>
                <w:ins w:id="80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802" w:author="J&amp;J" w:date="2015-05-02T17:40:00Z"/>
              </w:sdtContent>
            </w:sdt>
            <w:customXmlInsRangeEnd w:id="802"/>
          </w:p>
        </w:tc>
      </w:tr>
      <w:tr w:rsidR="00A87F48" w:rsidRPr="007866A3" w14:paraId="0C109415" w14:textId="77777777" w:rsidTr="00401F78">
        <w:tc>
          <w:tcPr>
            <w:tcW w:w="1129" w:type="dxa"/>
            <w:tcPrChange w:id="80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7C6C45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80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F66B18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80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1B5F1F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80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80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659767458"/>
                <w:placeholder>
                  <w:docPart w:val="414CFE7662F44B099C17079229340F6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807"/>
                <w:ins w:id="80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809" w:author="J&amp;J" w:date="2015-05-02T17:40:00Z"/>
              </w:sdtContent>
            </w:sdt>
            <w:customXmlInsRangeEnd w:id="809"/>
          </w:p>
        </w:tc>
      </w:tr>
      <w:tr w:rsidR="00A87F48" w:rsidRPr="007866A3" w14:paraId="37F10043" w14:textId="77777777" w:rsidTr="00401F78">
        <w:tc>
          <w:tcPr>
            <w:tcW w:w="1129" w:type="dxa"/>
            <w:tcPrChange w:id="81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30DAD1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81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EB52AE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81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73CF0D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813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814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909992824"/>
                <w:placeholder>
                  <w:docPart w:val="E70D7F063F934A41B28259BD5ED57C9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814"/>
                <w:ins w:id="815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816" w:author="J&amp;J" w:date="2015-05-02T17:40:00Z"/>
              </w:sdtContent>
            </w:sdt>
            <w:customXmlInsRangeEnd w:id="816"/>
          </w:p>
        </w:tc>
      </w:tr>
      <w:tr w:rsidR="00A87F48" w:rsidRPr="005255A8" w14:paraId="1ADB876E" w14:textId="77777777" w:rsidTr="00401F78">
        <w:tc>
          <w:tcPr>
            <w:tcW w:w="9622" w:type="dxa"/>
            <w:gridSpan w:val="3"/>
            <w:tcPrChange w:id="817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33A3EA19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258A02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D05585B" w14:textId="3C70E15E" w:rsidR="00A87F48" w:rsidRPr="000D241A" w:rsidRDefault="00A87F48" w:rsidP="00401F78">
            <w:pPr>
              <w:rPr>
                <w:del w:id="818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819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8176" behindDoc="0" locked="0" layoutInCell="1" allowOverlap="1" wp14:anchorId="6093CF21" wp14:editId="428326B6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82" name="Grupo 88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83" name="Rectángulo 258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5FC62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82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82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8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84099C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82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82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8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157830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82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82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8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54AEF1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82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82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8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6C465F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82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82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8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7883ED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83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83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9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0DFD25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83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83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9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5942BD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83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83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9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62BCB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83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83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6093CF21" id="Grupo 882" o:spid="_x0000_s1158" style="position:absolute;margin-left:63.15pt;margin-top:1.1pt;width:351.75pt;height:103.2pt;z-index:25169817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">
                        <v:rect id="Rectángulo 258" o:spid="_x0000_s115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WK1cQA&#10;AADcAAAADwAAAGRycy9kb3ducmV2LnhtbESPzWrDMBCE74W+g9hCbo3cBIJxo4Q2zd+1Tul5a21t&#10;U2tlS0psv30UKOQ4zMw3zHI9mEZcyPnasoKXaQKCuLC65lLB12n3nILwAVljY5kUjORhvXp8WGKm&#10;bc+fdMlDKSKEfYYKqhDaTEpfVGTQT21LHL1f6wyGKF0ptcM+wk0jZ0mykAZrjgsVtrSpqPjLz0bB&#10;bOfq0/a985uPsaOfw/jd9eleqcnT8PYKItAQ7uH/9lErSNM53M7E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FitXEAAAA3AAAAA8AAAAAAAAAAAAAAAAAmAIAAGRycy9k&#10;b3ducmV2LnhtbFBLBQYAAAAABAAEAPUAAACJAwAAAAA=&#10;" fillcolor="window" strokecolor="#4a7ebb"/>
                        <v:shape id="Cuadro de texto 2" o:spid="_x0000_s116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dMF8MA&#10;AADcAAAADwAAAGRycy9kb3ducmV2LnhtbESPT4vCMBTE74LfITzBmyYurtRqFFkR9rSLf8Hbo3m2&#10;xealNNF2v/1mYcHjMDO/YZbrzlbiSY0vHWuYjBUI4syZknMNp+NulIDwAdlg5Zg0/JCH9arfW2Jq&#10;XMt7eh5CLiKEfYoaihDqVEqfFWTRj11NHL2bayyGKJtcmgbbCLeVfFNqJi2WHBcKrOmjoOx+eFgN&#10;56/b9TJV3/nWvtet65RkO5daDwfdZgEiUBde4f/2p9GQJFP4OxOP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dMF8MAAADcAAAADwAAAAAAAAAAAAAAAACYAgAAZHJzL2Rv&#10;d25yZXYueG1sUEsFBgAAAAAEAAQA9QAAAIgDAAAAAA==&#10;" filled="f" stroked="f">
                          <v:textbox>
                            <w:txbxContent>
                              <w:p w14:paraId="3F5FC62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3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3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vpjMQA&#10;AADcAAAADwAAAGRycy9kb3ducmV2LnhtbESPT2vCQBTE74LfYXkFb2a3UiVNXUUsBU+Kf1ro7ZF9&#10;JqHZtyG7NfHbu4LgcZiZ3zDzZW9rcaHWV441vCYKBHHuTMWFhtPxa5yC8AHZYO2YNFzJw3IxHMwx&#10;M67jPV0OoRARwj5DDWUITSalz0uy6BPXEEfv7FqLIcq2kKbFLsJtLSdKzaTFiuNCiQ2tS8r/Dv9W&#10;w/f2/PvzpnbFp502neuVZPsutR699KsPEIH68Aw/2hujIU2n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L6YzEAAAA3AAAAA8AAAAAAAAAAAAAAAAAmAIAAGRycy9k&#10;b3ducmV2LnhtbFBLBQYAAAAABAAEAPUAAACJAwAAAAA=&#10;" filled="f" stroked="f">
                          <v:textbox>
                            <w:txbxContent>
                              <w:p w14:paraId="584099C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4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4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l3+8QA&#10;AADcAAAADwAAAGRycy9kb3ducmV2LnhtbESPT4vCMBTE7wt+h/AEb2violK7RpEVwZOy/lnY26N5&#10;tmWbl9JEW7+9ERY8DjPzG2a+7GwlbtT40rGG0VCBIM6cKTnXcDpu3hMQPiAbrByThjt5WC56b3NM&#10;jWv5m26HkIsIYZ+ihiKEOpXSZwVZ9ENXE0fv4hqLIcoml6bBNsJtJT+UmkqLJceFAmv6Kij7O1yt&#10;hvPu8vszVvt8bSd16zol2c6k1oN+t/oEEagLr/B/e2s0JMkUnmfi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Zd/vEAAAA3AAAAA8AAAAAAAAAAAAAAAAAmAIAAGRycy9k&#10;b3ducmV2LnhtbFBLBQYAAAAABAAEAPUAAACJAwAAAAA=&#10;" filled="f" stroked="f">
                          <v:textbox>
                            <w:txbxContent>
                              <w:p w14:paraId="4157830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4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4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XSYMQA&#10;AADcAAAADwAAAGRycy9kb3ducmV2LnhtbESPQWvCQBSE7wX/w/IEb3VXsTWNriKK0JNFbQveHtln&#10;Esy+DdnVxH/vCoUeh5n5hpkvO1uJGzW+dKxhNFQgiDNnSs41fB+3rwkIH5ANVo5Jw508LBe9lzmm&#10;xrW8p9sh5CJC2KeooQihTqX0WUEW/dDVxNE7u8ZiiLLJpWmwjXBbybFS79JiyXGhwJrWBWWXw9Vq&#10;+NmdT78T9ZVv7Fvduk5Jth9S60G/W81ABOrCf/iv/Wk0JMkUnmfi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V0mDEAAAA3AAAAA8AAAAAAAAAAAAAAAAAmAIAAGRycy9k&#10;b3ducmV2LnhtbFBLBQYAAAAABAAEAPUAAACJAwAAAAA=&#10;" filled="f" stroked="f">
                          <v:textbox>
                            <w:txbxContent>
                              <w:p w14:paraId="554AEF1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4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4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pGEsIA&#10;AADcAAAADwAAAGRycy9kb3ducmV2LnhtbERPW2vCMBR+H/gfwhH2tiaObdRqFHEIe9pYvYBvh+bY&#10;FpuTkkTb/fvlYbDHj+++XI+2E3fyoXWsYZYpEMSVMy3XGg773VMOIkRkg51j0vBDAdarycMSC+MG&#10;/qZ7GWuRQjgUqKGJsS+kDFVDFkPmeuLEXZy3GBP0tTQehxRuO/ms1Ju02HJqaLCnbUPVtbxZDcfP&#10;y/n0or7qd/vaD25Uku1cav04HTcLEJHG+C/+c38YDXme1qYz6Qj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CkYSwgAAANwAAAAPAAAAAAAAAAAAAAAAAJgCAABkcnMvZG93&#10;bnJldi54bWxQSwUGAAAAAAQABAD1AAAAhwMAAAAA&#10;" filled="f" stroked="f">
                          <v:textbox>
                            <w:txbxContent>
                              <w:p w14:paraId="36C465F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4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4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bjicQA&#10;AADcAAAADwAAAGRycy9kb3ducmV2LnhtbESPW2sCMRSE34X+h3AKvmlSsbJuzYoohT5VvLTQt8Pm&#10;7IVuTpZN6m7/vREEH4eZ+YZZrQfbiAt1vnas4WWqQBDnztRcajif3icJCB+QDTaOScM/eVhnT6MV&#10;psb1fKDLMZQiQtinqKEKoU2l9HlFFv3UtcTRK1xnMUTZldJ02Ee4beRMqYW0WHNcqLClbUX57/HP&#10;avj6LH6+52pf7uxr27tBSbZLqfX4edi8gQg0hEf43v4wGpJkCb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G44nEAAAA3AAAAA8AAAAAAAAAAAAAAAAAmAIAAGRycy9k&#10;b3ducmV2LnhtbFBLBQYAAAAABAAEAPUAAACJAwAAAAA=&#10;" filled="f" stroked="f">
                          <v:textbox>
                            <w:txbxContent>
                              <w:p w14:paraId="27883ED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4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4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XcycAA&#10;AADcAAAADwAAAGRycy9kb3ducmV2LnhtbERPy4rCMBTdC/MP4Q6402RERatRhpEBV4r1Ae4uzbUt&#10;09yUJmPr35uF4PJw3st1Zytxp8aXjjV8DRUI4syZknMNp+PvYAbCB2SDlWPS8CAP69VHb4mJcS0f&#10;6J6GXMQQ9glqKEKoEyl9VpBFP3Q1ceRurrEYImxyaRpsY7it5EipqbRYcmwosKafgrK/9N9qOO9u&#10;18tY7fONndSt65RkO5da9z+77wWIQF14i1/urdEwm8f5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XcycAAAADcAAAADwAAAAAAAAAAAAAAAACYAgAAZHJzL2Rvd25y&#10;ZXYueG1sUEsFBgAAAAAEAAQA9QAAAIUDAAAAAA==&#10;" filled="f" stroked="f">
                          <v:textbox>
                            <w:txbxContent>
                              <w:p w14:paraId="30DFD25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5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5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l5UsMA&#10;AADcAAAADwAAAGRycy9kb3ducmV2LnhtbESPQYvCMBSE74L/ITzBmyaKinaNIsrCnhR1V/D2aJ5t&#10;2ealNFnb/fdGEDwOM/MNs1y3thR3qn3hWMNoqEAQp84UnGn4Pn8O5iB8QDZYOiYN/+Rhvep2lpgY&#10;1/CR7qeQiQhhn6CGPIQqkdKnOVn0Q1cRR+/maoshyjqTpsYmwm0px0rNpMWC40KOFW1zSn9Pf1bD&#10;z/52vUzUIdvZadW4Vkm2C6l1v9duPkAEasM7/Gp/GQ3zxQieZ+IR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+l5UsMAAADcAAAADwAAAAAAAAAAAAAAAACYAgAAZHJzL2Rv&#10;d25yZXYueG1sUEsFBgAAAAAEAAQA9QAAAIgDAAAAAA==&#10;" filled="f" stroked="f">
                          <v:textbox>
                            <w:txbxContent>
                              <w:p w14:paraId="15942BD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5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5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vnJc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jyRB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zvnJcMAAADcAAAADwAAAAAAAAAAAAAAAACYAgAAZHJzL2Rv&#10;d25yZXYueG1sUEsFBgAAAAAEAAQA9QAAAIgDAAAAAA==&#10;" filled="f" stroked="f">
                          <v:textbox>
                            <w:txbxContent>
                              <w:p w14:paraId="7062BCB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5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5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11B6085" w14:textId="77777777" w:rsidR="00A87F48" w:rsidRPr="007866A3" w:rsidRDefault="00A87F48" w:rsidP="00401F78">
            <w:pPr>
              <w:rPr>
                <w:ins w:id="856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857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858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31616" behindDoc="0" locked="0" layoutInCell="1" allowOverlap="1" wp14:anchorId="32418845" wp14:editId="171582BB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257" name="Grupo 257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58" name="Rectángulo 258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8A6EF2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5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6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0D73E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6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6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37439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6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8ADEC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6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6BE46C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6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A0922E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7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E64064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7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31FF70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7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753DD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7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32418845" id="Grupo 257" o:spid="_x0000_s1169" style="position:absolute;margin-left:63.15pt;margin-top:1.1pt;width:351.75pt;height:103.2pt;z-index:25163161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">
                        <v:rect id="Rectángulo 258" o:spid="_x0000_s117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9dx8AA&#10;AADcAAAADwAAAGRycy9kb3ducmV2LnhtbERPy4rCMBTdC/MP4Q6403RkFKmm4gii4LiwiutLc/vQ&#10;5qY0GVv/3iwGXB7Oe7nqTS0e1LrKsoKvcQSCOLO64kLB5bwdzUE4j6yxtkwKnuRglXwMlhhr2/GJ&#10;HqkvRAhhF6OC0vsmltJlJRl0Y9sQBy63rUEfYFtI3WIXwk0tJ1E0kwYrDg0lNrQpKbunf0aBp+OO&#10;nt31eOAp7/j2+/0jc6vU8LNfL0B46v1b/O/eawWTaVgbzoQjIJ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K9dx8AAAADcAAAADwAAAAAAAAAAAAAAAACYAgAAZHJzL2Rvd25y&#10;ZXYueG1sUEsFBgAAAAAEAAQA9QAAAIUDAAAAAA==&#10;" fillcolor="white [3212]" strokecolor="#4579b8 [3044]"/>
                        <v:shape id="Cuadro de texto 2" o:spid="_x0000_s117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z4H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yJZ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8+BzEAAAA3AAAAA8AAAAAAAAAAAAAAAAAmAIAAGRycy9k&#10;b3ducmV2LnhtbFBLBQYAAAAABAAEAPUAAACJAwAAAAA=&#10;" filled="f" stroked="f">
                          <v:textbox>
                            <w:txbxContent>
                              <w:p w14:paraId="08A6EF2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7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7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qbPM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YZ7G+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qmzzBAAAA3AAAAA8AAAAAAAAAAAAAAAAAmAIAAGRycy9kb3du&#10;cmV2LnhtbFBLBQYAAAAABAAEAPUAAACGAwAAAAA=&#10;" filled="f" stroked="f">
                          <v:textbox>
                            <w:txbxContent>
                              <w:p w14:paraId="700D73E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7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8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+p8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a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mPqfEAAAA3AAAAA8AAAAAAAAAAAAAAAAAmAIAAGRycy9k&#10;b3ducmV2LnhtbFBLBQYAAAAABAAEAPUAAACJAwAAAAA=&#10;" filled="f" stroked="f">
                          <v:textbox>
                            <w:txbxContent>
                              <w:p w14:paraId="2F37439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8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Sg0M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jRL4X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0oNDEAAAA3AAAAA8AAAAAAAAAAAAAAAAAmAIAAGRycy9k&#10;b3ducmV2LnhtbFBLBQYAAAAABAAEAPUAAACJAwAAAAA=&#10;" filled="f" stroked="f">
                          <v:textbox>
                            <w:txbxContent>
                              <w:p w14:paraId="2B8ADEC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8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FS8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PHu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gFS8MAAADcAAAADwAAAAAAAAAAAAAAAACYAgAAZHJzL2Rv&#10;d25yZXYueG1sUEsFBgAAAAAEAAQA9QAAAIgDAAAAAA==&#10;" filled="f" stroked="f">
                          <v:textbox>
                            <w:txbxContent>
                              <w:p w14:paraId="46BE46C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8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dP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yQi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GdP8MAAADcAAAADwAAAAAAAAAAAAAAAACYAgAAZHJzL2Rv&#10;d25yZXYueG1sUEsFBgAAAAAEAAQA9QAAAIgDAAAAAA==&#10;" filled="f" stroked="f">
                          <v:textbox>
                            <w:txbxContent>
                              <w:p w14:paraId="3A0922E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8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04pM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awO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dOKTEAAAA3AAAAA8AAAAAAAAAAAAAAAAAmAIAAGRycy9k&#10;b3ducmV2LnhtbFBLBQYAAAAABAAEAPUAAACJAwAAAAA=&#10;" filled="f" stroked="f">
                          <v:textbox>
                            <w:txbxContent>
                              <w:p w14:paraId="0E64064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9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          <v:textbox>
                            <w:txbxContent>
                              <w:p w14:paraId="031FF70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9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MDSM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PH2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MDSMMAAADcAAAADwAAAAAAAAAAAAAAAACYAgAAZHJzL2Rv&#10;d25yZXYueG1sUEsFBgAAAAAEAAQA9QAAAIgDAAAAAA==&#10;" filled="f" stroked="f">
                          <v:textbox>
                            <w:txbxContent>
                              <w:p w14:paraId="66753DD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9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3252906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7AA13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F86FCF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8A2741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B4CFF6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3EE28B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9C033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633301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C7B7A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DDFD8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B53045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2E7556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FC47DC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01B079A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8</w:t>
      </w:r>
    </w:p>
    <w:p w14:paraId="47FF6886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lastRenderedPageBreak/>
        <w:t>PARA CADA DIAPOSITIVA DUPLIQUE ESTE BLOQUE</w:t>
      </w:r>
    </w:p>
    <w:p w14:paraId="2C59C4C2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ADE056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0282A38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8C83AB9" w14:textId="4308EAAD" w:rsidR="00A87F48" w:rsidRPr="007866A3" w:rsidRDefault="00A87F48" w:rsidP="00A87F48">
      <w:pPr>
        <w:rPr>
          <w:del w:id="895" w:author="J&amp;J" w:date="2015-05-02T17:40:00Z"/>
          <w:rFonts w:ascii="Arial" w:hAnsi="Arial" w:cs="Arial"/>
          <w:color w:val="000000"/>
          <w:sz w:val="18"/>
          <w:szCs w:val="18"/>
        </w:rPr>
      </w:pPr>
      <w:del w:id="896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897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9722A87" wp14:editId="2471F677">
              <wp:extent cx="4781550" cy="1857375"/>
              <wp:effectExtent l="0" t="0" r="0" b="9525"/>
              <wp:docPr id="608" name="Imagen 60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7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81550" cy="1857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481AC64" w14:textId="45835A11" w:rsidR="00A87F48" w:rsidRPr="007866A3" w:rsidRDefault="00A87F48" w:rsidP="00A87F48">
      <w:pPr>
        <w:rPr>
          <w:del w:id="898" w:author="J&amp;J" w:date="2015-05-02T17:40:00Z"/>
          <w:rFonts w:ascii="Arial" w:hAnsi="Arial" w:cs="Arial"/>
          <w:color w:val="000000"/>
          <w:sz w:val="18"/>
          <w:szCs w:val="18"/>
        </w:rPr>
      </w:pPr>
      <w:del w:id="899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900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7BD62174" wp14:editId="48677F16">
              <wp:extent cx="904875" cy="276225"/>
              <wp:effectExtent l="0" t="0" r="9525" b="9525"/>
              <wp:docPr id="607" name="Imagen 6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61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DBF595C" w14:textId="77777777" w:rsidR="00A87F48" w:rsidRPr="007866A3" w:rsidRDefault="00A87F48" w:rsidP="00A87F48">
      <w:pPr>
        <w:rPr>
          <w:ins w:id="901" w:author="J&amp;J" w:date="2015-05-02T17:40:00Z"/>
          <w:rFonts w:ascii="Arial" w:hAnsi="Arial" w:cs="Arial"/>
          <w:color w:val="000000"/>
          <w:sz w:val="18"/>
          <w:szCs w:val="18"/>
        </w:rPr>
      </w:pPr>
      <w:ins w:id="902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903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2F44F43C" wp14:editId="035A7366">
              <wp:extent cx="4780099" cy="1860550"/>
              <wp:effectExtent l="0" t="0" r="1905" b="6350"/>
              <wp:docPr id="27" name="Imagen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82252" cy="18613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0D400E1" w14:textId="77777777" w:rsidR="00A87F48" w:rsidRPr="007866A3" w:rsidRDefault="00A87F48" w:rsidP="00A87F48">
      <w:pPr>
        <w:rPr>
          <w:ins w:id="904" w:author="J&amp;J" w:date="2015-05-02T17:40:00Z"/>
          <w:rFonts w:ascii="Arial" w:hAnsi="Arial" w:cs="Arial"/>
          <w:color w:val="000000"/>
          <w:sz w:val="18"/>
          <w:szCs w:val="18"/>
        </w:rPr>
      </w:pPr>
      <w:ins w:id="905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906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4009BC1D" wp14:editId="508276E1">
              <wp:extent cx="902252" cy="273050"/>
              <wp:effectExtent l="0" t="0" r="0" b="0"/>
              <wp:docPr id="61" name="Imagen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32852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D2A81E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02C6743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265B1D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2640D4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35E1F8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907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908">
          <w:tblGrid>
            <w:gridCol w:w="1129"/>
            <w:gridCol w:w="5670"/>
            <w:gridCol w:w="2823"/>
          </w:tblGrid>
        </w:tblGridChange>
      </w:tblGrid>
      <w:tr w:rsidR="00A87F48" w:rsidRPr="007866A3" w14:paraId="7949A5BE" w14:textId="77777777" w:rsidTr="00401F78">
        <w:tc>
          <w:tcPr>
            <w:tcW w:w="9622" w:type="dxa"/>
            <w:gridSpan w:val="3"/>
            <w:tcPrChange w:id="909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3CED5E5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219CCE7F" w14:textId="77777777" w:rsidTr="00401F78">
        <w:tc>
          <w:tcPr>
            <w:tcW w:w="1129" w:type="dxa"/>
            <w:tcPrChange w:id="91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9685E51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91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3F6F94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91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4C701CC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708C6363" w14:textId="77777777" w:rsidTr="00401F78">
        <w:tc>
          <w:tcPr>
            <w:tcW w:w="1129" w:type="dxa"/>
            <w:tcPrChange w:id="91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7AA9A6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91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6F1569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91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3932F5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91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91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980462439"/>
                <w:placeholder>
                  <w:docPart w:val="8497B2FC4DBD4F6D89339CF9C8A87DA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917"/>
                <w:ins w:id="91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919" w:author="J&amp;J" w:date="2015-05-02T17:40:00Z"/>
              </w:sdtContent>
            </w:sdt>
            <w:customXmlInsRangeEnd w:id="919"/>
          </w:p>
        </w:tc>
      </w:tr>
      <w:tr w:rsidR="00A87F48" w:rsidRPr="007866A3" w14:paraId="211A5462" w14:textId="77777777" w:rsidTr="00401F78">
        <w:tc>
          <w:tcPr>
            <w:tcW w:w="1129" w:type="dxa"/>
            <w:tcPrChange w:id="92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4CDC91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92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5A9835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92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320EC6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923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924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792512494"/>
                <w:placeholder>
                  <w:docPart w:val="30450B00B5D941819C05231710B7FDA1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924"/>
                <w:ins w:id="925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926" w:author="J&amp;J" w:date="2015-05-02T17:40:00Z"/>
              </w:sdtContent>
            </w:sdt>
            <w:customXmlInsRangeEnd w:id="926"/>
          </w:p>
        </w:tc>
      </w:tr>
      <w:tr w:rsidR="00A87F48" w:rsidRPr="007866A3" w14:paraId="2DD989AD" w14:textId="77777777" w:rsidTr="00401F78">
        <w:tc>
          <w:tcPr>
            <w:tcW w:w="1129" w:type="dxa"/>
            <w:tcPrChange w:id="92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A23FE1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92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1D74B3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92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B6E344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93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93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463314043"/>
                <w:placeholder>
                  <w:docPart w:val="9B914FAA3F7340A09411A18273B559F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931"/>
                <w:ins w:id="93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933" w:author="J&amp;J" w:date="2015-05-02T17:40:00Z"/>
              </w:sdtContent>
            </w:sdt>
            <w:customXmlInsRangeEnd w:id="933"/>
          </w:p>
        </w:tc>
      </w:tr>
      <w:tr w:rsidR="00A87F48" w:rsidRPr="005255A8" w14:paraId="5E268F60" w14:textId="77777777" w:rsidTr="00401F78">
        <w:tc>
          <w:tcPr>
            <w:tcW w:w="9622" w:type="dxa"/>
            <w:gridSpan w:val="3"/>
            <w:tcPrChange w:id="934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D83768F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0768151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FD84E5" w14:textId="047E5A50" w:rsidR="00A87F48" w:rsidRPr="000D241A" w:rsidRDefault="00A87F48" w:rsidP="00401F78">
            <w:pPr>
              <w:rPr>
                <w:del w:id="93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936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9200" behindDoc="0" locked="0" layoutInCell="1" allowOverlap="1" wp14:anchorId="217E0A38" wp14:editId="05D2D692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71" name="Grupo 87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72" name="Rectángulo 269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6EE514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3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7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FB115C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4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7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79DD00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4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7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C42A11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4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7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32AD59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4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7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D4F9F8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4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7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A6AF1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5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8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F98020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5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8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92F6B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5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217E0A38" id="Grupo 871" o:spid="_x0000_s1180" style="position:absolute;margin-left:63.15pt;margin-top:1.1pt;width:351.75pt;height:103.2pt;z-index:25169920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">
                        <v:rect id="Rectángulo 269" o:spid="_x0000_s118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xfacQA&#10;AADcAAAADwAAAGRycy9kb3ducmV2LnhtbESPwW7CMBBE70j9B2sr9QZOcyhRwCCgpe21UPW8xEsS&#10;Ea8T2yXJ3+NKlTiOZuaNZrkeTCOu5HxtWcHzLAFBXFhdc6ng+7ifZiB8QNbYWCYFI3lYrx4mS8y1&#10;7fmLrodQighhn6OCKoQ2l9IXFRn0M9sSR+9sncEQpSuldthHuGlkmiQv0mDNcaHClnYVFZfDr1GQ&#10;7l19fNt2fvc6dnT6GH+6PntX6ulx2CxABBrCPfzf/tQKsnkKf2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cX2nEAAAA3AAAAA8AAAAAAAAAAAAAAAAAmAIAAGRycy9k&#10;b3ducmV2LnhtbFBLBQYAAAAABAAEAPUAAACJAwAAAAA=&#10;" fillcolor="window" strokecolor="#4a7ebb"/>
                        <v:shape id="Cuadro de texto 2" o:spid="_x0000_s118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kRMQA&#10;AADcAAAADwAAAGRycy9kb3ducmV2LnhtbESPQWsCMRSE7wX/Q3iCt5qobbWrUUQpeFK0KvT22Dx3&#10;Fzcvyya66783hUKPw8x8w8wWrS3FnWpfONYw6CsQxKkzBWcajt9frxMQPiAbLB2Thgd5WMw7LzNM&#10;jGt4T/dDyESEsE9QQx5ClUjp05ws+r6riKN3cbXFEGWdSVNjE+G2lEOlPqTFguNCjhWtckqvh5vV&#10;cNpefs5vapet7XvVuFZJtp9S6163XU5BBGrDf/ivvTEaJuMR/J6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7pETEAAAA3AAAAA8AAAAAAAAAAAAAAAAAmAIAAGRycy9k&#10;b3ducmV2LnhtbFBLBQYAAAAABAAEAPUAAACJAwAAAAA=&#10;" filled="f" stroked="f">
                          <v:textbox>
                            <w:txbxContent>
                              <w:p w14:paraId="16EE514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5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8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I8MM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Ohn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I8MMMAAADcAAAADwAAAAAAAAAAAAAAAACYAgAAZHJzL2Rv&#10;d25yZXYueG1sUEsFBgAAAAAEAAQA9QAAAIgDAAAAAA==&#10;" filled="f" stroked="f">
                          <v:textbox>
                            <w:txbxContent>
                              <w:p w14:paraId="4FB115C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5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8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6Zq8QA&#10;AADcAAAADwAAAGRycy9kb3ducmV2LnhtbESPT4vCMBTE78J+h/AW9rYmK+pqNcqiCJ6U9R94ezTP&#10;tti8lCZr67c3woLHYWZ+w0znrS3FjWpfONbw1VUgiFNnCs40HParzxEIH5ANlo5Jw508zGdvnSkm&#10;xjX8S7ddyESEsE9QQx5ClUjp05ws+q6riKN3cbXFEGWdSVNjE+G2lD2lhtJiwXEhx4oWOaXX3Z/V&#10;cNxczqe+2mZLO6ga1yrJdiy1/nhvfyYgArXhFf5vr42G0fcA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emavEAAAA3AAAAA8AAAAAAAAAAAAAAAAAmAIAAGRycy9k&#10;b3ducmV2LnhtbFBLBQYAAAAABAAEAPUAAACJAwAAAAA=&#10;" filled="f" stroked="f">
                          <v:textbox>
                            <w:txbxContent>
                              <w:p w14:paraId="579DD00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6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8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wH3MQA&#10;AADcAAAADwAAAGRycy9kb3ducmV2LnhtbESPT4vCMBTE7wt+h/AEb2vioq5Wo8iK4Mll/QfeHs2z&#10;LTYvpYm2fnuzsLDHYWZ+w8yXrS3Fg2pfONYw6CsQxKkzBWcajofN+wSED8gGS8ek4UkelovO2xwT&#10;4xr+occ+ZCJC2CeoIQ+hSqT0aU4Wfd9VxNG7utpiiLLOpKmxiXBbyg+lxtJiwXEhx4q+ckpv+7vV&#10;cNpdL+eh+s7WdlQ1rlWS7VRq3eu2qxmIQG34D/+1t0bD5HM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MB9zEAAAA3AAAAA8AAAAAAAAAAAAAAAAAmAIAAGRycy9k&#10;b3ducmV2LnhtbFBLBQYAAAAABAAEAPUAAACJAwAAAAA=&#10;" filled="f" stroked="f">
                          <v:textbox>
                            <w:txbxContent>
                              <w:p w14:paraId="5C42A11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6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8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CiR8QA&#10;AADcAAAADwAAAGRycy9kb3ducmV2LnhtbESPT4vCMBTE7wt+h/AEb2vioqtWo8iK4Mll/QfeHs2z&#10;LTYvpYm2fnuzsLDHYWZ+w8yXrS3Fg2pfONYw6CsQxKkzBWcajofN+wSED8gGS8ek4UkelovO2xwT&#10;4xr+occ+ZCJC2CeoIQ+hSqT0aU4Wfd9VxNG7utpiiLLOpKmxiXBbyg+lPqXFguNCjhV95ZTe9ner&#10;4bS7Xs5D9Z2t7ahqXKsk26nUutdtVzMQgdrwH/5rb42GyXg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AokfEAAAA3AAAAA8AAAAAAAAAAAAAAAAAmAIAAGRycy9k&#10;b3ducmV2LnhtbFBLBQYAAAAABAAEAPUAAACJAwAAAAA=&#10;" filled="f" stroked="f">
                          <v:textbox>
                            <w:txbxContent>
                              <w:p w14:paraId="032AD59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6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8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82Nc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n8W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82NcAAAADcAAAADwAAAAAAAAAAAAAAAACYAgAAZHJzL2Rvd25y&#10;ZXYueG1sUEsFBgAAAAAEAAQA9QAAAIUDAAAAAA==&#10;" filled="f" stroked="f">
                          <v:textbox>
                            <w:txbxContent>
                              <w:p w14:paraId="1D4F9F8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6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8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OTrsUA&#10;AADcAAAADwAAAGRycy9kb3ducmV2LnhtbESPS2vDMBCE74X8B7GB3BIpIW1jJ0oILYWeWuo8ILfF&#10;Wj+ItTKWGrv/vioEehxm5htmsxtsI27U+dqxhvlMgSDOnam51HA8vE1XIHxANtg4Jg0/5GG3HT1s&#10;MDWu5y+6ZaEUEcI+RQ1VCG0qpc8rsuhnriWOXuE6iyHKrpSmwz7CbSMXSj1JizXHhQpbeqkov2bf&#10;VsPpo7icl+qzfLWPbe8GJdkmUuvJeNivQQQawn/43n43GlbPC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k5OuxQAAANwAAAAPAAAAAAAAAAAAAAAAAJgCAABkcnMv&#10;ZG93bnJldi54bWxQSwUGAAAAAAQABAD1AAAAigMAAAAA&#10;" filled="f" stroked="f">
                          <v:textbox>
                            <w:txbxContent>
                              <w:p w14:paraId="12A6AF1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6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8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xKFMIA&#10;AADcAAAADwAAAGRycy9kb3ducmV2LnhtbERPW2vCMBR+H/gfwhH2tiaObdRqFHEIe9pYvYBvh+bY&#10;FpuTkkTb/fvlYbDHj+++XI+2E3fyoXWsYZYpEMSVMy3XGg773VMOIkRkg51j0vBDAdarycMSC+MG&#10;/qZ7GWuRQjgUqKGJsS+kDFVDFkPmeuLEXZy3GBP0tTQehxRuO/ms1Ju02HJqaLCnbUPVtbxZDcfP&#10;y/n0or7qd/vaD25Uku1cav04HTcLEJHG+C/+c38YDXme5qcz6Qj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fEoUwgAAANwAAAAPAAAAAAAAAAAAAAAAAJgCAABkcnMvZG93&#10;bnJldi54bWxQSwUGAAAAAAQABAD1AAAAhwMAAAAA&#10;" filled="f" stroked="f">
                          <v:textbox>
                            <w:txbxContent>
                              <w:p w14:paraId="1F98020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7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9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Dvj8QA&#10;AADcAAAADwAAAGRycy9kb3ducmV2LnhtbESPT2vCQBTE70K/w/IK3nQ3YiVNXUWUQk8V/7TQ2yP7&#10;TEKzb0N2m6Tf3hUEj8PM/IZZrgdbi45aXznWkEwVCOLcmYoLDefT+yQF4QOywdoxafgnD+vV02iJ&#10;mXE9H6g7hkJECPsMNZQhNJmUPi/Jop+6hjh6F9daDFG2hTQt9hFuazlTaiEtVhwXSmxoW1L+e/yz&#10;Gr4+Lz/fc7Uvdval6d2gJNtXqfX4edi8gQg0hEf43v4wGtI0gduZeAT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w74/EAAAA3AAAAA8AAAAAAAAAAAAAAAAAmAIAAGRycy9k&#10;b3ducmV2LnhtbFBLBQYAAAAABAAEAPUAAACJAwAAAAA=&#10;" filled="f" stroked="f">
                          <v:textbox>
                            <w:txbxContent>
                              <w:p w14:paraId="2592F6B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7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1EE01CDC" w14:textId="77777777" w:rsidR="00A87F48" w:rsidRPr="007866A3" w:rsidRDefault="00A87F48" w:rsidP="00401F78">
            <w:pPr>
              <w:rPr>
                <w:ins w:id="97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974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975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32640" behindDoc="0" locked="0" layoutInCell="1" allowOverlap="1" wp14:anchorId="3817877B" wp14:editId="79B5492E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268" name="Grupo 268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69" name="Rectángulo 269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B6786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7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7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B0AB7F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7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7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DA050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8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8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F48EBB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8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8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07280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8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8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C42BD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8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8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621E4E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8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8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8FC3BB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9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9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294350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9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9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3817877B" id="Grupo 268" o:spid="_x0000_s1191" style="position:absolute;margin-left:63.15pt;margin-top:1.1pt;width:351.75pt;height:103.2pt;z-index:25163264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FatKNaUBAAA7hwAAA4AAAAAAAAAAAAAAAAALgIAAGRycy9lMm9Eb2MueG1s&#10;UEsBAi0AFAAGAAgAAAAhAETHUPreAAAACQEAAA8AAAAAAAAAAAAAAAAA7gYAAGRycy9kb3ducmV2&#10;LnhtbFBLBQYAAAAABAAEAPMAAAD5BwAAAAA=&#10;">
                        <v:rect id="Rectángulo 269" o:spid="_x0000_s119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8y4cQA&#10;AADcAAAADwAAAGRycy9kb3ducmV2LnhtbESPQWvCQBSE7wX/w/KE3uqmoRWbuoZWEIWag6l4fmSf&#10;Sdrs25BdTfLvuwXB4zAz3zDLdDCNuFLnassKnmcRCOLC6ppLBcfvzdMChPPIGhvLpGAkB+lq8rDE&#10;RNueD3TNfSkChF2CCirv20RKV1Rk0M1sSxy8s+0M+iC7UuoO+wA3jYyjaC4N1hwWKmxpXVHxm1+M&#10;Ak/Zlsb+lH3xK2/5Z//yKc9Wqcfp8PEOwtPg7+Fbe6cVxPM3+D8Tj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PMuHEAAAA3AAAAA8AAAAAAAAAAAAAAAAAmAIAAGRycy9k&#10;b3ducmV2LnhtbFBLBQYAAAAABAAEAPUAAACJAwAAAAA=&#10;" fillcolor="white [3212]" strokecolor="#4579b8 [3044]"/>
                        <v:shape id="Cuadro de texto 2" o:spid="_x0000_s119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N4c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3MN4cAAAADcAAAADwAAAAAAAAAAAAAAAACYAgAAZHJzL2Rvd25y&#10;ZXYueG1sUEsFBgAAAAAEAAQA9QAAAIUDAAAAAA==&#10;" filled="f" stroked="f">
                          <v:textbox>
                            <w:txbxContent>
                              <w:p w14:paraId="2CB6786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99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99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9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+oes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C2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/qHrEAAAA3AAAAA8AAAAAAAAAAAAAAAAAmAIAAGRycy9k&#10;b3ducmV2LnhtbFBLBQYAAAAABAAEAPUAAACJAwAAAAA=&#10;" filled="f" stroked="f">
                          <v:textbox>
                            <w:txbxContent>
                              <w:p w14:paraId="7B0AB7F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99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99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9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02Dc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gW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TYNxQAAANwAAAAPAAAAAAAAAAAAAAAAAJgCAABkcnMv&#10;ZG93bnJldi54bWxQSwUGAAAAAAQABAD1AAAAigMAAAAA&#10;" filled="f" stroked="f">
                          <v:textbox>
                            <w:txbxContent>
                              <w:p w14:paraId="73DA050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99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99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9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    <v:textbox>
                            <w:txbxContent>
                              <w:p w14:paraId="1F48EBB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00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00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9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L4s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/c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IC+LEAAAA3AAAAA8AAAAAAAAAAAAAAAAAmAIAAGRycy9k&#10;b3ducmV2LnhtbFBLBQYAAAAABAAEAPUAAACJAwAAAAA=&#10;" filled="f" stroked="f">
                          <v:textbox>
                            <w:txbxContent>
                              <w:p w14:paraId="1807280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00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00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9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Sue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I6g/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ErnnEAAAA3AAAAA8AAAAAAAAAAAAAAAAAmAIAAGRycy9k&#10;b3ducmV2LnhtbFBLBQYAAAAABAAEAPUAAACJAwAAAAA=&#10;" filled="f" stroked="f">
                          <v:textbox>
                            <w:txbxContent>
                              <w:p w14:paraId="54C42BD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00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00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9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wDs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/D6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YwDsMAAADcAAAADwAAAAAAAAAAAAAAAACYAgAAZHJzL2Rv&#10;d25yZXYueG1sUEsFBgAAAAAEAAQA9QAAAIgDAAAAAA==&#10;" filled="f" stroked="f">
                          <v:textbox>
                            <w:txbxContent>
                              <w:p w14:paraId="0621E4E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00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00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0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qVlc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jGcz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alZXEAAAA3AAAAA8AAAAAAAAAAAAAAAAAmAIAAGRycy9k&#10;b3ducmV2LnhtbFBLBQYAAAAABAAEAPUAAACJAwAAAAA=&#10;" filled="f" stroked="f">
                          <v:textbox>
                            <w:txbxContent>
                              <w:p w14:paraId="68FC3BB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00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00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0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  <v:textbox>
                            <w:txbxContent>
                              <w:p w14:paraId="0294350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01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01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16BFEB5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BB3D35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BF00E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691768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57CFB1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6BACB8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71F9A4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26F005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76C11C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F3880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B5D12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0857428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69FD0B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C15F11E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9</w:t>
      </w:r>
    </w:p>
    <w:p w14:paraId="40CFC512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7DC80DB7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EC31EF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1E86C7F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3B1FC10" w14:textId="13A8E877" w:rsidR="00A87F48" w:rsidRPr="007866A3" w:rsidRDefault="00A87F48" w:rsidP="00A87F48">
      <w:pPr>
        <w:rPr>
          <w:del w:id="1012" w:author="J&amp;J" w:date="2015-05-02T17:40:00Z"/>
          <w:rFonts w:ascii="Arial" w:hAnsi="Arial" w:cs="Arial"/>
          <w:color w:val="000000"/>
          <w:sz w:val="18"/>
          <w:szCs w:val="18"/>
        </w:rPr>
      </w:pPr>
      <w:del w:id="1013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014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0CE69FB" wp14:editId="06A8C562">
              <wp:extent cx="4791075" cy="1866900"/>
              <wp:effectExtent l="0" t="0" r="9525" b="0"/>
              <wp:docPr id="606" name="Imagen 60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8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91075" cy="1866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E1FC788" w14:textId="18D0F710" w:rsidR="00A87F48" w:rsidRPr="007866A3" w:rsidRDefault="00A87F48" w:rsidP="00A87F48">
      <w:pPr>
        <w:rPr>
          <w:del w:id="1015" w:author="J&amp;J" w:date="2015-05-02T17:40:00Z"/>
          <w:rFonts w:ascii="Arial" w:hAnsi="Arial" w:cs="Arial"/>
          <w:color w:val="000000"/>
          <w:sz w:val="18"/>
          <w:szCs w:val="18"/>
        </w:rPr>
      </w:pPr>
      <w:del w:id="1016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017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9C4B259" wp14:editId="43330EF0">
              <wp:extent cx="904875" cy="276225"/>
              <wp:effectExtent l="0" t="0" r="9525" b="9525"/>
              <wp:docPr id="605" name="Imagen 60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62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4367E74" w14:textId="77777777" w:rsidR="00A87F48" w:rsidRPr="007866A3" w:rsidRDefault="00A87F48" w:rsidP="00A87F48">
      <w:pPr>
        <w:rPr>
          <w:ins w:id="1018" w:author="J&amp;J" w:date="2015-05-02T17:40:00Z"/>
          <w:rFonts w:ascii="Arial" w:hAnsi="Arial" w:cs="Arial"/>
          <w:color w:val="000000"/>
          <w:sz w:val="18"/>
          <w:szCs w:val="18"/>
        </w:rPr>
      </w:pPr>
      <w:ins w:id="1019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020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AC55F33" wp14:editId="40E1FA2C">
              <wp:extent cx="4787900" cy="1863586"/>
              <wp:effectExtent l="0" t="0" r="0" b="3810"/>
              <wp:docPr id="28" name="Imagen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883" cy="18651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9DFE03" w14:textId="77777777" w:rsidR="00A87F48" w:rsidRPr="007866A3" w:rsidRDefault="00A87F48" w:rsidP="00A87F48">
      <w:pPr>
        <w:rPr>
          <w:ins w:id="1021" w:author="J&amp;J" w:date="2015-05-02T17:40:00Z"/>
          <w:rFonts w:ascii="Arial" w:hAnsi="Arial" w:cs="Arial"/>
          <w:color w:val="000000"/>
          <w:sz w:val="18"/>
          <w:szCs w:val="18"/>
        </w:rPr>
      </w:pPr>
      <w:ins w:id="1022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023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847513D" wp14:editId="2304502D">
              <wp:extent cx="902252" cy="273050"/>
              <wp:effectExtent l="0" t="0" r="0" b="0"/>
              <wp:docPr id="62" name="Imagen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2672B6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70B7DB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lastRenderedPageBreak/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EE3C2C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2B3531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486445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DF8619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024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025">
          <w:tblGrid>
            <w:gridCol w:w="1129"/>
            <w:gridCol w:w="5670"/>
            <w:gridCol w:w="2823"/>
          </w:tblGrid>
        </w:tblGridChange>
      </w:tblGrid>
      <w:tr w:rsidR="00A87F48" w:rsidRPr="007866A3" w14:paraId="761D37FE" w14:textId="77777777" w:rsidTr="00401F78">
        <w:tc>
          <w:tcPr>
            <w:tcW w:w="9622" w:type="dxa"/>
            <w:gridSpan w:val="3"/>
            <w:tcPrChange w:id="1026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CC3FF1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695F2D36" w14:textId="77777777" w:rsidTr="00401F78">
        <w:tc>
          <w:tcPr>
            <w:tcW w:w="1129" w:type="dxa"/>
            <w:tcPrChange w:id="102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9F9FF09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02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6B9EE8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02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600D7B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7AE86354" w14:textId="77777777" w:rsidTr="00401F78">
        <w:tc>
          <w:tcPr>
            <w:tcW w:w="1129" w:type="dxa"/>
            <w:tcPrChange w:id="103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3566C4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03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583A1D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03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5E4F06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033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034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252737182"/>
                <w:placeholder>
                  <w:docPart w:val="F510E1E648C4418294786B21F082E9DA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034"/>
                <w:ins w:id="1035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036" w:author="J&amp;J" w:date="2015-05-02T17:40:00Z"/>
              </w:sdtContent>
            </w:sdt>
            <w:customXmlInsRangeEnd w:id="1036"/>
          </w:p>
        </w:tc>
      </w:tr>
      <w:tr w:rsidR="00A87F48" w:rsidRPr="007866A3" w14:paraId="51A8DC1B" w14:textId="77777777" w:rsidTr="00401F78">
        <w:tc>
          <w:tcPr>
            <w:tcW w:w="1129" w:type="dxa"/>
            <w:tcPrChange w:id="103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03796A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03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F9AAE4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03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C1CA31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04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04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990774699"/>
                <w:placeholder>
                  <w:docPart w:val="506A4DBA93B84AA3A3618ECB4F5A008A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041"/>
                <w:ins w:id="104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043" w:author="J&amp;J" w:date="2015-05-02T17:40:00Z"/>
              </w:sdtContent>
            </w:sdt>
            <w:customXmlInsRangeEnd w:id="1043"/>
          </w:p>
        </w:tc>
      </w:tr>
      <w:tr w:rsidR="00A87F48" w:rsidRPr="007866A3" w14:paraId="71AD77A8" w14:textId="77777777" w:rsidTr="00401F78">
        <w:tc>
          <w:tcPr>
            <w:tcW w:w="1129" w:type="dxa"/>
            <w:tcPrChange w:id="104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610C73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04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CB810F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04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C6F376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047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048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962142411"/>
                <w:placeholder>
                  <w:docPart w:val="F9FAEA616DB04324A4CCC837D43A645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048"/>
                <w:ins w:id="1049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050" w:author="J&amp;J" w:date="2015-05-02T17:40:00Z"/>
              </w:sdtContent>
            </w:sdt>
            <w:customXmlInsRangeEnd w:id="1050"/>
          </w:p>
        </w:tc>
      </w:tr>
      <w:tr w:rsidR="00A87F48" w:rsidRPr="005255A8" w14:paraId="7F45C753" w14:textId="77777777" w:rsidTr="00401F78">
        <w:tc>
          <w:tcPr>
            <w:tcW w:w="9622" w:type="dxa"/>
            <w:gridSpan w:val="3"/>
            <w:tcPrChange w:id="1051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6D450EF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A319FB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C80BFD" w14:textId="68E19ED1" w:rsidR="00A87F48" w:rsidRPr="000D241A" w:rsidRDefault="00A87F48" w:rsidP="00401F78">
            <w:pPr>
              <w:rPr>
                <w:del w:id="1052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053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0224" behindDoc="0" locked="0" layoutInCell="1" allowOverlap="1" wp14:anchorId="7B5AC907" wp14:editId="4C8D6ED4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60" name="Grupo 86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61" name="Rectángulo 280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0F0C4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5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5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6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5755D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5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5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6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85D71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5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5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6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C99D5C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6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6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6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4AB7BF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6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6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6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1BF03C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6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6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6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7FFBAD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6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6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6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8B0692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6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6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7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2BEF83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7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7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7B5AC907" id="Grupo 860" o:spid="_x0000_s1202" style="position:absolute;margin-left:63.15pt;margin-top:1.1pt;width:351.75pt;height:103.2pt;z-index:25170022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">
                        <v:rect id="Rectángulo 280" o:spid="_x0000_s120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dXw8MA&#10;AADcAAAADwAAAGRycy9kb3ducmV2LnhtbESPzW7CMBCE75V4B2uRuBUHDigKGFT+CtcC6nkbb5OI&#10;eJ3YLkneHleq1ONoZr7RrDa9qcWDnK8sK5hNExDEudUVFwpu1+NrCsIHZI21ZVIwkIfNevSywkzb&#10;jj/ocQmFiBD2GSooQ2gyKX1ekkE/tQ1x9L6tMxiidIXUDrsIN7WcJ8lCGqw4LpTY0K6k/H75MQrm&#10;R1ddD9vW7/ZDS1+n4bPt0nelJuP+bQkiUB/+w3/ts1aQLmbweyYeAb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dXw8MAAADcAAAADwAAAAAAAAAAAAAAAACYAgAAZHJzL2Rv&#10;d25yZXYueG1sUEsFBgAAAAAEAAQA9QAAAIgDAAAAAA==&#10;" fillcolor="window" strokecolor="#4a7ebb"/>
                        <v:shape id="Cuadro de texto 2" o:spid="_x0000_s120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6XAs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ypZ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ulwLEAAAA3AAAAA8AAAAAAAAAAAAAAAAAmAIAAGRycy9k&#10;b3ducmV2LnhtbFBLBQYAAAAABAAEAPUAAACJAwAAAAA=&#10;" filled="f" stroked="f">
                          <v:textbox>
                            <w:txbxContent>
                              <w:p w14:paraId="120F0C4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7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7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0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IymcQA&#10;AADcAAAADwAAAGRycy9kb3ducmV2LnhtbESPT4vCMBTE7wt+h/AEb2vi6opWo8iK4Mll/QfeHs2z&#10;LTYvpYm2fnuzsLDHYWZ+w8yXrS3Fg2pfONYw6CsQxKkzBWcajofN+wSED8gGS8ek4UkelovO2xwT&#10;4xr+occ+ZCJC2CeoIQ+hSqT0aU4Wfd9VxNG7utpiiLLOpKmxiXBbyg+lxtJiwXEhx4q+ckpv+7vV&#10;cNpdL+eR+s7W9rNqXKsk26nUutdtVzMQgdrwH/5rb42GyXgI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iMpnEAAAA3AAAAA8AAAAAAAAAAAAAAAAAmAIAAGRycy9k&#10;b3ducmV2LnhtbFBLBQYAAAAABAAEAPUAAACJAwAAAAA=&#10;" filled="f" stroked="f">
                          <v:textbox>
                            <w:txbxContent>
                              <w:p w14:paraId="665755D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7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7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0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uq7cQA&#10;AADc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kUyh+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Lqu3EAAAA3AAAAA8AAAAAAAAAAAAAAAAAmAIAAGRycy9k&#10;b3ducmV2LnhtbFBLBQYAAAAABAAEAPUAAACJAwAAAAA=&#10;" filled="f" stroked="f">
                          <v:textbox>
                            <w:txbxContent>
                              <w:p w14:paraId="3F85D71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7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7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0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cPdsQA&#10;AADcAAAADwAAAGRycy9kb3ducmV2LnhtbESPQWvCQBSE70L/w/IKveluSw2augliKfSkGFuht0f2&#10;mYRm34bs1qT/3hUEj8PMfMOs8tG24ky9bxxreJ4pEMSlMw1XGr4OH9MFCB+QDbaOScM/ecizh8kK&#10;U+MG3tO5CJWIEPYpaqhD6FIpfVmTRT9zHXH0Tq63GKLsK2l6HCLctvJFqURabDgu1NjRpqbyt/iz&#10;Gr63p5/jq9pV73beDW5Uku1Sav30OK7fQAQawz18a38aDYtkD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HD3bEAAAA3AAAAA8AAAAAAAAAAAAAAAAAmAIAAGRycy9k&#10;b3ducmV2LnhtbFBLBQYAAAAABAAEAPUAAACJAwAAAAA=&#10;" filled="f" stroked="f">
                          <v:textbox>
                            <w:txbxContent>
                              <w:p w14:paraId="0C99D5C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7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7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0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WRAcQA&#10;AADcAAAADwAAAGRycy9kb3ducmV2LnhtbESPT2sCMRTE74LfIbyCN00qdbFbsyKWgielagu9PTZv&#10;/9DNy7JJ3fXbG6HgcZiZ3zCr9WAbcaHO1441PM8UCOLcmZpLDefTx3QJwgdkg41j0nAlD+tsPFph&#10;alzPn3Q5hlJECPsUNVQhtKmUPq/Iop+5ljh6hesshii7UpoO+wi3jZwrlUiLNceFClvaVpT/Hv+s&#10;hq998fP9og7lu120vRuUZPsqtZ48DZs3EIGG8Aj/t3dGwzJJ4H4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VkQHEAAAA3AAAAA8AAAAAAAAAAAAAAAAAmAIAAGRycy9k&#10;b3ducmV2LnhtbFBLBQYAAAAABAAEAPUAAACJAwAAAAA=&#10;" filled="f" stroked="f">
                          <v:textbox>
                            <w:txbxContent>
                              <w:p w14:paraId="04AB7BF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8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8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0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k0msQA&#10;AADcAAAADwAAAGRycy9kb3ducmV2LnhtbESPT4vCMBTE7wt+h/AEb2vioq5Wo8iK4Mll/QfeHs2z&#10;LTYvpYm2fnuzsLDHYWZ+w8yXrS3Fg2pfONYw6CsQxKkzBWcajofN+wSED8gGS8ek4UkelovO2xwT&#10;4xr+occ+ZCJC2CeoIQ+hSqT0aU4Wfd9VxNG7utpiiLLOpKmxiXBbyg+lxtJiwXEhx4q+ckpv+7vV&#10;cNpdL+eh+s7WdlQ1rlWS7VRq3eu2qxmIQG34D/+1t0bDZPwJ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ZNJrEAAAA3AAAAA8AAAAAAAAAAAAAAAAAmAIAAGRycy9k&#10;b3ducmV2LnhtbFBLBQYAAAAABAAEAPUAAACJAwAAAAA=&#10;" filled="f" stroked="f">
                          <v:textbox>
                            <w:txbxContent>
                              <w:p w14:paraId="41BF03C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8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8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1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ag6M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Q7qKa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GoOjBAAAA3AAAAA8AAAAAAAAAAAAAAAAAmAIAAGRycy9kb3du&#10;cmV2LnhtbFBLBQYAAAAABAAEAPUAAACGAwAAAAA=&#10;" filled="f" stroked="f">
                          <v:textbox>
                            <w:txbxContent>
                              <w:p w14:paraId="57FFBAD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8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8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1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oFc8MA&#10;AADcAAAADwAAAGRycy9kb3ducmV2LnhtbESPT4vCMBTE74LfITxhb5q4qGg1iqwIe1pZ/4G3R/Ns&#10;i81LaaLtfnsjLHgcZuY3zGLV2lI8qPaFYw3DgQJBnDpTcKbheNj2pyB8QDZYOiYNf+Rhtex2FpgY&#10;1/AvPfYhExHCPkENeQhVIqVPc7LoB64ijt7V1RZDlHUmTY1NhNtSfio1kRYLjgs5VvSVU3rb362G&#10;08/1ch6pXbax46pxrZJsZ1Lrj167noMI1IZ3+L/9bTRMJzN4nY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oFc8MAAADcAAAADwAAAAAAAAAAAAAAAACYAgAAZHJzL2Rv&#10;d25yZXYueG1sUEsFBgAAAAAEAAQA9QAAAIgDAAAAAA==&#10;" filled="f" stroked="f">
                          <v:textbox>
                            <w:txbxContent>
                              <w:p w14:paraId="08B0692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8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8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1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k6M8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n8X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Kk6M8AAAADcAAAADwAAAAAAAAAAAAAAAACYAgAAZHJzL2Rvd25y&#10;ZXYueG1sUEsFBgAAAAAEAAQA9QAAAIUDAAAAAA==&#10;" filled="f" stroked="f">
                          <v:textbox>
                            <w:txbxContent>
                              <w:p w14:paraId="72BEF83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8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8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4180B5B6" w14:textId="77777777" w:rsidR="00A87F48" w:rsidRPr="007866A3" w:rsidRDefault="00A87F48" w:rsidP="00401F78">
            <w:pPr>
              <w:rPr>
                <w:ins w:id="1090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091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1092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33664" behindDoc="0" locked="0" layoutInCell="1" allowOverlap="1" wp14:anchorId="77849EF8" wp14:editId="35D37B04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279" name="Grupo 279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80" name="Rectángulo 280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0A49C1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09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09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08B756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0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09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3E297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0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09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0F1B8A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0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10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E851AD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1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10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E19F9A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1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10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1DCDA0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1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10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63187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1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10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AB063D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1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11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77849EF8" id="Grupo 279" o:spid="_x0000_s1213" style="position:absolute;margin-left:63.15pt;margin-top:1.1pt;width:351.75pt;height:103.2pt;z-index:25163366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PSXpWWUBAAA7hwAAA4AAAAAAAAAAAAAAAAALgIAAGRycy9lMm9Eb2MueG1s&#10;UEsBAi0AFAAGAAgAAAAhAETHUPreAAAACQEAAA8AAAAAAAAAAAAAAAAA7gYAAGRycy9kb3ducmV2&#10;LnhtbFBLBQYAAAAABAAEAPMAAAD5BwAAAAA=&#10;">
                        <v:rect id="Rectángulo 280" o:spid="_x0000_s121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l9hsAA&#10;AADcAAAADwAAAGRycy9kb3ducmV2LnhtbERPTYvCMBC9C/sfwix403RFpVTTsrsgCupBd/E8NGNb&#10;bSalibb+e3MQPD7e9zLrTS3u1LrKsoKvcQSCOLe64kLB/99qFINwHlljbZkUPMhBln4Mlpho2/GB&#10;7kdfiBDCLkEFpfdNIqXLSzLoxrYhDtzZtgZ9gG0hdYtdCDe1nETRXBqsODSU2NBvSfn1eDMKPO3X&#10;9OhO+y3PeM2X3fRHnq1Sw8/+ewHCU+/f4pd7oxVM4jA/nAlHQKZ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Ll9hsAAAADcAAAADwAAAAAAAAAAAAAAAACYAgAAZHJzL2Rvd25y&#10;ZXYueG1sUEsFBgAAAAAEAAQA9QAAAIUDAAAAAA==&#10;" fillcolor="white [3212]" strokecolor="#4579b8 [3044]"/>
                        <v:shape id="Cuadro de texto 2" o:spid="_x0000_s121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  <v:textbox>
                            <w:txbxContent>
                              <w:p w14:paraId="10A49C1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1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1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1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hGKsQA&#10;AADcAAAADwAAAGRycy9kb3ducmV2LnhtbESPT4vCMBTE74LfIbwFb5psccWtRhFlYU8r/lnB26N5&#10;tsXmpTRZ2/32RhA8DjPzG2a+7GwlbtT40rGG95ECQZw5U3Ku4Xj4Gk5B+IBssHJMGv7Jw3LR780x&#10;Na7lHd32IRcRwj5FDUUIdSqlzwqy6EeuJo7exTUWQ5RNLk2DbYTbSiZKTaTFkuNCgTWtC8qu+z+r&#10;4ffncj6N1Tbf2I+6dZ2SbD+l1oO3bjUDEagLr/Cz/W00JNMEHmfiEZ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4RirEAAAA3AAAAA8AAAAAAAAAAAAAAAAAmAIAAGRycy9k&#10;b3ducmV2LnhtbFBLBQYAAAAABAAEAPUAAACJAwAAAAA=&#10;" filled="f" stroked="f">
                          <v:textbox>
                            <w:txbxContent>
                              <w:p w14:paraId="008B756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1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1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Tjsc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o9kY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047HEAAAA3AAAAA8AAAAAAAAAAAAAAAAAmAIAAGRycy9k&#10;b3ducmV2LnhtbFBLBQYAAAAABAAEAPUAAACJAwAAAAA=&#10;" filled="f" stroked="f">
                          <v:textbox>
                            <w:txbxContent>
                              <w:p w14:paraId="2B3E297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1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1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        <v:textbox>
                            <w:txbxContent>
                              <w:p w14:paraId="60F1B8A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1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1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          <v:textbox>
                            <w:txbxContent>
                              <w:p w14:paraId="4E851AD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2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2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        <v:textbox>
                            <w:txbxContent>
                              <w:p w14:paraId="0E19F9A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2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2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/lssMA&#10;AADcAAAADwAAAGRycy9kb3ducmV2LnhtbESPT4vCMBTE7wt+h/AEb5ooumo1iuyy4MnFv+Dt0Tzb&#10;YvNSmqztfvuNIOxxmJnfMMt1a0vxoNoXjjUMBwoEcepMwZmG0/GrPwPhA7LB0jFp+CUP61XnbYmJ&#10;cQ3v6XEImYgQ9glqyEOoEil9mpNFP3AVcfRurrYYoqwzaWpsItyWcqTUu7RYcFzIsaKPnNL74cdq&#10;OO9u18tYfWefdlI1rlWS7Vxq3eu2mwWIQG34D7/aW6NhNJvC8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/lssMAAADcAAAADwAAAAAAAAAAAAAAAACYAgAAZHJzL2Rv&#10;d25yZXYueG1sUEsFBgAAAAAEAAQA9QAAAIgDAAAAAA==&#10;" filled="f" stroked="f">
                          <v:textbox>
                            <w:txbxContent>
                              <w:p w14:paraId="21DCDA0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2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2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BxwL8A&#10;AADcAAAADwAAAGRycy9kb3ducmV2LnhtbERPy4rCMBTdD/gP4QruxkTRQatRZAbBlTK+wN2lubbF&#10;5qY00da/NwvB5eG858vWluJBtS8caxj0FQji1JmCMw3Hw/p7AsIHZIOlY9LwJA/LRedrjolxDf/T&#10;Yx8yEUPYJ6ghD6FKpPRpThZ931XEkbu62mKIsM6kqbGJ4baUQ6V+pMWCY0OOFf3mlN72d6vhtL1e&#10;ziO1y/7suGpcqyTbqdS6121XMxCB2vARv90bo2E4iWv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0HHAvwAAANwAAAAPAAAAAAAAAAAAAAAAAJgCAABkcnMvZG93bnJl&#10;di54bWxQSwUGAAAAAAQABAD1AAAAhAMAAAAA&#10;" filled="f" stroked="f">
                          <v:textbox>
                            <w:txbxContent>
                              <w:p w14:paraId="5963187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2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2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zUW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D8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zUW8MAAADcAAAADwAAAAAAAAAAAAAAAACYAgAAZHJzL2Rv&#10;d25yZXYueG1sUEsFBgAAAAAEAAQA9QAAAIgDAAAAAA==&#10;" filled="f" stroked="f">
                          <v:textbox>
                            <w:txbxContent>
                              <w:p w14:paraId="2AB063D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2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01C7E7E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D193CA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C38861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F7C425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D091F4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201B85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08C6E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6C27C3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E23C86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DCC1EB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AC4142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2FCACF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2847CA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FAE4B30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10</w:t>
      </w:r>
    </w:p>
    <w:p w14:paraId="6C873F56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B95AA59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7B4E59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51D86962" w14:textId="237986D5" w:rsidR="00A87F48" w:rsidRPr="007866A3" w:rsidRDefault="00A87F48" w:rsidP="00A87F48">
      <w:pPr>
        <w:rPr>
          <w:del w:id="1129" w:author="J&amp;J" w:date="2015-05-02T17:40:00Z"/>
          <w:rFonts w:ascii="Arial" w:hAnsi="Arial" w:cs="Arial"/>
          <w:color w:val="000000"/>
          <w:sz w:val="18"/>
          <w:szCs w:val="18"/>
        </w:rPr>
      </w:pPr>
      <w:del w:id="1130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131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9FAFD50" wp14:editId="5229AA5D">
              <wp:extent cx="4762500" cy="1857375"/>
              <wp:effectExtent l="0" t="0" r="0" b="9525"/>
              <wp:docPr id="604" name="Imagen 60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9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1857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64FAFC9" w14:textId="11929E3B" w:rsidR="00A87F48" w:rsidRPr="007866A3" w:rsidRDefault="00A87F48" w:rsidP="00A87F48">
      <w:pPr>
        <w:rPr>
          <w:del w:id="1132" w:author="J&amp;J" w:date="2015-05-02T17:40:00Z"/>
          <w:rFonts w:ascii="Arial" w:hAnsi="Arial" w:cs="Arial"/>
          <w:color w:val="000000"/>
          <w:sz w:val="18"/>
          <w:szCs w:val="18"/>
        </w:rPr>
      </w:pPr>
      <w:del w:id="1133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134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CD4BF00" wp14:editId="77F51E26">
              <wp:extent cx="904875" cy="276225"/>
              <wp:effectExtent l="0" t="0" r="9525" b="9525"/>
              <wp:docPr id="603" name="Imagen 6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63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A17B464" w14:textId="77777777" w:rsidR="00A87F48" w:rsidRPr="007866A3" w:rsidRDefault="00A87F48" w:rsidP="00A87F48">
      <w:pPr>
        <w:rPr>
          <w:ins w:id="1135" w:author="J&amp;J" w:date="2015-05-02T17:40:00Z"/>
          <w:rFonts w:ascii="Arial" w:hAnsi="Arial" w:cs="Arial"/>
          <w:color w:val="000000"/>
          <w:sz w:val="18"/>
          <w:szCs w:val="18"/>
        </w:rPr>
      </w:pPr>
      <w:ins w:id="1136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137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D232A17" wp14:editId="19125B79">
              <wp:extent cx="4763785" cy="1854200"/>
              <wp:effectExtent l="0" t="0" r="0" b="0"/>
              <wp:docPr id="29" name="Imagen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4256" cy="185438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A7062A1" w14:textId="77777777" w:rsidR="00A87F48" w:rsidRPr="007866A3" w:rsidRDefault="00A87F48" w:rsidP="00A87F48">
      <w:pPr>
        <w:rPr>
          <w:ins w:id="1138" w:author="J&amp;J" w:date="2015-05-02T17:40:00Z"/>
          <w:rFonts w:ascii="Arial" w:hAnsi="Arial" w:cs="Arial"/>
          <w:color w:val="000000"/>
          <w:sz w:val="18"/>
          <w:szCs w:val="18"/>
        </w:rPr>
      </w:pPr>
      <w:ins w:id="1139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140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704BDD63" wp14:editId="29791428">
              <wp:extent cx="902252" cy="273050"/>
              <wp:effectExtent l="0" t="0" r="0" b="0"/>
              <wp:docPr id="63" name="Imagen 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4848F7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C805498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23A23E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B81641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DE8844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C27F9D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4A8FA6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141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142">
          <w:tblGrid>
            <w:gridCol w:w="1129"/>
            <w:gridCol w:w="5670"/>
            <w:gridCol w:w="2823"/>
          </w:tblGrid>
        </w:tblGridChange>
      </w:tblGrid>
      <w:tr w:rsidR="00A87F48" w:rsidRPr="007866A3" w14:paraId="60309464" w14:textId="77777777" w:rsidTr="00401F78">
        <w:tc>
          <w:tcPr>
            <w:tcW w:w="9622" w:type="dxa"/>
            <w:gridSpan w:val="3"/>
            <w:tcPrChange w:id="1143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19B5C4C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258F83E6" w14:textId="77777777" w:rsidTr="00401F78">
        <w:tc>
          <w:tcPr>
            <w:tcW w:w="1129" w:type="dxa"/>
            <w:tcPrChange w:id="114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2B9B6CA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14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9A643E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14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A8759D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13A12090" w14:textId="77777777" w:rsidTr="00401F78">
        <w:tc>
          <w:tcPr>
            <w:tcW w:w="1129" w:type="dxa"/>
            <w:tcPrChange w:id="114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DC3D7C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14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D39191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14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283C17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15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15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495801313"/>
                <w:placeholder>
                  <w:docPart w:val="36FAEB0A81EA42959C45C7E9703DA404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151"/>
                <w:ins w:id="115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153" w:author="J&amp;J" w:date="2015-05-02T17:40:00Z"/>
              </w:sdtContent>
            </w:sdt>
            <w:customXmlInsRangeEnd w:id="1153"/>
          </w:p>
        </w:tc>
      </w:tr>
      <w:tr w:rsidR="00A87F48" w:rsidRPr="007866A3" w14:paraId="76127031" w14:textId="77777777" w:rsidTr="00401F78">
        <w:tc>
          <w:tcPr>
            <w:tcW w:w="1129" w:type="dxa"/>
            <w:tcPrChange w:id="115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276AE83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15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B5C584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15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0B3A01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157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158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2002931090"/>
                <w:placeholder>
                  <w:docPart w:val="D7804BBBDBA149649B917B1FCB00F4A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158"/>
                <w:ins w:id="1159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160" w:author="J&amp;J" w:date="2015-05-02T17:40:00Z"/>
              </w:sdtContent>
            </w:sdt>
            <w:customXmlInsRangeEnd w:id="1160"/>
          </w:p>
        </w:tc>
      </w:tr>
      <w:tr w:rsidR="00A87F48" w:rsidRPr="007866A3" w14:paraId="2E7D03EF" w14:textId="77777777" w:rsidTr="00401F78">
        <w:tc>
          <w:tcPr>
            <w:tcW w:w="1129" w:type="dxa"/>
            <w:tcPrChange w:id="116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C670B1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16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820BAB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16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AA8882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16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16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058202103"/>
                <w:placeholder>
                  <w:docPart w:val="C38FAFFAEF6C427A87C098801EA13AA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165"/>
                <w:ins w:id="116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167" w:author="J&amp;J" w:date="2015-05-02T17:40:00Z"/>
              </w:sdtContent>
            </w:sdt>
            <w:customXmlInsRangeEnd w:id="1167"/>
          </w:p>
        </w:tc>
      </w:tr>
      <w:tr w:rsidR="00A87F48" w:rsidRPr="005255A8" w14:paraId="5534D94E" w14:textId="77777777" w:rsidTr="00401F78">
        <w:tc>
          <w:tcPr>
            <w:tcW w:w="9622" w:type="dxa"/>
            <w:gridSpan w:val="3"/>
            <w:tcPrChange w:id="1168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D0CBCB9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CB0B0F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181D091" w14:textId="552F85DC" w:rsidR="00A87F48" w:rsidRPr="000D241A" w:rsidRDefault="00A87F48" w:rsidP="00401F78">
            <w:pPr>
              <w:rPr>
                <w:del w:id="116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170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1248" behindDoc="0" locked="0" layoutInCell="1" allowOverlap="1" wp14:anchorId="64DF04B5" wp14:editId="36DCF1A8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49" name="Grupo 849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50" name="Rectángulo 29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344A01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7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ABF151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7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98A85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7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E7EBFB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7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8C919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8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EBB033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8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777EE6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8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02154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8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F7042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8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64DF04B5" id="Grupo 849" o:spid="_x0000_s1224" style="position:absolute;margin-left:63.15pt;margin-top:1.1pt;width:351.75pt;height:103.2pt;z-index:25170124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">
                        <v:rect id="Rectángulo 291" o:spid="_x0000_s122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c45cEA&#10;AADcAAAADwAAAGRycy9kb3ducmV2LnhtbERPyW7CMBC9I/EP1iD1Bg5IRVGKQS2U5Vqoep7GQxIR&#10;jxPbJcnf4wNSj09vX216U4s7OV9ZVjCfJSCIc6srLhR8X/bTFIQPyBpry6RgIA+b9Xi0wkzbjr/o&#10;fg6FiCHsM1RQhtBkUvq8JIN+ZhviyF2tMxgidIXUDrsYbmq5SJKlNFhxbCixoW1J+e38ZxQs9q66&#10;fH60frsbWvo9Dj9tlx6Uepn0728gAvXhX/x0n7SC9DXOj2fiEZD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3OOXBAAAA3AAAAA8AAAAAAAAAAAAAAAAAmAIAAGRycy9kb3du&#10;cmV2LnhtbFBLBQYAAAAABAAEAPUAAACGAwAAAAA=&#10;" fillcolor="window" strokecolor="#4a7ebb"/>
                        <v:shape id="Cuadro de texto 2" o:spid="_x0000_s122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DDyM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8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FDDyMMAAADcAAAADwAAAAAAAAAAAAAAAACYAgAAZHJzL2Rv&#10;d25yZXYueG1sUEsFBgAAAAAEAAQA9QAAAIgDAAAAAA==&#10;" filled="f" stroked="f">
                          <v:textbox>
                            <w:txbxContent>
                              <w:p w14:paraId="2344A01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1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19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2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Jdv8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ypZ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CXb/EAAAA3AAAAA8AAAAAAAAAAAAAAAAAmAIAAGRycy9k&#10;b3ducmV2LnhtbFBLBQYAAAAABAAEAPUAAACJAwAAAAA=&#10;" filled="f" stroked="f">
                          <v:textbox>
                            <w:txbxContent>
                              <w:p w14:paraId="1ABF151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1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19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2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74JMQA&#10;AADcAAAADwAAAGRycy9kb3ducmV2LnhtbESPT4vCMBTE7wt+h/AEb2viqotWo8iK4Mll/QfeHs2z&#10;LTYvpYm2fnuzsLDHYWZ+w8yXrS3Fg2pfONYw6CsQxKkzBWcajofN+wSED8gGS8ek4UkelovO2xwT&#10;4xr+occ+ZCJC2CeoIQ+hSqT0aU4Wfd9VxNG7utpiiLLOpKmxiXBbyg+lPqXFguNCjhV95ZTe9ner&#10;4bS7Xs4j9Z2t7bhqXKsk26nUutdtVzMQgdrwH/5rb42GyXgI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O+CTEAAAA3AAAAA8AAAAAAAAAAAAAAAAAmAIAAGRycy9k&#10;b3ducmV2LnhtbFBLBQYAAAAABAAEAPUAAACJAwAAAAA=&#10;" filled="f" stroked="f">
                          <v:textbox>
                            <w:txbxContent>
                              <w:p w14:paraId="2F98A85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1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19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2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dgUM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2T0RC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dgUMMAAADcAAAADwAAAAAAAAAAAAAAAACYAgAAZHJzL2Rv&#10;d25yZXYueG1sUEsFBgAAAAAEAAQA9QAAAIgDAAAAAA==&#10;" filled="f" stroked="f">
                          <v:textbox>
                            <w:txbxContent>
                              <w:p w14:paraId="0E7EBFB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1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19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3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vFy8QA&#10;AADcAAAADwAAAGRycy9kb3ducmV2LnhtbESPW2sCMRSE3wv+h3AKvtWk0hW7NStiKfikeGmhb4fN&#10;2QvdnCyb1F3/vREEH4eZ+YZZLAfbiDN1vnas4XWiQBDnztRcajgdv17mIHxANtg4Jg0X8rDMRk8L&#10;TI3reU/nQyhFhLBPUUMVQptK6fOKLPqJa4mjV7jOYoiyK6XpsI9w28ipUjNpsea4UGFL64ryv8O/&#10;1fC9LX5/3tSu/LRJ27tBSbbvUuvx87D6ABFoCI/wvb0xGuZJA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rxcvEAAAA3AAAAA8AAAAAAAAAAAAAAAAAmAIAAGRycy9k&#10;b3ducmV2LnhtbFBLBQYAAAAABAAEAPUAAACJAwAAAAA=&#10;" filled="f" stroked="f">
                          <v:textbox>
                            <w:txbxContent>
                              <w:p w14:paraId="2F8C919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1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19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3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lbvMQA&#10;AADcAAAADwAAAGRycy9kb3ducmV2LnhtbESPQWvCQBSE70L/w/IKveluSw2augliKfSkGFuht0f2&#10;mYRm34bs1qT/3hUEj8PMfMOs8tG24ky9bxxreJ4pEMSlMw1XGr4OH9MFCB+QDbaOScM/ecizh8kK&#10;U+MG3tO5CJWIEPYpaqhD6FIpfVmTRT9zHXH0Tq63GKLsK2l6HCLctvJFqURabDgu1NjRpqbyt/iz&#10;Gr63p5/jq9pV73beDW5Uku1Sav30OK7fQAQawz18a38aDYt5A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5W7zEAAAA3AAAAA8AAAAAAAAAAAAAAAAAmAIAAGRycy9k&#10;b3ducmV2LnhtbFBLBQYAAAAABAAEAPUAAACJAwAAAAA=&#10;" filled="f" stroked="f">
                          <v:textbox>
                            <w:txbxContent>
                              <w:p w14:paraId="3EBB033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1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20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3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X+J8QA&#10;AADcAAAADwAAAGRycy9kb3ducmV2LnhtbESPT4vCMBTE78J+h/AW9rYmK+pqNcqiCJ6U9R94ezTP&#10;tti8lCZr67c3woLHYWZ+w0znrS3FjWpfONbw1VUgiFNnCs40HParzxEIH5ANlo5Jw508zGdvnSkm&#10;xjX8S7ddyESEsE9QQx5ClUjp05ws+q6riKN3cbXFEGWdSVNjE+G2lD2lhtJiwXEhx4oWOaXX3Z/V&#10;cNxczqe+2mZLO6ga1yrJdiy1/nhvfyYgArXhFf5vr42G0eAb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1/ifEAAAA3AAAAA8AAAAAAAAAAAAAAAAAmAIAAGRycy9k&#10;b3ducmV2LnhtbFBLBQYAAAAABAAEAPUAAACJAwAAAAA=&#10;" filled="f" stroked="f">
                          <v:textbox>
                            <w:txbxContent>
                              <w:p w14:paraId="2777EE6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2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20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3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pqVcEA&#10;AADcAAAADwAAAGRycy9kb3ducmV2LnhtbERPy2rCQBTdF/yH4QrdNTOKljQ6CWIRulJqH9DdJXNN&#10;gpk7ITM18e+dheDycN7rYrStuFDvG8caZokCQVw603Cl4ftr95KC8AHZYOuYNFzJQ5FPntaYGTfw&#10;J12OoRIxhH2GGuoQukxKX9Zk0SeuI47cyfUWQ4R9JU2PQwy3rZwr9SotNhwbauxoW1N5Pv5bDT/7&#10;09/vQh2qd7vsBjcqyfZNav08HTcrEIHG8BDf3R9GQ7qM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qalXBAAAA3AAAAA8AAAAAAAAAAAAAAAAAmAIAAGRycy9kb3du&#10;cmV2LnhtbFBLBQYAAAAABAAEAPUAAACGAwAAAAA=&#10;" filled="f" stroked="f">
                          <v:textbox>
                            <w:txbxContent>
                              <w:p w14:paraId="3F02154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2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20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3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bPzsQA&#10;AADcAAAADwAAAGRycy9kb3ducmV2LnhtbESPQWvCQBSE7wX/w/KE3ppdi5YYXYNUhJ5aalXw9sg+&#10;k2D2bciuSfrvu4VCj8PMfMOs89E2oqfO1441zBIFgrhwpuZSw/Fr/5SC8AHZYOOYNHyTh3wzeVhj&#10;ZtzAn9QfQikihH2GGqoQ2kxKX1Rk0SeuJY7e1XUWQ5RdKU2HQ4TbRj4r9SIt1hwXKmzptaLidrhb&#10;Daf36+U8Vx/lzi7awY1Ksl1KrR+n43YFItAY/sN/7TejIV0s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mz87EAAAA3AAAAA8AAAAAAAAAAAAAAAAAmAIAAGRycy9k&#10;b3ducmV2LnhtbFBLBQYAAAAABAAEAPUAAACJAwAAAAA=&#10;" filled="f" stroked="f">
                          <v:textbox>
                            <w:txbxContent>
                              <w:p w14:paraId="4DF7042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2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20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4C2B268A" w14:textId="77777777" w:rsidR="00A87F48" w:rsidRPr="007866A3" w:rsidRDefault="00A87F48" w:rsidP="00401F78">
            <w:pPr>
              <w:rPr>
                <w:ins w:id="120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208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1209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34688" behindDoc="0" locked="0" layoutInCell="1" allowOverlap="1" wp14:anchorId="2506F94E" wp14:editId="1796F6B6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290" name="Grupo 290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91" name="Rectángulo 29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44F2D3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1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1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9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4D8FC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1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1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9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613555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1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1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9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539DB9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1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1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9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1BBD5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1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1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9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4044F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2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2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9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DE0AA8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2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2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9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C2940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2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2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0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EB8A91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2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2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2506F94E" id="Grupo 290" o:spid="_x0000_s1235" style="position:absolute;margin-left:63.15pt;margin-top:1.1pt;width:351.75pt;height:103.2pt;z-index:25163468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">
                        <v:rect id="Rectángulo 291" o:spid="_x0000_s123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xOwMQA&#10;AADcAAAADwAAAGRycy9kb3ducmV2LnhtbESPT2vCQBTE74LfYXmF3nQTaUubugYVigX10FQ8P7LP&#10;JG32bchu8+fbu0LB4zAzv2GW6WBq0VHrKssK4nkEgji3uuJCwen7Y/YKwnlkjbVlUjCSg3Q1nSwx&#10;0bbnL+oyX4gAYZeggtL7JpHS5SUZdHPbEAfvYluDPsi2kLrFPsBNLRdR9CINVhwWSmxoW1L+m/0Z&#10;BZ6OOxr783HPz7zjn8PTRl6sUo8Pw/odhKfB38P/7U+tYPEWw+1MOAJ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sTsDEAAAA3AAAAA8AAAAAAAAAAAAAAAAAmAIAAGRycy9k&#10;b3ducmV2LnhtbFBLBQYAAAAABAAEAPUAAACJAwAAAAA=&#10;" fillcolor="white [3212]" strokecolor="#4579b8 [3044]"/>
                        <v:shape id="Cuadro de texto 2" o:spid="_x0000_s123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HQ98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nSZ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h0PfEAAAA3AAAAA8AAAAAAAAAAAAAAAAAmAIAAGRycy9k&#10;b3ducmV2LnhtbFBLBQYAAAAABAAEAPUAAACJAwAAAAA=&#10;" filled="f" stroked="f">
                          <v:textbox>
                            <w:txbxContent>
                              <w:p w14:paraId="444F2D3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22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22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3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        <v:textbox>
                            <w:txbxContent>
                              <w:p w14:paraId="594D8FC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23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23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3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tGM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Z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E7RjEAAAA3AAAAA8AAAAAAAAAAAAAAAAAmAIAAGRycy9k&#10;b3ducmV2LnhtbFBLBQYAAAAABAAEAPUAAACJAwAAAAA=&#10;" filled="f" stroked="f">
                          <v:textbox>
                            <w:txbxContent>
                              <w:p w14:paraId="7613555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23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23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4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hIg8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d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ISIPEAAAA3AAAAA8AAAAAAAAAAAAAAAAAmAIAAGRycy9k&#10;b3ducmV2LnhtbFBLBQYAAAAABAAEAPUAAACJAwAAAAA=&#10;" filled="f" stroked="f">
                          <v:textbox>
                            <w:txbxContent>
                              <w:p w14:paraId="5539DB9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23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23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4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      <v:textbox>
                            <w:txbxContent>
                              <w:p w14:paraId="181BBD5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23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23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4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zb8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cDaB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Zzb8MAAADcAAAADwAAAAAAAAAAAAAAAACYAgAAZHJzL2Rv&#10;d25yZXYueG1sUEsFBgAAAAAEAAQA9QAAAIgDAAAAAA==&#10;" filled="f" stroked="f">
                          <v:textbox>
                            <w:txbxContent>
                              <w:p w14:paraId="124044F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23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23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4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nH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pZp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ecdwgAAANwAAAAPAAAAAAAAAAAAAAAAAJgCAABkcnMvZG93&#10;bnJldi54bWxQSwUGAAAAAAQABAD1AAAAhwMAAAAA&#10;" filled="f" stroked="f">
                          <v:textbox>
                            <w:txbxContent>
                              <w:p w14:paraId="3DE0AA8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24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24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4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Chs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EwSR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VChsMAAADcAAAADwAAAAAAAAAAAAAAAACYAgAAZHJzL2Rv&#10;d25yZXYueG1sUEsFBgAAAAAEAAQA9QAAAIgDAAAAAA==&#10;" filled="f" stroked="f">
                          <v:textbox>
                            <w:txbxContent>
                              <w:p w14:paraId="56C2940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24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24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4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RxAc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zU9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lHEBwgAAANwAAAAPAAAAAAAAAAAAAAAAAJgCAABkcnMvZG93&#10;bnJldi54bWxQSwUGAAAAAAQABAD1AAAAhwMAAAAA&#10;" filled="f" stroked="f">
                          <v:textbox>
                            <w:txbxContent>
                              <w:p w14:paraId="3EB8A91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24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24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2E724A2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192D78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96487A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0B4F18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8A1A18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BBF873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DB2755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4D2F5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61E5CD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DDB44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5ABDE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6781659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A2447E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CE712CE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11</w:t>
      </w:r>
    </w:p>
    <w:p w14:paraId="17C930EB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C66772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1F6979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0C2370ED" w14:textId="25577CEF" w:rsidR="00A87F48" w:rsidRPr="007866A3" w:rsidRDefault="00A87F48" w:rsidP="00A87F48">
      <w:pPr>
        <w:rPr>
          <w:del w:id="1246" w:author="J&amp;J" w:date="2015-05-02T17:40:00Z"/>
          <w:rFonts w:ascii="Arial" w:hAnsi="Arial" w:cs="Arial"/>
          <w:color w:val="000000"/>
          <w:sz w:val="18"/>
          <w:szCs w:val="18"/>
        </w:rPr>
      </w:pPr>
      <w:del w:id="1247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248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8B05424" wp14:editId="1F8DFE0A">
              <wp:extent cx="4762500" cy="1857375"/>
              <wp:effectExtent l="0" t="0" r="0" b="9525"/>
              <wp:docPr id="602" name="Imagen 60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30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1857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6AFF67C" w14:textId="04FE4CE3" w:rsidR="00A87F48" w:rsidRPr="007866A3" w:rsidRDefault="00A87F48" w:rsidP="00A87F48">
      <w:pPr>
        <w:rPr>
          <w:del w:id="1249" w:author="J&amp;J" w:date="2015-05-02T17:40:00Z"/>
          <w:rFonts w:ascii="Arial" w:hAnsi="Arial" w:cs="Arial"/>
          <w:color w:val="000000"/>
          <w:sz w:val="18"/>
          <w:szCs w:val="18"/>
        </w:rPr>
      </w:pPr>
      <w:del w:id="1250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251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F98CDB5" wp14:editId="3734F095">
              <wp:extent cx="904875" cy="276225"/>
              <wp:effectExtent l="0" t="0" r="9525" b="9525"/>
              <wp:docPr id="601" name="Imagen 60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192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78FCA56" w14:textId="77777777" w:rsidR="00A87F48" w:rsidRPr="007866A3" w:rsidRDefault="00A87F48" w:rsidP="00A87F48">
      <w:pPr>
        <w:rPr>
          <w:ins w:id="1252" w:author="J&amp;J" w:date="2015-05-02T17:40:00Z"/>
          <w:rFonts w:ascii="Arial" w:hAnsi="Arial" w:cs="Arial"/>
          <w:color w:val="000000"/>
          <w:sz w:val="18"/>
          <w:szCs w:val="18"/>
        </w:rPr>
      </w:pPr>
      <w:ins w:id="1253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254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158361A3" wp14:editId="6C45628F">
              <wp:extent cx="4763785" cy="1854200"/>
              <wp:effectExtent l="0" t="0" r="0" b="0"/>
              <wp:docPr id="30" name="Imagen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4878" cy="1854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2523689" w14:textId="77777777" w:rsidR="00A87F48" w:rsidRPr="007866A3" w:rsidRDefault="00A87F48" w:rsidP="00A87F48">
      <w:pPr>
        <w:rPr>
          <w:ins w:id="1255" w:author="J&amp;J" w:date="2015-05-02T17:40:00Z"/>
          <w:rFonts w:ascii="Arial" w:hAnsi="Arial" w:cs="Arial"/>
          <w:color w:val="000000"/>
          <w:sz w:val="18"/>
          <w:szCs w:val="18"/>
        </w:rPr>
      </w:pPr>
      <w:ins w:id="1256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257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CE2F891" wp14:editId="6A66ACD0">
              <wp:extent cx="902252" cy="273050"/>
              <wp:effectExtent l="0" t="0" r="0" b="0"/>
              <wp:docPr id="192" name="Imagen 19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702F1D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703ED2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CAD4E9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1FAE341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910C91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3FF71C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9BD24B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258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259">
          <w:tblGrid>
            <w:gridCol w:w="1129"/>
            <w:gridCol w:w="5670"/>
            <w:gridCol w:w="2823"/>
          </w:tblGrid>
        </w:tblGridChange>
      </w:tblGrid>
      <w:tr w:rsidR="00A87F48" w:rsidRPr="007866A3" w14:paraId="6D07FD8F" w14:textId="77777777" w:rsidTr="00401F78">
        <w:tc>
          <w:tcPr>
            <w:tcW w:w="9622" w:type="dxa"/>
            <w:gridSpan w:val="3"/>
            <w:tcPrChange w:id="1260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836E54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564F5475" w14:textId="77777777" w:rsidTr="00401F78">
        <w:tc>
          <w:tcPr>
            <w:tcW w:w="1129" w:type="dxa"/>
            <w:tcPrChange w:id="126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6974C8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26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55F174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26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C0CE8E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232231AE" w14:textId="77777777" w:rsidTr="00401F78">
        <w:tc>
          <w:tcPr>
            <w:tcW w:w="1129" w:type="dxa"/>
            <w:tcPrChange w:id="126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C68005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26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CE202C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26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590E80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267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268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206676303"/>
                <w:placeholder>
                  <w:docPart w:val="E2A147A648D54F5FADC8252A1050362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268"/>
                <w:ins w:id="1269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270" w:author="J&amp;J" w:date="2015-05-02T17:40:00Z"/>
              </w:sdtContent>
            </w:sdt>
            <w:customXmlInsRangeEnd w:id="1270"/>
          </w:p>
        </w:tc>
      </w:tr>
      <w:tr w:rsidR="00A87F48" w:rsidRPr="007866A3" w14:paraId="60CD7ECF" w14:textId="77777777" w:rsidTr="00401F78">
        <w:tc>
          <w:tcPr>
            <w:tcW w:w="1129" w:type="dxa"/>
            <w:tcPrChange w:id="127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1D8B19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27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121850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27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DF87C8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27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27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38010557"/>
                <w:placeholder>
                  <w:docPart w:val="023D5FFAFE4D42DA9163252EF54A68E3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275"/>
                <w:ins w:id="127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277" w:author="J&amp;J" w:date="2015-05-02T17:40:00Z"/>
              </w:sdtContent>
            </w:sdt>
            <w:customXmlInsRangeEnd w:id="1277"/>
          </w:p>
        </w:tc>
      </w:tr>
      <w:tr w:rsidR="00A87F48" w:rsidRPr="007866A3" w14:paraId="541C6211" w14:textId="77777777" w:rsidTr="00401F78">
        <w:tc>
          <w:tcPr>
            <w:tcW w:w="1129" w:type="dxa"/>
            <w:tcPrChange w:id="127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686C78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27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BA086D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28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860C96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28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28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338281902"/>
                <w:placeholder>
                  <w:docPart w:val="14E16D6AD43B4E72BA66192FF9C5950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282"/>
                <w:ins w:id="128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284" w:author="J&amp;J" w:date="2015-05-02T17:40:00Z"/>
              </w:sdtContent>
            </w:sdt>
            <w:customXmlInsRangeEnd w:id="1284"/>
          </w:p>
        </w:tc>
      </w:tr>
      <w:tr w:rsidR="00A87F48" w:rsidRPr="005255A8" w14:paraId="18F98938" w14:textId="77777777" w:rsidTr="00401F78">
        <w:tc>
          <w:tcPr>
            <w:tcW w:w="9622" w:type="dxa"/>
            <w:gridSpan w:val="3"/>
            <w:tcPrChange w:id="1285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FEB0F99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57C2503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8C8D45" w14:textId="1094B294" w:rsidR="00A87F48" w:rsidRPr="000D241A" w:rsidRDefault="00A87F48" w:rsidP="00401F78">
            <w:pPr>
              <w:rPr>
                <w:del w:id="1286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287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2272" behindDoc="0" locked="0" layoutInCell="1" allowOverlap="1" wp14:anchorId="5AC474A3" wp14:editId="102C5A66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38" name="Grupo 838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39" name="Rectángulo 302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684C2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8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8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43F30A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9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9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3ACD3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9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9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5DE85C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9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9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4BEE6E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9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9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AC196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9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9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7588D0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0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0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27B10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0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0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BFC8D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0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0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5AC474A3" id="Grupo 838" o:spid="_x0000_s1246" style="position:absolute;margin-left:63.15pt;margin-top:1.1pt;width:351.75pt;height:103.2pt;z-index:25170227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">
                        <v:rect id="Rectángulo 302" o:spid="_x0000_s124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J02MQA&#10;AADcAAAADwAAAGRycy9kb3ducmV2LnhtbESPzW7CMBCE75V4B2uRegOnVKpCwKCWlrZXfsR5iZck&#10;Il4ntkuSt68rIfU4mplvNMt1b2pxI+crywqepgkI4tzqigsFx8N2koLwAVljbZkUDORhvRo9LDHT&#10;tuMd3fahEBHCPkMFZQhNJqXPSzLop7Yhjt7FOoMhSldI7bCLcFPLWZK8SIMVx4USG9qUlF/3P0bB&#10;bOuqw8db6zfvQ0vnr+HUdumnUo/j/nUBIlAf/sP39rdWkD7P4e9MP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SdNjEAAAA3AAAAA8AAAAAAAAAAAAAAAAAmAIAAGRycy9k&#10;b3ducmV2LnhtbFBLBQYAAAAABAAEAPUAAACJAwAAAAA=&#10;" fillcolor="window" strokecolor="#4a7ebb"/>
                        <v:shape id="Cuadro de texto 2" o:spid="_x0000_s124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Xwjs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Q7qI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F8I7BAAAA3AAAAA8AAAAAAAAAAAAAAAAAmAIAAGRycy9kb3du&#10;cmV2LnhtbFBLBQYAAAAABAAEAPUAAACGAwAAAAA=&#10;" filled="f" stroked="f">
                          <v:textbox>
                            <w:txbxContent>
                              <w:p w14:paraId="18684C2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0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0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4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lVF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0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lVFcMAAADcAAAADwAAAAAAAAAAAAAAAACYAgAAZHJzL2Rv&#10;d25yZXYueG1sUEsFBgAAAAAEAAQA9QAAAIgDAAAAAA==&#10;" filled="f" stroked="f">
                          <v:textbox>
                            <w:txbxContent>
                              <w:p w14:paraId="743F30A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0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0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5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vLYs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1awu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by2LEAAAA3AAAAA8AAAAAAAAAAAAAAAAAmAIAAGRycy9k&#10;b3ducmV2LnhtbFBLBQYAAAAABAAEAPUAAACJAwAAAAA=&#10;" filled="f" stroked="f">
                          <v:textbox>
                            <w:txbxContent>
                              <w:p w14:paraId="373ACD3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1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1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5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du+c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GA36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XbvnEAAAA3AAAAA8AAAAAAAAAAAAAAAAAmAIAAGRycy9k&#10;b3ducmV2LnhtbFBLBQYAAAAABAAEAPUAAACJAwAAAAA=&#10;" filled="f" stroked="f">
                          <v:textbox>
                            <w:txbxContent>
                              <w:p w14:paraId="65DE85C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1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1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5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72jcQA&#10;AADcAAAADwAAAGRycy9kb3ducmV2LnhtbESPT2vCQBTE7wW/w/IKvdXdSixp6kbEUvCkVG2ht0f2&#10;5Q/Nvg3ZrYnf3hUEj8PM/IZZLEfbihP1vnGs4WWqQBAXzjRcaTgePp9TED4gG2wdk4YzeVjmk4cF&#10;ZsYN/EWnfahEhLDPUEMdQpdJ6YuaLPqp64ijV7reYoiyr6TpcYhw28qZUq/SYsNxocaO1jUVf/t/&#10;q+F7W/7+JGpXfdh5N7hRSbZvUuunx3H1DiLQGO7hW3tjNKRJA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+9o3EAAAA3AAAAA8AAAAAAAAAAAAAAAAAmAIAAGRycy9k&#10;b3ducmV2LnhtbFBLBQYAAAAABAAEAPUAAACJAwAAAAA=&#10;" filled="f" stroked="f">
                          <v:textbox>
                            <w:txbxContent>
                              <w:p w14:paraId="24BEE6E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1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1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5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JTFs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2T4Qi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JTFsMAAADcAAAADwAAAAAAAAAAAAAAAACYAgAAZHJzL2Rv&#10;d25yZXYueG1sUEsFBgAAAAAEAAQA9QAAAIgDAAAAAA==&#10;" filled="f" stroked="f">
                          <v:textbox>
                            <w:txbxContent>
                              <w:p w14:paraId="4AAC196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1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1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5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DNYcQA&#10;AADc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sU8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gzWHEAAAA3AAAAA8AAAAAAAAAAAAAAAAAmAIAAGRycy9k&#10;b3ducmV2LnhtbFBLBQYAAAAABAAEAPUAAACJAwAAAAA=&#10;" filled="f" stroked="f">
                          <v:textbox>
                            <w:txbxContent>
                              <w:p w14:paraId="47588D0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1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1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5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o+s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OprA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xo+sMAAADcAAAADwAAAAAAAAAAAAAAAACYAgAAZHJzL2Rv&#10;d25yZXYueG1sUEsFBgAAAAAEAAQA9QAAAIgDAAAAAA==&#10;" filled="f" stroked="f">
                          <v:textbox>
                            <w:txbxContent>
                              <w:p w14:paraId="2B27B10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2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2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5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P8iM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Q7qI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z/IjBAAAA3AAAAA8AAAAAAAAAAAAAAAAAmAIAAGRycy9kb3du&#10;cmV2LnhtbFBLBQYAAAAABAAEAPUAAACGAwAAAAA=&#10;" filled="f" stroked="f">
                          <v:textbox>
                            <w:txbxContent>
                              <w:p w14:paraId="2CBFC8D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2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2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F1485DB" w14:textId="77777777" w:rsidR="00A87F48" w:rsidRPr="007866A3" w:rsidRDefault="00A87F48" w:rsidP="00401F78">
            <w:pPr>
              <w:rPr>
                <w:ins w:id="1324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325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1326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35712" behindDoc="0" locked="0" layoutInCell="1" allowOverlap="1" wp14:anchorId="0000951D" wp14:editId="31651C14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01" name="Grupo 301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02" name="Rectángulo 302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DF1A83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2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2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0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DF2EA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3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0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4AD81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3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0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0053CA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3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0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2F3CFA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3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0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B822C0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3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0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FFF9E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4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1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D36349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4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1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02ACF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4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0000951D" id="Grupo 301" o:spid="_x0000_s1257" style="position:absolute;margin-left:63.15pt;margin-top:1.1pt;width:351.75pt;height:103.2pt;z-index:25163571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">
                        <v:rect id="Rectángulo 302" o:spid="_x0000_s125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VKrcQA&#10;AADcAAAADwAAAGRycy9kb3ducmV2LnhtbESPT2vCQBTE7wW/w/IEb3VjbKWkboItiAXrQS09P7Iv&#10;fzT7NmRXE7+9Wyh4HGbmN8wyG0wjrtS52rKC2TQCQZxbXXOp4Oe4fn4D4TyyxsYyKbiRgywdPS0x&#10;0bbnPV0PvhQBwi5BBZX3bSKlyysy6Ka2JQ5eYTuDPsiulLrDPsBNI+MoWkiDNYeFClv6rCg/Hy5G&#10;gafdhm79727Lr7zh0/fLhyysUpPxsHoH4Wnwj/B/+0srmEcx/J0JR0C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VSq3EAAAA3AAAAA8AAAAAAAAAAAAAAAAAmAIAAGRycy9k&#10;b3ducmV2LnhtbFBLBQYAAAAABAAEAPUAAACJAwAAAAA=&#10;" fillcolor="white [3212]" strokecolor="#4579b8 [3044]"/>
                        <v:shape id="Cuadro de texto 2" o:spid="_x0000_s125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            <v:textbox>
                            <w:txbxContent>
                              <w:p w14:paraId="2DF1A83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34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34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93As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Y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vdwLEAAAA3AAAAA8AAAAAAAAAAAAAAAAAmAIAAGRycy9k&#10;b3ducmV2LnhtbFBLBQYAAAAABAAEAPUAAACJAwAAAAA=&#10;" filled="f" stroked="f">
                          <v:textbox>
                            <w:txbxContent>
                              <w:p w14:paraId="66DF2EA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3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34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Smc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mo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SmcMAAADcAAAADwAAAAAAAAAAAAAAAACYAgAAZHJzL2Rv&#10;d25yZXYueG1sUEsFBgAAAAAEAAQA9QAAAIgDAAAAAA==&#10;" filled="f" stroked="f">
                          <v:textbox>
                            <w:txbxContent>
                              <w:p w14:paraId="644AD81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3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35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            <v:textbox>
                            <w:txbxContent>
                              <w:p w14:paraId="60053CA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3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35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        <v:textbox>
                            <w:txbxContent>
                              <w:p w14:paraId="02F3CFA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3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35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9B8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rU1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4n0HwgAAANwAAAAPAAAAAAAAAAAAAAAAAJgCAABkcnMvZG93&#10;bnJldi54bWxQSwUGAAAAAAQABAD1AAAAhwMAAAAA&#10;" filled="f" stroked="f">
                          <v:textbox>
                            <w:txbxContent>
                              <w:p w14:paraId="3B822C0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3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35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      <v:textbox>
                            <w:txbxContent>
                              <w:p w14:paraId="34FFF9E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3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35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        <v:textbox>
                            <w:txbxContent>
                              <w:p w14:paraId="3D36349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3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36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CR8QA&#10;AADcAAAADwAAAGRycy9kb3ducmV2LnhtbESPQWvCQBSE74X+h+UVequ7sSpt6iaIInhS1LbQ2yP7&#10;TEKzb0N2NfHfu0Khx2FmvmHm+WAbcaHO1441JCMFgrhwpuZSw+dx/fIGwgdkg41j0nAlD3n2+DDH&#10;1Lie93Q5hFJECPsUNVQhtKmUvqjIoh+5ljh6J9dZDFF2pTQd9hFuGzlWaiYt1hwXKmxpWVHxezhb&#10;DV/b08/3RO3KlZ22vRuUZPsutX5+GhYfIAIN4T/8194YDa9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BQkfEAAAA3AAAAA8AAAAAAAAAAAAAAAAAmAIAAGRycy9k&#10;b3ducmV2LnhtbFBLBQYAAAAABAAEAPUAAACJAwAAAAA=&#10;" filled="f" stroked="f">
                          <v:textbox>
                            <w:txbxContent>
                              <w:p w14:paraId="7902ACF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3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36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415FEAB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7BC454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B968C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FF4E9B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1B7DCE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A1D98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D2269C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3FF1E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30B84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41AA24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CD0953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811F73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445087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7619146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12</w:t>
      </w:r>
    </w:p>
    <w:p w14:paraId="450EE313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672A3607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9679A7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769E6F1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719DD91" w14:textId="4B45E1D0" w:rsidR="00A87F48" w:rsidRPr="007866A3" w:rsidRDefault="00A87F48" w:rsidP="00A87F48">
      <w:pPr>
        <w:rPr>
          <w:del w:id="1363" w:author="J&amp;J" w:date="2015-05-02T17:40:00Z"/>
          <w:rFonts w:ascii="Arial" w:hAnsi="Arial" w:cs="Arial"/>
          <w:color w:val="000000"/>
          <w:sz w:val="18"/>
          <w:szCs w:val="18"/>
        </w:rPr>
      </w:pPr>
      <w:del w:id="1364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1365" w:author="Unknown">
              <w:rPr>
                <w:noProof/>
                <w:lang w:val="es-CO" w:eastAsia="es-CO"/>
              </w:rPr>
            </w:rPrChange>
          </w:rPr>
          <w:lastRenderedPageBreak/>
          <w:drawing>
            <wp:inline distT="0" distB="0" distL="0" distR="0" wp14:anchorId="0418706D" wp14:editId="64311D82">
              <wp:extent cx="4705350" cy="1828800"/>
              <wp:effectExtent l="0" t="0" r="0" b="0"/>
              <wp:docPr id="600" name="Imagen 60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0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0535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655CD54" w14:textId="7D42B6DB" w:rsidR="00A87F48" w:rsidRPr="007866A3" w:rsidRDefault="00A87F48" w:rsidP="00A87F48">
      <w:pPr>
        <w:rPr>
          <w:del w:id="1366" w:author="J&amp;J" w:date="2015-05-02T17:40:00Z"/>
          <w:rFonts w:ascii="Arial" w:hAnsi="Arial" w:cs="Arial"/>
          <w:color w:val="000000"/>
          <w:sz w:val="18"/>
          <w:szCs w:val="18"/>
        </w:rPr>
      </w:pPr>
      <w:del w:id="1367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368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89DA6A4" wp14:editId="2271A7E5">
              <wp:extent cx="904875" cy="276225"/>
              <wp:effectExtent l="0" t="0" r="9525" b="9525"/>
              <wp:docPr id="599" name="Imagen 59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193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4B2FE8F" w14:textId="77777777" w:rsidR="00A87F48" w:rsidRPr="007866A3" w:rsidRDefault="00A87F48" w:rsidP="00A87F48">
      <w:pPr>
        <w:rPr>
          <w:ins w:id="1369" w:author="J&amp;J" w:date="2015-05-02T17:40:00Z"/>
          <w:rFonts w:ascii="Arial" w:hAnsi="Arial" w:cs="Arial"/>
          <w:color w:val="000000"/>
          <w:sz w:val="18"/>
          <w:szCs w:val="18"/>
        </w:rPr>
      </w:pPr>
      <w:ins w:id="1370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1371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EF2FAFE" wp14:editId="1A93ADBB">
              <wp:extent cx="4708108" cy="1828800"/>
              <wp:effectExtent l="0" t="0" r="0" b="0"/>
              <wp:docPr id="40" name="Imagen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10844" cy="18298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DC9547" w14:textId="77777777" w:rsidR="00A87F48" w:rsidRPr="007866A3" w:rsidRDefault="00A87F48" w:rsidP="00A87F48">
      <w:pPr>
        <w:rPr>
          <w:ins w:id="1372" w:author="J&amp;J" w:date="2015-05-02T17:40:00Z"/>
          <w:rFonts w:ascii="Arial" w:hAnsi="Arial" w:cs="Arial"/>
          <w:color w:val="000000"/>
          <w:sz w:val="18"/>
          <w:szCs w:val="18"/>
        </w:rPr>
      </w:pPr>
      <w:ins w:id="1373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374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2E7C8F0A" wp14:editId="7B883DA2">
              <wp:extent cx="902252" cy="273050"/>
              <wp:effectExtent l="0" t="0" r="0" b="0"/>
              <wp:docPr id="193" name="Imagen 1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657C31F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FE55FB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7D94E48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4114B4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682542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0E29F0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375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376">
          <w:tblGrid>
            <w:gridCol w:w="1129"/>
            <w:gridCol w:w="5670"/>
            <w:gridCol w:w="2823"/>
          </w:tblGrid>
        </w:tblGridChange>
      </w:tblGrid>
      <w:tr w:rsidR="00A87F48" w:rsidRPr="007866A3" w14:paraId="605BF4C2" w14:textId="77777777" w:rsidTr="00401F78">
        <w:tc>
          <w:tcPr>
            <w:tcW w:w="9622" w:type="dxa"/>
            <w:gridSpan w:val="3"/>
            <w:tcPrChange w:id="1377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0FBA0F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7C9A7735" w14:textId="77777777" w:rsidTr="00401F78">
        <w:tc>
          <w:tcPr>
            <w:tcW w:w="1129" w:type="dxa"/>
            <w:tcPrChange w:id="137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2C99111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37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9CF03C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38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5D1CC61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06652E2D" w14:textId="77777777" w:rsidTr="00401F78">
        <w:tc>
          <w:tcPr>
            <w:tcW w:w="1129" w:type="dxa"/>
            <w:tcPrChange w:id="138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CDC218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38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3FEA92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38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BAB519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38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38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796905266"/>
                <w:placeholder>
                  <w:docPart w:val="34FD8D120E9A40BDAD5F77D4E4ADF19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385"/>
                <w:ins w:id="138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387" w:author="J&amp;J" w:date="2015-05-02T17:40:00Z"/>
              </w:sdtContent>
            </w:sdt>
            <w:customXmlInsRangeEnd w:id="1387"/>
          </w:p>
        </w:tc>
      </w:tr>
      <w:tr w:rsidR="00A87F48" w:rsidRPr="007866A3" w14:paraId="3D5EEF42" w14:textId="77777777" w:rsidTr="00401F78">
        <w:tc>
          <w:tcPr>
            <w:tcW w:w="1129" w:type="dxa"/>
            <w:tcPrChange w:id="138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2A9298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38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EABB85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39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CCC1C1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39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39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987595208"/>
                <w:placeholder>
                  <w:docPart w:val="42560A8319254C2293D98A3BECDBDCA1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392"/>
                <w:ins w:id="139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394" w:author="J&amp;J" w:date="2015-05-02T17:40:00Z"/>
              </w:sdtContent>
            </w:sdt>
            <w:customXmlInsRangeEnd w:id="1394"/>
          </w:p>
        </w:tc>
      </w:tr>
      <w:tr w:rsidR="00A87F48" w:rsidRPr="007866A3" w14:paraId="306F1A98" w14:textId="77777777" w:rsidTr="00401F78">
        <w:tc>
          <w:tcPr>
            <w:tcW w:w="1129" w:type="dxa"/>
            <w:tcPrChange w:id="139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E0D7A5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39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61B1A6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39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8D076E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39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39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015805999"/>
                <w:placeholder>
                  <w:docPart w:val="43EA703D9AAD44D9A469CB95A4929A1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399"/>
                <w:ins w:id="140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401" w:author="J&amp;J" w:date="2015-05-02T17:40:00Z"/>
              </w:sdtContent>
            </w:sdt>
            <w:customXmlInsRangeEnd w:id="1401"/>
          </w:p>
        </w:tc>
      </w:tr>
      <w:tr w:rsidR="00A87F48" w:rsidRPr="005255A8" w14:paraId="3483ED1A" w14:textId="77777777" w:rsidTr="00401F78">
        <w:tc>
          <w:tcPr>
            <w:tcW w:w="9622" w:type="dxa"/>
            <w:gridSpan w:val="3"/>
            <w:tcPrChange w:id="1402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315C1169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414BAF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A557D0F" w14:textId="651C9B78" w:rsidR="00A87F48" w:rsidRPr="000D241A" w:rsidRDefault="00A87F48" w:rsidP="00401F78">
            <w:pPr>
              <w:rPr>
                <w:del w:id="140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404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3296" behindDoc="0" locked="0" layoutInCell="1" allowOverlap="1" wp14:anchorId="3DBB65BC" wp14:editId="19080E63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27" name="Grupo 82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28" name="Rectángulo 31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89A64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0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BC72B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0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B88D10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1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AC80CD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1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A1E51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1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8DE20F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1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CA3380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1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CA993B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2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09513F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2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3DBB65BC" id="Grupo 827" o:spid="_x0000_s1268" style="position:absolute;margin-left:63.15pt;margin-top:1.1pt;width:351.75pt;height:103.2pt;z-index:25170329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">
                        <v:rect id="Rectángulo 313" o:spid="_x0000_s126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dHnsAA&#10;AADcAAAADwAAAGRycy9kb3ducmV2LnhtbERPyW7CMBC9I/UfrKnEDZzmgKIUg1paliuLep7G0yRq&#10;PE5sQ5K/xwckjk9vX64H04gbOV9bVvA2T0AQF1bXXCq4nLezDIQPyBoby6RgJA/r1ctkibm2PR/p&#10;dgqliCHsc1RQhdDmUvqiIoN+blviyP1ZZzBE6EqpHfYx3DQyTZKFNFhzbKiwpU1Fxf/pahSkW1ef&#10;vz87v/kaO/rdjz9dn+2Umr4OH+8gAg3hKX64D1pBlsa18Uw8AnJ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UdHnsAAAADcAAAADwAAAAAAAAAAAAAAAACYAgAAZHJzL2Rvd25y&#10;ZXYueG1sUEsFBgAAAAAEAAQA9QAAAIUDAAAAAA==&#10;" fillcolor="window" strokecolor="#4a7ebb"/>
                        <v:shape id="Cuadro de texto 2" o:spid="_x0000_s127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C8s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j4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C8s8MAAADcAAAADwAAAAAAAAAAAAAAAACYAgAAZHJzL2Rv&#10;d25yZXYueG1sUEsFBgAAAAAEAAQA9QAAAIgDAAAAAA==&#10;" filled="f" stroked="f">
                          <v:textbox>
                            <w:txbxContent>
                              <w:p w14:paraId="5489A64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2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D88AA&#10;AADcAAAADwAAAGRycy9kb3ducmV2LnhtbERPy4rCMBTdC/5DuII7TdRRnGoUUQRXIz5mYHaX5toW&#10;m5vSRNv5+8lCcHk47+W6taV4Uu0LxxpGQwWCOHWm4EzD9bIfzEH4gGywdEwa/sjDetXtLDExruET&#10;Pc8hEzGEfYIa8hCqREqf5mTRD11FHLmbqy2GCOtMmhqbGG5LOVZqJi0WHBtyrGibU3o/P6yG76/b&#10;78+HOmY7O60a1yrJ9lNq3e+1mwWIQG14i1/ug9Ewn8T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OD88AAAADcAAAADwAAAAAAAAAAAAAAAACYAgAAZHJzL2Rvd25y&#10;ZXYueG1sUEsFBgAAAAAEAAQA9QAAAIUDAAAAAA==&#10;" filled="f" stroked="f">
                          <v:textbox>
                            <w:txbxContent>
                              <w:p w14:paraId="3FBC72B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2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8maMUA&#10;AADcAAAADwAAAGRycy9kb3ducmV2LnhtbESPS2vDMBCE74X8B7GB3BIpSVsSx0oILYWeWuo8ILfF&#10;Wj+ItTKWGrv/vioEehxm5hsm3Q22ETfqfO1Yw3ymQBDnztRcajge3qYrED4gG2wck4Yf8rDbjh5S&#10;TIzr+YtuWShFhLBPUEMVQptI6fOKLPqZa4mjV7jOYoiyK6XpsI9w28iFUs/SYs1xocKWXirKr9m3&#10;1XD6KC7nR/VZvtqntneDkmzXUuvJeNhvQAQawn/43n43GlbLO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jyZoxQAAANwAAAAPAAAAAAAAAAAAAAAAAJgCAABkcnMv&#10;ZG93bnJldi54bWxQSwUGAAAAAAQABAD1AAAAigMAAAAA&#10;" filled="f" stroked="f">
                          <v:textbox>
                            <w:txbxContent>
                              <w:p w14:paraId="3B88D10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2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24H8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s/EI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duB/EAAAA3AAAAA8AAAAAAAAAAAAAAAAAmAIAAGRycy9k&#10;b3ducmV2LnhtbFBLBQYAAAAABAAEAPUAAACJAwAAAAA=&#10;" filled="f" stroked="f">
                          <v:textbox>
                            <w:txbxContent>
                              <w:p w14:paraId="0AC80CD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3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EdhMMA&#10;AADcAAAADwAAAGRycy9kb3ducmV2LnhtbESPT4vCMBTE7wt+h/AEb5q4uqLVKLKy4MnFv+Dt0Tzb&#10;YvNSmqztfvuNIOxxmJnfMItVa0vxoNoXjjUMBwoEcepMwZmG0/GrPwXhA7LB0jFp+CUPq2XnbYGJ&#10;cQ3v6XEImYgQ9glqyEOoEil9mpNFP3AVcfRurrYYoqwzaWpsItyW8l2pibRYcFzIsaLPnNL74cdq&#10;OO9u18tYfWcb+1E1rlWS7Uxq3eu26zmIQG34D7/aW6NhOhr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EdhMMAAADcAAAADwAAAAAAAAAAAAAAAACYAgAAZHJzL2Rv&#10;d25yZXYueG1sUEsFBgAAAAAEAAQA9QAAAIgDAAAAAA==&#10;" filled="f" stroked="f">
                          <v:textbox>
                            <w:txbxContent>
                              <w:p w14:paraId="37A1E51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3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iF8M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GPUH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4hfDEAAAA3AAAAA8AAAAAAAAAAAAAAAAAmAIAAGRycy9k&#10;b3ducmV2LnhtbFBLBQYAAAAABAAEAPUAAACJAwAAAAA=&#10;" filled="f" stroked="f">
                          <v:textbox>
                            <w:txbxContent>
                              <w:p w14:paraId="58DE20F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3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Qga8QA&#10;AADcAAAADwAAAGRycy9kb3ducmV2LnhtbESPT4vCMBTE7wt+h/AEb2viqotWo8iK4Mll/QfeHs2z&#10;LTYvpYm2fnuzsLDHYWZ+w8yXrS3Fg2pfONYw6CsQxKkzBWcajofN+wSED8gGS8ek4UkelovO2xwT&#10;4xr+occ+ZCJC2CeoIQ+hSqT0aU4Wfd9VxNG7utpiiLLOpKmxiXBbyg+lPqXFguNCjhV95ZTe9ner&#10;4bS7Xs4j9Z2t7bhqXKsk26nUutdtVzMQgdrwH/5rb42GyXA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0IGvEAAAA3AAAAA8AAAAAAAAAAAAAAAAAmAIAAGRycy9k&#10;b3ducmV2LnhtbFBLBQYAAAAABAAEAPUAAACJAwAAAAA=&#10;" filled="f" stroked="f">
                          <v:textbox>
                            <w:txbxContent>
                              <w:p w14:paraId="5CA3380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3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a+HMQA&#10;AADcAAAADwAAAGRycy9kb3ducmV2LnhtbESPT4vCMBTE7wt+h/AEb2vi6opWo8iK4Mll/QfeHs2z&#10;LTYvpYm2fnuzsLDHYWZ+w8yXrS3Fg2pfONYw6CsQxKkzBWcajofN+wSED8gGS8ek4UkelovO2xwT&#10;4xr+occ+ZCJC2CeoIQ+hSqT0aU4Wfd9VxNG7utpiiLLOpKmxiXBbyg+lxtJiwXEhx4q+ckpv+7vV&#10;cNpdL+eR+s7W9rNqXKsk26nUutdtVzMQgdrwH/5rb42GyXA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mvhzEAAAA3AAAAA8AAAAAAAAAAAAAAAAAmAIAAGRycy9k&#10;b3ducmV2LnhtbFBLBQYAAAAABAAEAPUAAACJAwAAAAA=&#10;" filled="f" stroked="f">
                          <v:textbox>
                            <w:txbxContent>
                              <w:p w14:paraId="7CA993B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3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obh8QA&#10;AADcAAAADwAAAGRycy9kb3ducmV2LnhtbESPQWsCMRSE7wX/Q3iCt5qobbWrUUQpeFK0KvT22Dx3&#10;Fzcvyya66783hUKPw8x8w8wWrS3FnWpfONYw6CsQxKkzBWcajt9frxMQPiAbLB2Thgd5WMw7LzNM&#10;jGt4T/dDyESEsE9QQx5ClUjp05ws+r6riKN3cbXFEGWdSVNjE+G2lEOlPqTFguNCjhWtckqvh5vV&#10;cNpefs5vapet7XvVuFZJtp9S6163XU5BBGrDf/ivvTEaJqMx/J6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qG4fEAAAA3AAAAA8AAAAAAAAAAAAAAAAAmAIAAGRycy9k&#10;b3ducmV2LnhtbFBLBQYAAAAABAAEAPUAAACJAwAAAAA=&#10;" filled="f" stroked="f">
                          <v:textbox>
                            <w:txbxContent>
                              <w:p w14:paraId="109513F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4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5CAB6E6E" w14:textId="77777777" w:rsidR="00A87F48" w:rsidRPr="007866A3" w:rsidRDefault="00A87F48" w:rsidP="00401F78">
            <w:pPr>
              <w:rPr>
                <w:ins w:id="144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442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1443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36736" behindDoc="0" locked="0" layoutInCell="1" allowOverlap="1" wp14:anchorId="34B1693D" wp14:editId="151F0688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12" name="Grupo 312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13" name="Rectángulo 31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94FD8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44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44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1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C5E299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44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44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1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CB3451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44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44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1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1CBB3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45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45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1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20AA3F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45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45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0C2353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45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45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272989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45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45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2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2AF950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45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45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2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562E0B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46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46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34B1693D" id="Grupo 312" o:spid="_x0000_s1279" style="position:absolute;margin-left:63.15pt;margin-top:1.1pt;width:351.75pt;height:103.2pt;z-index:25163673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FeZaDKUBAAA7hwAAA4AAAAAAAAAAAAAAAAALgIAAGRycy9lMm9Eb2MueG1s&#10;UEsBAi0AFAAGAAgAAAAhAETHUPreAAAACQEAAA8AAAAAAAAAAAAAAAAA7gYAAGRycy9kb3ducmV2&#10;LnhtbFBLBQYAAAAABAAEAPMAAAD5BwAAAAA=&#10;">
                        <v:rect id="Rectángulo 313" o:spid="_x0000_s128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B568QA&#10;AADcAAAADwAAAGRycy9kb3ducmV2LnhtbESPS2vDMBCE74X8B7GF3hrZeZTiRjFJoSSQ5lA35LxY&#10;G9uttTKW6se/jwqBHIeZ+YZZpYOpRUetqywriKcRCOLc6ooLBafvj+dXEM4ja6wtk4KRHKTrycMK&#10;E217/qIu84UIEHYJKii9bxIpXV6SQTe1DXHwLrY16INsC6lb7APc1HIWRS/SYMVhocSG3kvKf7M/&#10;o8DTcUdjfz4eeMk7/vlcbOXFKvX0OGzeQHga/D18a++1gnk8h/8z4QjI9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AeevEAAAA3AAAAA8AAAAAAAAAAAAAAAAAmAIAAGRycy9k&#10;b3ducmV2LnhtbFBLBQYAAAAABAAEAPUAAACJAwAAAAA=&#10;" fillcolor="white [3212]" strokecolor="#4579b8 [3044]"/>
                        <v:shape id="Cuadro de texto 2" o:spid="_x0000_s128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h38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+Mp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d/EAAAA3AAAAA8AAAAAAAAAAAAAAAAAmAIAAGRycy9k&#10;b3ducmV2LnhtbFBLBQYAAAAABAAEAPUAAACJAwAAAAA=&#10;" filled="f" stroked="f">
                          <v:textbox>
                            <w:txbxContent>
                              <w:p w14:paraId="3994FD8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6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6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      <v:textbox>
                            <w:txbxContent>
                              <w:p w14:paraId="7C5E299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6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6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jaM8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eJot4f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o2jPEAAAA3AAAAA8AAAAAAAAAAAAAAAAAmAIAAGRycy9k&#10;b3ducmV2LnhtbFBLBQYAAAAABAAEAPUAAACJAwAAAAA=&#10;" filled="f" stroked="f">
                          <v:textbox>
                            <w:txbxContent>
                              <w:p w14:paraId="0CB3451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6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6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R/qM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Dx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kf6jEAAAA3AAAAA8AAAAAAAAAAAAAAAAAmAIAAGRycy9k&#10;b3ducmV2LnhtbFBLBQYAAAAABAAEAPUAAACJAwAAAAA=&#10;" filled="f" stroked="f">
                          <v:textbox>
                            <w:txbxContent>
                              <w:p w14:paraId="4A1CBB3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6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6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r2s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ro1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O+vawgAAANwAAAAPAAAAAAAAAAAAAAAAAJgCAABkcnMvZG93&#10;bnJldi54bWxQSwUGAAAAAAQABAD1AAAAhwMAAAAA&#10;" filled="f" stroked="f">
                          <v:textbox>
                            <w:txbxContent>
                              <w:p w14:paraId="620AA3F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7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7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dOQ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xhf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05BxQAAANwAAAAPAAAAAAAAAAAAAAAAAJgCAABkcnMv&#10;ZG93bnJldi54bWxQSwUGAAAAAAQABAD1AAAAigMAAAAA&#10;" filled="f" stroked="f">
                          <v:textbox>
                            <w:txbxContent>
                              <w:p w14:paraId="30C2353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7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7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tY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EtYcAAAADcAAAADwAAAAAAAAAAAAAAAACYAgAAZHJzL2Rvd25y&#10;ZXYueG1sUEsFBgAAAAAEAAQA9QAAAIUDAAAAAA==&#10;" filled="f" stroked="f">
                          <v:textbox>
                            <w:txbxContent>
                              <w:p w14:paraId="3272989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7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7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2I+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+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tiPrEAAAA3AAAAA8AAAAAAAAAAAAAAAAAmAIAAGRycy9k&#10;b3ducmV2LnhtbFBLBQYAAAAABAAEAPUAAACJAwAAAAA=&#10;" filled="f" stroked="f">
                          <v:textbox>
                            <w:txbxContent>
                              <w:p w14:paraId="52AF950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7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7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8Wjc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Jgm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vxaNxQAAANwAAAAPAAAAAAAAAAAAAAAAAJgCAABkcnMv&#10;ZG93bnJldi54bWxQSwUGAAAAAAQABAD1AAAAigMAAAAA&#10;" filled="f" stroked="f">
                          <v:textbox>
                            <w:txbxContent>
                              <w:p w14:paraId="3562E0B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7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7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37B864D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00DDF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44F915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B86825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42A94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265F88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FCB2D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5665B8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2D2B11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7E1D2F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D68474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442BC4A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E241C1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A55E3D7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13</w:t>
      </w:r>
    </w:p>
    <w:p w14:paraId="3C1267E7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2928D69F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EBE531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0686CEE9" w14:textId="0C0A39A3" w:rsidR="00A87F48" w:rsidRPr="007866A3" w:rsidRDefault="00A87F48" w:rsidP="00A87F48">
      <w:pPr>
        <w:rPr>
          <w:del w:id="1480" w:author="J&amp;J" w:date="2015-05-02T17:40:00Z"/>
          <w:rFonts w:ascii="Arial" w:hAnsi="Arial" w:cs="Arial"/>
          <w:color w:val="000000"/>
          <w:sz w:val="18"/>
          <w:szCs w:val="18"/>
        </w:rPr>
      </w:pPr>
      <w:del w:id="1481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1482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130EBF64" wp14:editId="053637E0">
              <wp:extent cx="4752975" cy="1847850"/>
              <wp:effectExtent l="0" t="0" r="9525" b="0"/>
              <wp:docPr id="598" name="Imagen 59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2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52975" cy="1847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CBC788A" w14:textId="6CBC3698" w:rsidR="00A87F48" w:rsidRPr="007866A3" w:rsidRDefault="00A87F48" w:rsidP="00A87F48">
      <w:pPr>
        <w:rPr>
          <w:del w:id="1483" w:author="J&amp;J" w:date="2015-05-02T17:40:00Z"/>
          <w:rFonts w:ascii="Arial" w:hAnsi="Arial" w:cs="Arial"/>
          <w:color w:val="000000"/>
          <w:sz w:val="18"/>
          <w:szCs w:val="18"/>
        </w:rPr>
      </w:pPr>
      <w:del w:id="1484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485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7D122B1" wp14:editId="3A6C6DC7">
              <wp:extent cx="904875" cy="276225"/>
              <wp:effectExtent l="0" t="0" r="9525" b="9525"/>
              <wp:docPr id="597" name="Imagen 59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194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569334D" w14:textId="77777777" w:rsidR="00A87F48" w:rsidRPr="007866A3" w:rsidRDefault="00A87F48" w:rsidP="00A87F48">
      <w:pPr>
        <w:rPr>
          <w:ins w:id="1486" w:author="J&amp;J" w:date="2015-05-02T17:40:00Z"/>
          <w:rFonts w:ascii="Arial" w:hAnsi="Arial" w:cs="Arial"/>
          <w:color w:val="000000"/>
          <w:sz w:val="18"/>
          <w:szCs w:val="18"/>
        </w:rPr>
      </w:pPr>
      <w:ins w:id="1487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1488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24A39D0" wp14:editId="5498D96C">
              <wp:extent cx="4745707" cy="1843405"/>
              <wp:effectExtent l="0" t="0" r="0" b="4445"/>
              <wp:docPr id="42" name="Imagen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7735" cy="18441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FE203D7" w14:textId="77777777" w:rsidR="00A87F48" w:rsidRPr="007866A3" w:rsidRDefault="00A87F48" w:rsidP="00A87F48">
      <w:pPr>
        <w:rPr>
          <w:ins w:id="1489" w:author="J&amp;J" w:date="2015-05-02T17:40:00Z"/>
          <w:rFonts w:ascii="Arial" w:hAnsi="Arial" w:cs="Arial"/>
          <w:color w:val="000000"/>
          <w:sz w:val="18"/>
          <w:szCs w:val="18"/>
        </w:rPr>
      </w:pPr>
      <w:ins w:id="1490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491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6D9DD8D" wp14:editId="6F15317A">
              <wp:extent cx="902252" cy="273050"/>
              <wp:effectExtent l="0" t="0" r="0" b="0"/>
              <wp:docPr id="194" name="Imagen 1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CBA140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99FA1AB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C09F57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651A8FA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704CC3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E1AFA5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C03142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492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493">
          <w:tblGrid>
            <w:gridCol w:w="1129"/>
            <w:gridCol w:w="5670"/>
            <w:gridCol w:w="2823"/>
          </w:tblGrid>
        </w:tblGridChange>
      </w:tblGrid>
      <w:tr w:rsidR="00A87F48" w:rsidRPr="007866A3" w14:paraId="59A3032E" w14:textId="77777777" w:rsidTr="00401F78">
        <w:tc>
          <w:tcPr>
            <w:tcW w:w="9622" w:type="dxa"/>
            <w:gridSpan w:val="3"/>
            <w:tcPrChange w:id="1494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6D29049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617E73D0" w14:textId="77777777" w:rsidTr="00401F78">
        <w:tc>
          <w:tcPr>
            <w:tcW w:w="1129" w:type="dxa"/>
            <w:tcPrChange w:id="149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DBDD73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49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6F5910C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49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5CA6B2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E421147" w14:textId="77777777" w:rsidTr="00401F78">
        <w:tc>
          <w:tcPr>
            <w:tcW w:w="1129" w:type="dxa"/>
            <w:tcPrChange w:id="149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B2DE3E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49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A8DF47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50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2E8F66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50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50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125382008"/>
                <w:placeholder>
                  <w:docPart w:val="3CE481B285BA47699B528F35D506C141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502"/>
                <w:ins w:id="150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504" w:author="J&amp;J" w:date="2015-05-02T17:40:00Z"/>
              </w:sdtContent>
            </w:sdt>
            <w:customXmlInsRangeEnd w:id="1504"/>
          </w:p>
        </w:tc>
      </w:tr>
      <w:tr w:rsidR="00A87F48" w:rsidRPr="007866A3" w14:paraId="5F61BEF3" w14:textId="77777777" w:rsidTr="00401F78">
        <w:tc>
          <w:tcPr>
            <w:tcW w:w="1129" w:type="dxa"/>
            <w:tcPrChange w:id="150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79DC9C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50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B53A4C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50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2E6128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50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50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110735399"/>
                <w:placeholder>
                  <w:docPart w:val="38BAE7848FB64E9282D73E4589B82AC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509"/>
                <w:ins w:id="151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511" w:author="J&amp;J" w:date="2015-05-02T17:40:00Z"/>
              </w:sdtContent>
            </w:sdt>
            <w:customXmlInsRangeEnd w:id="1511"/>
          </w:p>
        </w:tc>
      </w:tr>
      <w:tr w:rsidR="00A87F48" w:rsidRPr="007866A3" w14:paraId="581C0522" w14:textId="77777777" w:rsidTr="00401F78">
        <w:tc>
          <w:tcPr>
            <w:tcW w:w="1129" w:type="dxa"/>
            <w:tcPrChange w:id="151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3E75E6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51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E1E2F8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51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711FCC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51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51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633566397"/>
                <w:placeholder>
                  <w:docPart w:val="6DDC5B18EC8C49D08AABAFFC5FD959DC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516"/>
                <w:ins w:id="151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518" w:author="J&amp;J" w:date="2015-05-02T17:40:00Z"/>
              </w:sdtContent>
            </w:sdt>
            <w:customXmlInsRangeEnd w:id="1518"/>
          </w:p>
        </w:tc>
      </w:tr>
      <w:tr w:rsidR="00A87F48" w:rsidRPr="005255A8" w14:paraId="4F881A3B" w14:textId="77777777" w:rsidTr="00401F78">
        <w:tc>
          <w:tcPr>
            <w:tcW w:w="9622" w:type="dxa"/>
            <w:gridSpan w:val="3"/>
            <w:tcPrChange w:id="1519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45FDE030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78E6E6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2F0F08" w14:textId="5A5DEA6D" w:rsidR="00A87F48" w:rsidRPr="000D241A" w:rsidRDefault="00A87F48" w:rsidP="00401F78">
            <w:pPr>
              <w:rPr>
                <w:del w:id="1520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521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4320" behindDoc="0" locked="0" layoutInCell="1" allowOverlap="1" wp14:anchorId="593AB2F0" wp14:editId="4AD14C03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16" name="Grupo 816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17" name="Rectángulo 324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2C035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2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2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D89BA5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2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2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BE4DE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2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2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2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ABEAC5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2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2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2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FE7871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3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3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2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372BD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3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3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2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F99BBE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3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3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2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C9B2C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3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3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2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DC68C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3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3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593AB2F0" id="Grupo 816" o:spid="_x0000_s1290" style="position:absolute;margin-left:63.15pt;margin-top:1.1pt;width:351.75pt;height:103.2pt;z-index:2517043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">
                        <v:rect id="Rectángulo 324" o:spid="_x0000_s129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QZUcMA&#10;AADcAAAADwAAAGRycy9kb3ducmV2LnhtbESPwW7CMBBE75X4B2uReisOHEoUMKhAabkWEOdtvE2i&#10;xuvEdkny9xipEsfRzLzRLNe9qcWVnK8sK5hOEhDEudUVFwrOp/1LCsIHZI21ZVIwkIf1avS0xEzb&#10;jr/oegyFiBD2GSooQ2gyKX1ekkE/sQ1x9H6sMxiidIXUDrsIN7WcJcmrNFhxXCixoW1J+e/xzyiY&#10;7V11et+0frsbWvr+HC5tl34o9Tzu3xYgAvXhEf5vH7SCdDqH+5l4BO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QZUcMAAADcAAAADwAAAAAAAAAAAAAAAACYAgAAZHJzL2Rv&#10;d25yZXYueG1sUEsFBgAAAAAEAAQA9QAAAIgDAAAAAA==&#10;" fillcolor="window" strokecolor="#4a7ebb"/>
                        <v:shape id="Cuadro de texto 2" o:spid="_x0000_s129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DTlcAA&#10;AADcAAAADwAAAGRycy9kb3ducmV2LnhtbERPy4rCMBTdC/MP4Q6400RR0Y5RhpEBV4r1Ae4uzbUt&#10;09yUJmPr35uF4PJw3st1Zytxp8aXjjWMhgoEceZMybmG0/F3MAfhA7LByjFpeJCH9eqjt8TEuJYP&#10;dE9DLmII+wQ1FCHUiZQ+K8iiH7qaOHI311gMETa5NA22MdxWcqzUTFosOTYUWNNPQdlf+m81nHe3&#10;62Wi9vnGTuvWdUqyXUit+5/d9xeIQF14i1/urdEwH8W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wDTlcAAAADcAAAADwAAAAAAAAAAAAAAAACYAgAAZHJzL2Rvd25y&#10;ZXYueG1sUEsFBgAAAAAEAAQA9QAAAIUDAAAAAA==&#10;" filled="f" stroked="f">
                          <v:textbox>
                            <w:txbxContent>
                              <w:p w14:paraId="422C035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4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4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9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x2DsMA&#10;AADcAAAADwAAAGRycy9kb3ducmV2LnhtbESPQYvCMBSE74L/ITzBmyaKinaNIsrCnhR1V/D2aJ5t&#10;2ealNFnb/fdGEDwOM/MNs1y3thR3qn3hWMNoqEAQp84UnGn4Pn8O5iB8QDZYOiYN/+Rhvep2lpgY&#10;1/CR7qeQiQhhn6CGPIQqkdKnOVn0Q1cRR+/maoshyjqTpsYmwm0px0rNpMWC40KOFW1zSn9Pf1bD&#10;z/52vUzUIdvZadW4Vkm2C6l1v9duPkAEasM7/Gp/GQ3z0QKeZ+IR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x2DsMAAADcAAAADwAAAAAAAAAAAAAAAACYAgAAZHJzL2Rv&#10;d25yZXYueG1sUEsFBgAAAAAEAAQA9QAAAIgDAAAAAA==&#10;" filled="f" stroked="f">
                          <v:textbox>
                            <w:txbxContent>
                              <w:p w14:paraId="2D89BA5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4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4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9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oVLr8A&#10;AADcAAAADwAAAGRycy9kb3ducmV2LnhtbERPy4rCMBTdD/gP4QruxkTRQatRZAbBlTK+wN2lubbF&#10;5qY00da/NwvB5eG858vWluJBtS8caxj0FQji1JmCMw3Hw/p7AsIHZIOlY9LwJA/LRedrjolxDf/T&#10;Yx8yEUPYJ6ghD6FKpPRpThZ931XEkbu62mKIsM6kqbGJ4baUQ6V+pMWCY0OOFf3mlN72d6vhtL1e&#10;ziO1y/7suGpcqyTbqdS6121XMxCB2vARv90bo2EyjPP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GhUuvwAAANwAAAAPAAAAAAAAAAAAAAAAAJgCAABkcnMvZG93bnJl&#10;di54bWxQSwUGAAAAAAQABAD1AAAAhAMAAAAA&#10;" filled="f" stroked="f">
                          <v:textbox>
                            <w:txbxContent>
                              <w:p w14:paraId="17BE4DE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4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4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9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awt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4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awtcMAAADcAAAADwAAAAAAAAAAAAAAAACYAgAAZHJzL2Rv&#10;d25yZXYueG1sUEsFBgAAAAAEAAQA9QAAAIgDAAAAAA==&#10;" filled="f" stroked="f">
                          <v:textbox>
                            <w:txbxContent>
                              <w:p w14:paraId="7ABEAC5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4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4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9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QuwsQA&#10;AADcAAAADwAAAGRycy9kb3ducmV2LnhtbESPT4vCMBTE74LfIbwFb5psccWtRhFlYU8r/lnB26N5&#10;tsXmpTRZ2/32RhA8DjPzG2a+7GwlbtT40rGG95ECQZw5U3Ku4Xj4Gk5B+IBssHJMGv7Jw3LR780x&#10;Na7lHd32IRcRwj5FDUUIdSqlzwqy6EeuJo7exTUWQ5RNLk2DbYTbSiZKTaTFkuNCgTWtC8qu+z+r&#10;4ffncj6N1Tbf2I+6dZ2SbD+l1oO3bjUDEagLr/Cz/W00TJMEHmfiEZ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ELsLEAAAA3AAAAA8AAAAAAAAAAAAAAAAAmAIAAGRycy9k&#10;b3ducmV2LnhtbFBLBQYAAAAABAAEAPUAAACJAwAAAAA=&#10;" filled="f" stroked="f">
                          <v:textbox>
                            <w:txbxContent>
                              <w:p w14:paraId="7FE7871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4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4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9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iLWc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s9EY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Ii1nEAAAA3AAAAA8AAAAAAAAAAAAAAAAAmAIAAGRycy9k&#10;b3ducmV2LnhtbFBLBQYAAAAABAAEAPUAAACJAwAAAAA=&#10;" filled="f" stroked="f">
                          <v:textbox>
                            <w:txbxContent>
                              <w:p w14:paraId="70372BD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5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5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9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ETL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1c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hEy3EAAAA3AAAAA8AAAAAAAAAAAAAAAAAmAIAAGRycy9k&#10;b3ducmV2LnhtbFBLBQYAAAAABAAEAPUAAACJAwAAAAA=&#10;" filled="f" stroked="f">
                          <v:textbox>
                            <w:txbxContent>
                              <w:p w14:paraId="0F99BBE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5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5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9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22t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qR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ttrbEAAAA3AAAAA8AAAAAAAAAAAAAAAAAmAIAAGRycy9k&#10;b3ducmV2LnhtbFBLBQYAAAAABAAEAPUAAACJAwAAAAA=&#10;" filled="f" stroked="f">
                          <v:textbox>
                            <w:txbxContent>
                              <w:p w14:paraId="17C9B2C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5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5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0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8ow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qR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/KMHEAAAA3AAAAA8AAAAAAAAAAAAAAAAAmAIAAGRycy9k&#10;b3ducmV2LnhtbFBLBQYAAAAABAAEAPUAAACJAwAAAAA=&#10;" filled="f" stroked="f">
                          <v:textbox>
                            <w:txbxContent>
                              <w:p w14:paraId="2FDC68C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5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5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1E609208" w14:textId="77777777" w:rsidR="00A87F48" w:rsidRPr="007866A3" w:rsidRDefault="00A87F48" w:rsidP="00401F78">
            <w:pPr>
              <w:rPr>
                <w:ins w:id="1558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559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1560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37760" behindDoc="0" locked="0" layoutInCell="1" allowOverlap="1" wp14:anchorId="1B180B8F" wp14:editId="048038B5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23" name="Grupo 323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24" name="Rectángulo 324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167707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6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6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2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D1E779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6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2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CEAB67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6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2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D3C3C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6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2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E741A8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7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5119C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7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E34C37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7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3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2A6702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7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3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34D2B9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7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1B180B8F" id="Grupo 323" o:spid="_x0000_s1301" style="position:absolute;margin-left:63.15pt;margin-top:1.1pt;width:351.75pt;height:103.2pt;z-index:25163776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">
                        <v:rect id="Rectángulo 324" o:spid="_x0000_s130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UrIsIA&#10;AADcAAAADwAAAGRycy9kb3ducmV2LnhtbESPS4vCQBCE74L/YWjBm058ItFRdGFxYfXgA89Npk2i&#10;mZ6QmTXx3+8Igseiqr6iFqvGFOJBlcstKxj0IxDEidU5pwrOp+/eDITzyBoLy6TgSQ5Wy3ZrgbG2&#10;NR/ocfSpCBB2MSrIvC9jKV2SkUHXtyVx8K62MuiDrFKpK6wD3BRyGEVTaTDnsJBhSV8ZJffjn1Hg&#10;ab+lZ33Z//KEt3zbjTfyapXqdpr1HISnxn/C7/aPVjAajuF1JhwB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BSsiwgAAANwAAAAPAAAAAAAAAAAAAAAAAJgCAABkcnMvZG93&#10;bnJldi54bWxQSwUGAAAAAAQABAD1AAAAhwMAAAAA&#10;" fillcolor="white [3212]" strokecolor="#4579b8 [3044]"/>
                        <v:shape id="Cuadro de texto 2" o:spid="_x0000_s130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aO+c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PhbTy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aO+cMAAADcAAAADwAAAAAAAAAAAAAAAACYAgAAZHJzL2Rv&#10;d25yZXYueG1sUEsFBgAAAAAEAAQA9QAAAIgDAAAAAA==&#10;" filled="f" stroked="f">
                          <v:textbox>
                            <w:txbxContent>
                              <w:p w14:paraId="7167707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7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8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0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QQj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PhbTy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QQjsMAAADcAAAADwAAAAAAAAAAAAAAAACYAgAAZHJzL2Rv&#10;d25yZXYueG1sUEsFBgAAAAAEAAQA9QAAAIgDAAAAAA==&#10;" filled="f" stroked="f">
                          <v:textbox>
                            <w:txbxContent>
                              <w:p w14:paraId="0D1E779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8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0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1Fc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8DxZ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ItRXEAAAA3AAAAA8AAAAAAAAAAAAAAAAAmAIAAGRycy9k&#10;b3ducmV2LnhtbFBLBQYAAAAABAAEAPUAAACJAwAAAAA=&#10;" filled="f" stroked="f">
                          <v:textbox>
                            <w:txbxContent>
                              <w:p w14:paraId="4CEAB67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8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0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chZ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FchZ8AAAADcAAAADwAAAAAAAAAAAAAAAACYAgAAZHJzL2Rvd25y&#10;ZXYueG1sUEsFBgAAAAAEAAQA9QAAAIUDAAAAAA==&#10;" filled="f" stroked="f">
                          <v:textbox>
                            <w:txbxContent>
                              <w:p w14:paraId="17D3C3C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8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0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uE/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IY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bhPzEAAAA3AAAAA8AAAAAAAAAAAAAAAAAmAIAAGRycy9k&#10;b3ducmV2LnhtbFBLBQYAAAAABAAEAPUAAACJAwAAAAA=&#10;" filled="f" stroked="f">
                          <v:textbox>
                            <w:txbxContent>
                              <w:p w14:paraId="5E741A8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8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0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i7vM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+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/i7vMAAAADcAAAADwAAAAAAAAAAAAAAAACYAgAAZHJzL2Rvd25y&#10;ZXYueG1sUEsFBgAAAAAEAAQA9QAAAIUDAAAAAA==&#10;" filled="f" stroked="f">
                          <v:textbox>
                            <w:txbxContent>
                              <w:p w14:paraId="395119C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9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0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QeJ8QA&#10;AADcAAAADwAAAGRycy9kb3ducmV2LnhtbESPT2vCQBTE74LfYXkFb7qrVtHUVUQp9FQx/oHeHtln&#10;Epp9G7Jbk377bkHwOMzMb5jVprOVuFPjS8caxiMFgjhzpuRcw/n0PlyA8AHZYOWYNPySh82631th&#10;YlzLR7qnIRcRwj5BDUUIdSKlzwqy6EeuJo7ezTUWQ5RNLk2DbYTbSk6UmkuLJceFAmvaFZR9pz9W&#10;w+Xz9nV9VYd8b2d16zol2S6l1oOXbvsGIlAXnuFH+8NomE7H8H8mH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0HifEAAAA3AAAAA8AAAAAAAAAAAAAAAAAmAIAAGRycy9k&#10;b3ducmV2LnhtbFBLBQYAAAAABAAEAPUAAACJAwAAAAA=&#10;" filled="f" stroked="f">
                          <v:textbox>
                            <w:txbxContent>
                              <w:p w14:paraId="4E34C37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9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1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AUM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ptM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mgFDEAAAA3AAAAA8AAAAAAAAAAAAAAAAAmAIAAGRycy9k&#10;b3ducmV2LnhtbFBLBQYAAAAABAAEAPUAAACJAwAAAAA=&#10;" filled="f" stroked="f">
                          <v:textbox>
                            <w:txbxContent>
                              <w:p w14:paraId="02A6702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9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1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oly8QA&#10;AADcAAAADwAAAGRycy9kb3ducmV2LnhtbESPQWvCQBSE74X+h+UVvOluG5WaugmlIniqqFXw9sg+&#10;k9Ds25BdTfrvuwWhx2FmvmGW+WAbcaPO1441PE8UCOLCmZpLDV+H9fgVhA/IBhvHpOGHPOTZ48MS&#10;U+N63tFtH0oRIexT1FCF0KZS+qIii37iWuLoXVxnMUTZldJ02Ee4beSLUnNpsea4UGFLHxUV3/ur&#10;1XD8vJxPU7UtV3bW9m5Qku1Caj16Gt7fQAQawn/43t4YDUmS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qJcvEAAAA3AAAAA8AAAAAAAAAAAAAAAAAmAIAAGRycy9k&#10;b3ducmV2LnhtbFBLBQYAAAAABAAEAPUAAACJAwAAAAA=&#10;" filled="f" stroked="f">
                          <v:textbox>
                            <w:txbxContent>
                              <w:p w14:paraId="434D2B9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9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79CEF49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389AA0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34CCDD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81C89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1F9ED2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C0BBAE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90DD93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3527CF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90670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4CDF8F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CD62CF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363381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06C222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F66EA70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14</w:t>
      </w:r>
    </w:p>
    <w:p w14:paraId="3A3CB457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45DF30E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E63790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69264E4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D9663CA" w14:textId="5A979C88" w:rsidR="00A87F48" w:rsidRPr="007866A3" w:rsidRDefault="00A87F48" w:rsidP="00A87F48">
      <w:pPr>
        <w:rPr>
          <w:del w:id="1597" w:author="J&amp;J" w:date="2015-05-02T17:40:00Z"/>
          <w:rFonts w:ascii="Arial" w:hAnsi="Arial" w:cs="Arial"/>
          <w:color w:val="000000"/>
          <w:sz w:val="18"/>
          <w:szCs w:val="18"/>
        </w:rPr>
      </w:pPr>
      <w:del w:id="1598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1599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D2C9F17" wp14:editId="7DC71C5A">
              <wp:extent cx="4762500" cy="1847850"/>
              <wp:effectExtent l="0" t="0" r="0" b="0"/>
              <wp:docPr id="596" name="Imagen 5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3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1847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0D7F46B4" w14:textId="410DA654" w:rsidR="00A87F48" w:rsidRPr="007866A3" w:rsidRDefault="00A87F48" w:rsidP="00A87F48">
      <w:pPr>
        <w:rPr>
          <w:del w:id="1600" w:author="J&amp;J" w:date="2015-05-02T17:40:00Z"/>
          <w:rFonts w:ascii="Arial" w:hAnsi="Arial" w:cs="Arial"/>
          <w:color w:val="000000"/>
          <w:sz w:val="18"/>
          <w:szCs w:val="18"/>
        </w:rPr>
      </w:pPr>
      <w:del w:id="1601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602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3E0176F" wp14:editId="44F3338E">
              <wp:extent cx="904875" cy="276225"/>
              <wp:effectExtent l="0" t="0" r="9525" b="9525"/>
              <wp:docPr id="595" name="Imagen 5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195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6C826DA" w14:textId="77777777" w:rsidR="00A87F48" w:rsidRPr="007866A3" w:rsidRDefault="00A87F48" w:rsidP="00A87F48">
      <w:pPr>
        <w:rPr>
          <w:ins w:id="1603" w:author="J&amp;J" w:date="2015-05-02T17:40:00Z"/>
          <w:rFonts w:ascii="Arial" w:hAnsi="Arial" w:cs="Arial"/>
          <w:color w:val="000000"/>
          <w:sz w:val="18"/>
          <w:szCs w:val="18"/>
        </w:rPr>
      </w:pPr>
      <w:ins w:id="1604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1605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460C1D5E" wp14:editId="59CF8008">
              <wp:extent cx="4762055" cy="1849755"/>
              <wp:effectExtent l="0" t="0" r="635" b="0"/>
              <wp:docPr id="43" name="Imagen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732" cy="185001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8773A1" w14:textId="77777777" w:rsidR="00A87F48" w:rsidRPr="007866A3" w:rsidRDefault="00A87F48" w:rsidP="00A87F48">
      <w:pPr>
        <w:rPr>
          <w:ins w:id="1606" w:author="J&amp;J" w:date="2015-05-02T17:40:00Z"/>
          <w:rFonts w:ascii="Arial" w:hAnsi="Arial" w:cs="Arial"/>
          <w:color w:val="000000"/>
          <w:sz w:val="18"/>
          <w:szCs w:val="18"/>
        </w:rPr>
      </w:pPr>
      <w:ins w:id="1607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608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86F876E" wp14:editId="39AB363E">
              <wp:extent cx="902252" cy="273050"/>
              <wp:effectExtent l="0" t="0" r="0" b="0"/>
              <wp:docPr id="195" name="Imagen 1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26BB9B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9BF526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BC82AF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925AD8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58020A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F70F75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609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610">
          <w:tblGrid>
            <w:gridCol w:w="1129"/>
            <w:gridCol w:w="5670"/>
            <w:gridCol w:w="2823"/>
          </w:tblGrid>
        </w:tblGridChange>
      </w:tblGrid>
      <w:tr w:rsidR="00A87F48" w:rsidRPr="007866A3" w14:paraId="53310F37" w14:textId="77777777" w:rsidTr="00401F78">
        <w:tc>
          <w:tcPr>
            <w:tcW w:w="9622" w:type="dxa"/>
            <w:gridSpan w:val="3"/>
            <w:tcPrChange w:id="1611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BCC99B1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5712B17F" w14:textId="77777777" w:rsidTr="00401F78">
        <w:tc>
          <w:tcPr>
            <w:tcW w:w="1129" w:type="dxa"/>
            <w:tcPrChange w:id="161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C218AB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61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DD48C1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61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E0F2BD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45C418EA" w14:textId="77777777" w:rsidTr="00401F78">
        <w:tc>
          <w:tcPr>
            <w:tcW w:w="1129" w:type="dxa"/>
            <w:tcPrChange w:id="161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3304AD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61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EB44E6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61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62FE07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61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61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059238819"/>
                <w:placeholder>
                  <w:docPart w:val="D4B9CD0FB9B24699BD379A11E6DB8ED8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619"/>
                <w:ins w:id="162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621" w:author="J&amp;J" w:date="2015-05-02T17:40:00Z"/>
              </w:sdtContent>
            </w:sdt>
            <w:customXmlInsRangeEnd w:id="1621"/>
          </w:p>
        </w:tc>
      </w:tr>
      <w:tr w:rsidR="00A87F48" w:rsidRPr="007866A3" w14:paraId="080CBB98" w14:textId="77777777" w:rsidTr="00401F78">
        <w:tc>
          <w:tcPr>
            <w:tcW w:w="1129" w:type="dxa"/>
            <w:tcPrChange w:id="162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EFCAC5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62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E6D401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62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040265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62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62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779421717"/>
                <w:placeholder>
                  <w:docPart w:val="F2A3697A596F4E6B86A912ED004A3087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626"/>
                <w:ins w:id="162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628" w:author="J&amp;J" w:date="2015-05-02T17:40:00Z"/>
              </w:sdtContent>
            </w:sdt>
            <w:customXmlInsRangeEnd w:id="1628"/>
          </w:p>
        </w:tc>
      </w:tr>
      <w:tr w:rsidR="00A87F48" w:rsidRPr="007866A3" w14:paraId="75342962" w14:textId="77777777" w:rsidTr="00401F78">
        <w:tc>
          <w:tcPr>
            <w:tcW w:w="1129" w:type="dxa"/>
            <w:tcPrChange w:id="162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B8568B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63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80F450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63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CD7932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63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63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755015835"/>
                <w:placeholder>
                  <w:docPart w:val="2BD746F69AF04D5FB31B07D8F100D24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633"/>
                <w:ins w:id="163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635" w:author="J&amp;J" w:date="2015-05-02T17:40:00Z"/>
              </w:sdtContent>
            </w:sdt>
            <w:customXmlInsRangeEnd w:id="1635"/>
          </w:p>
        </w:tc>
      </w:tr>
      <w:tr w:rsidR="00A87F48" w:rsidRPr="005255A8" w14:paraId="69D4DCC7" w14:textId="77777777" w:rsidTr="00401F78">
        <w:tc>
          <w:tcPr>
            <w:tcW w:w="9622" w:type="dxa"/>
            <w:gridSpan w:val="3"/>
            <w:tcPrChange w:id="1636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6D24910E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2EDDBB0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B5DAA08" w14:textId="58EAA052" w:rsidR="00A87F48" w:rsidRPr="000D241A" w:rsidRDefault="00A87F48" w:rsidP="00401F78">
            <w:pPr>
              <w:rPr>
                <w:del w:id="163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638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5344" behindDoc="0" locked="0" layoutInCell="1" allowOverlap="1" wp14:anchorId="3BEF92A1" wp14:editId="5DB08BA8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05" name="Grupo 80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06" name="Rectángulo 335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5ACE7D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4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0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546465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4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0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057CC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4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1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8FC95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4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1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42BBE3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4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1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D2BF80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5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1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D6EE0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5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277238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5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1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F9B558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5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3BEF92A1" id="Grupo 805" o:spid="_x0000_s1312" style="position:absolute;margin-left:63.15pt;margin-top:1.1pt;width:351.75pt;height:103.2pt;z-index:25170534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">
                        <v:rect id="Rectángulo 335" o:spid="_x0000_s131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EqF8MA&#10;AADcAAAADwAAAGRycy9kb3ducmV2LnhtbESPzW7CMBCE70i8g7VI3MApBxSlGNTSAr3yo5638TaJ&#10;Gq8T25Dk7WskJI6jmflGs9r0phY3cr6yrOBlnoAgzq2uuFBwOe9mKQgfkDXWlknBQB426/FohZm2&#10;HR/pdgqFiBD2GSooQ2gyKX1ekkE/tw1x9H6tMxiidIXUDrsIN7VcJMlSGqw4LpTY0Lak/O90NQoW&#10;O1edP99bv/0YWvo5DN9tl+6Vmk76t1cQgfrwDD/aX1pBmizhfiYe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EqF8MAAADcAAAADwAAAAAAAAAAAAAAAACYAgAAZHJzL2Rv&#10;d25yZXYueG1sUEsFBgAAAAAEAAQA9QAAAIgDAAAAAA==&#10;" fillcolor="window" strokecolor="#4a7ebb"/>
                        <v:shape id="Cuadro de texto 2" o:spid="_x0000_s131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bROsUA&#10;AADcAAAADwAAAGRycy9kb3ducmV2LnhtbESPS2vDMBCE74X+B7GF3BIpIW0S10oICYWeWuI8oLfF&#10;Wj+ItTKWGrv/vioEehxm5hsm3Qy2ETfqfO1Yw3SiQBDnztRcajgd38ZLED4gG2wck4Yf8rBZPz6k&#10;mBjX84FuWShFhLBPUEMVQptI6fOKLPqJa4mjV7jOYoiyK6XpsI9w28iZUi/SYs1xocKWdhXl1+zb&#10;ajh/FF+Xufos9/a57d2gJNuV1Hr0NGxfQQQawn/43n43GpZqA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RtE6xQAAANwAAAAPAAAAAAAAAAAAAAAAAJgCAABkcnMv&#10;ZG93bnJldi54bWxQSwUGAAAAAAQABAD1AAAAigMAAAAA&#10;" filled="f" stroked="f">
                          <v:textbox>
                            <w:txbxContent>
                              <w:p w14:paraId="35ACE7D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6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65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1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FSMEA&#10;AADcAAAADwAAAGRycy9kb3ducmV2LnhtbERPW2vCMBR+H/gfwhH2tiaObdRqFHEIPm3MG/h2aI5p&#10;sTkpTbT13y8Pgz1+fPf5cnCNuFMXas8aJpkCQVx6U7PVcNhvXnIQISIbbDyThgcFWC5GT3MsjO/5&#10;h+67aEUK4VCghirGtpAylBU5DJlviRN38Z3DmGBnpemwT+Guka9KfUiHNaeGCltaV1Redzen4fh1&#10;OZ/e1Lf9dO9t7wcl2U2l1s/jYTUDEWmI/+I/99ZoyFVam86k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LZRUjBAAAA3AAAAA8AAAAAAAAAAAAAAAAAmAIAAGRycy9kb3du&#10;cmV2LnhtbFBLBQYAAAAABAAEAPUAAACGAwAAAAA=&#10;" filled="f" stroked="f">
                          <v:textbox>
                            <w:txbxContent>
                              <w:p w14:paraId="4546465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6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66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1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Xg08IA&#10;AADc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0jNYbnmXgE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leDTwgAAANwAAAAPAAAAAAAAAAAAAAAAAJgCAABkcnMvZG93&#10;bnJldi54bWxQSwUGAAAAAAQABAD1AAAAhwMAAAAA&#10;" filled="f" stroked="f">
                          <v:textbox>
                            <w:txbxContent>
                              <w:p w14:paraId="34057CC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6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66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1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bfk8AA&#10;AADcAAAADwAAAGRycy9kb3ducmV2LnhtbERPy4rCMBTdC/MP4Q6400RR0Y5RhpEBV4r1Ae4uzbUt&#10;09yUJmPr35uF4PJw3st1Zytxp8aXjjWMhgoEceZMybmG0/F3MAfhA7LByjFpeJCH9eqjt8TEuJYP&#10;dE9DLmII+wQ1FCHUiZQ+K8iiH7qaOHI311gMETa5NA22MdxWcqzUTFosOTYUWNNPQdlf+m81nHe3&#10;62Wi9vnGTuvWdUqyXUit+5/d9xeIQF14i1/urdEwH8X5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Xbfk8AAAADcAAAADwAAAAAAAAAAAAAAAACYAgAAZHJzL2Rvd25y&#10;ZXYueG1sUEsFBgAAAAAEAAQA9QAAAIUDAAAAAA==&#10;" filled="f" stroked="f">
                          <v:textbox>
                            <w:txbxContent>
                              <w:p w14:paraId="518FC95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6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66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1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p6CMQA&#10;AADcAAAADwAAAGRycy9kb3ducmV2LnhtbESPW2sCMRSE34X+h3AKvmmyYsVuzYoohT5VvLTQt8Pm&#10;7IVuTpZN6m7/vREEH4eZ+YZZrQfbiAt1vnasIZkqEMS5MzWXGs6n98kShA/IBhvHpOGfPKyzp9EK&#10;U+N6PtDlGEoRIexT1FCF0KZS+rwii37qWuLoFa6zGKLsSmk67CPcNnKm1EJarDkuVNjStqL89/hn&#10;NXx9Fj/fc7Uvd/al7d2gJNtXqfX4edi8gQg0hEf43v4wGpZJA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6egjEAAAA3AAAAA8AAAAAAAAAAAAAAAAAmAIAAGRycy9k&#10;b3ducmV2LnhtbFBLBQYAAAAABAAEAPUAAACJAwAAAAA=&#10;" filled="f" stroked="f">
                          <v:textbox>
                            <w:txbxContent>
                              <w:p w14:paraId="142BBE3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6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66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1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jkf8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wR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jkf8MAAADcAAAADwAAAAAAAAAAAAAAAACYAgAAZHJzL2Rv&#10;d25yZXYueG1sUEsFBgAAAAAEAAQA9QAAAIgDAAAAAA==&#10;" filled="f" stroked="f">
                          <v:textbox>
                            <w:txbxContent>
                              <w:p w14:paraId="6D2BF80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6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66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2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RB5MUA&#10;AADcAAAADwAAAGRycy9kb3ducmV2LnhtbESPS2vDMBCE74X8B7GB3BIpSVsSx0oILYWeWuo8ILfF&#10;Wj+ItTKWGrv/vioEehxm5hsm3Q22ETfqfO1Yw3ymQBDnztRcajge3qYrED4gG2wck4Yf8rDbjh5S&#10;TIzr+YtuWShFhLBPUEMVQptI6fOKLPqZa4mjV7jOYoiyK6XpsI9w28iFUs/SYs1xocKWXirKr9m3&#10;1XD6KC7nR/VZvtqntneDkmzXUuvJeNhvQAQawn/43n43GlbzJ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EHkxQAAANwAAAAPAAAAAAAAAAAAAAAAAJgCAABkcnMv&#10;ZG93bnJldi54bWxQSwUGAAAAAAQABAD1AAAAigMAAAAA&#10;" filled="f" stroked="f">
                          <v:textbox>
                            <w:txbxContent>
                              <w:p w14:paraId="4AD6EE0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6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67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2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3ZkM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wQi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3ZkMMAAADcAAAADwAAAAAAAAAAAAAAAACYAgAAZHJzL2Rv&#10;d25yZXYueG1sUEsFBgAAAAAEAAQA9QAAAIgDAAAAAA==&#10;" filled="f" stroked="f">
                          <v:textbox>
                            <w:txbxContent>
                              <w:p w14:paraId="3277238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6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67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2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F8C8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wRi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F8C8MAAADcAAAADwAAAAAAAAAAAAAAAACYAgAAZHJzL2Rv&#10;d25yZXYueG1sUEsFBgAAAAAEAAQA9QAAAIgDAAAAAA==&#10;" filled="f" stroked="f">
                          <v:textbox>
                            <w:txbxContent>
                              <w:p w14:paraId="1F9B558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6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67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350B340" w14:textId="77777777" w:rsidR="00A87F48" w:rsidRPr="007866A3" w:rsidRDefault="00A87F48" w:rsidP="00401F78">
            <w:pPr>
              <w:rPr>
                <w:ins w:id="167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676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1677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38784" behindDoc="0" locked="0" layoutInCell="1" allowOverlap="1" wp14:anchorId="784CB399" wp14:editId="3192F4EF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34" name="Grupo 334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35" name="Rectángulo 335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3B8466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7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7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3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6CCAC8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8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8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3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F064A9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8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8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3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C977C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8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8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4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3DA415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8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8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4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C0BA1A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8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8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70EA9E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9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9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4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D56994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9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9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4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14A8F4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9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9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784CB399" id="Grupo 334" o:spid="_x0000_s1323" style="position:absolute;margin-left:63.15pt;margin-top:1.1pt;width:351.75pt;height:103.2pt;z-index:25163878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">
                        <v:rect id="Rectángulo 335" o:spid="_x0000_s132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AYZMQA&#10;AADcAAAADwAAAGRycy9kb3ducmV2LnhtbESPQWvCQBSE74L/YXlCb7ppo1JS19AWioWag6l4fmSf&#10;Sdrs25DdmuTfuwXB4zAz3zCbdDCNuFDnassKHhcRCOLC6ppLBcfvj/kzCOeRNTaWScFIDtLtdLLB&#10;RNueD3TJfSkChF2CCirv20RKV1Rk0C1sSxy8s+0M+iC7UuoO+wA3jXyKorU0WHNYqLCl94qK3/zP&#10;KPCU7WjsT9kXr3jHP/vlmzxbpR5mw+sLCE+Dv4dv7U+tII5X8H8mHAG5v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QGGTEAAAA3AAAAA8AAAAAAAAAAAAAAAAAmAIAAGRycy9k&#10;b3ducmV2LnhtbFBLBQYAAAAABAAEAPUAAACJAwAAAAA=&#10;" fillcolor="white [3212]" strokecolor="#4579b8 [3044]"/>
                        <v:shape id="Cuadro de texto 2" o:spid="_x0000_s132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2GU8QA&#10;AADcAAAADwAAAGRycy9kb3ducmV2LnhtbESPQWvCQBSE74L/YXlCb7pbtWLTbESUQk8W01ro7ZF9&#10;JqHZtyG7NfHfu4WCx2FmvmHSzWAbcaHO1441PM4UCOLCmZpLDZ8fr9M1CB+QDTaOScOVPGyy8SjF&#10;xLiej3TJQykihH2CGqoQ2kRKX1Rk0c9cSxy9s+sshii7UpoO+wi3jZwrtZIWa44LFba0q6j4yX+t&#10;htPh/P21VO/l3j61vRuUZPsstX6YDNsXEIGGcA//t9+MhsViB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dhlPEAAAA3AAAAA8AAAAAAAAAAAAAAAAAmAIAAGRycy9k&#10;b3ducmV2LnhtbFBLBQYAAAAABAAEAPUAAACJAwAAAAA=&#10;" filled="f" stroked="f">
                          <v:textbox>
                            <w:txbxContent>
                              <w:p w14:paraId="13B8466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69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69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2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EjyMQA&#10;AADc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A7H8H8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RI8jEAAAA3AAAAA8AAAAAAAAAAAAAAAAAmAIAAGRycy9k&#10;b3ducmV2LnhtbFBLBQYAAAAABAAEAPUAAACJAwAAAAA=&#10;" filled="f" stroked="f">
                          <v:textbox>
                            <w:txbxContent>
                              <w:p w14:paraId="46CCAC8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69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69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2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          <v:textbox>
                            <w:txbxContent>
                              <w:p w14:paraId="6F064A9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0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0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2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ISIcUA&#10;AADcAAAADwAAAGRycy9kb3ducmV2LnhtbESPT2vCQBTE7wW/w/KE3nTXaoumboK0CJ4s9U+ht0f2&#10;mYRm34bsauK3dwWhx2FmfsMss97W4kKtrxxrmIwVCOLcmYoLDYf9ejQH4QOywdoxabiShywdPC0x&#10;Ma7jb7rsQiEihH2CGsoQmkRKn5dk0Y9dQxy9k2sthijbQpoWuwi3tXxR6k1arDgulNjQR0n53+5s&#10;NRy3p9+fmfoqPu1r07leSbYLqfXzsF+9gwjUh//wo70xGqbT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hIhxQAAANwAAAAPAAAAAAAAAAAAAAAAAJgCAABkcnMv&#10;ZG93bnJldi54bWxQSwUGAAAAAAQABAD1AAAAigMAAAAA&#10;" filled="f" stroked="f">
                          <v:textbox>
                            <w:txbxContent>
                              <w:p w14:paraId="56C977C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0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0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2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7Iw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/7IwcAAAADcAAAADwAAAAAAAAAAAAAAAACYAgAAZHJzL2Rvd25y&#10;ZXYueG1sUEsFBgAAAAAEAAQA9QAAAIUDAAAAAA==&#10;" filled="f" stroked="f">
                          <v:textbox>
                            <w:txbxContent>
                              <w:p w14:paraId="13DA415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0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0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3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tW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9Mx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ybVrEAAAA3AAAAA8AAAAAAAAAAAAAAAAAmAIAAGRycy9k&#10;b3ducmV2LnhtbFBLBQYAAAAABAAEAPUAAACJAwAAAAA=&#10;" filled="f" stroked="f">
                          <v:textbox>
                            <w:txbxContent>
                              <w:p w14:paraId="1C0BA1A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0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0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3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DzL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Z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PMtxQAAANwAAAAPAAAAAAAAAAAAAAAAAJgCAABkcnMv&#10;ZG93bnJldi54bWxQSwUGAAAAAAQABAD1AAAAigMAAAAA&#10;" filled="f" stroked="f">
                          <v:textbox>
                            <w:txbxContent>
                              <w:p w14:paraId="470EA9E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0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0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3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xWts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lO4O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sVrbEAAAA3AAAAA8AAAAAAAAAAAAAAAAAmAIAAGRycy9k&#10;b3ducmV2LnhtbFBLBQYAAAAABAAEAPUAAACJAwAAAAA=&#10;" filled="f" stroked="f">
                          <v:textbox>
                            <w:txbxContent>
                              <w:p w14:paraId="3D56994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1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1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3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Ow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YZI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FzsLEAAAA3AAAAA8AAAAAAAAAAAAAAAAAmAIAAGRycy9k&#10;b3ducmV2LnhtbFBLBQYAAAAABAAEAPUAAACJAwAAAAA=&#10;" filled="f" stroked="f">
                          <v:textbox>
                            <w:txbxContent>
                              <w:p w14:paraId="114A8F4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1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1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69F9568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D7915F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4C82E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747313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137B52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12DF03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A652D4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68782D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B26D5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31934D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0BEEC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626A1E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31CD13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392DF5A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15</w:t>
      </w:r>
    </w:p>
    <w:p w14:paraId="648F7E9F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6FF98E93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3DF7E0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3FF3EB9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BA15659" w14:textId="7CB4B355" w:rsidR="00A87F48" w:rsidRPr="007866A3" w:rsidRDefault="00A87F48" w:rsidP="00A87F48">
      <w:pPr>
        <w:rPr>
          <w:del w:id="1714" w:author="J&amp;J" w:date="2015-05-02T17:40:00Z"/>
          <w:rFonts w:ascii="Arial" w:hAnsi="Arial" w:cs="Arial"/>
          <w:color w:val="000000"/>
          <w:sz w:val="18"/>
          <w:szCs w:val="18"/>
        </w:rPr>
      </w:pPr>
      <w:del w:id="1715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1716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26EFF4B0" wp14:editId="36447E79">
              <wp:extent cx="4724400" cy="1838325"/>
              <wp:effectExtent l="0" t="0" r="0" b="9525"/>
              <wp:docPr id="594" name="Imagen 5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4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24400" cy="1838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77A560B" w14:textId="25769CBF" w:rsidR="00A87F48" w:rsidRPr="007866A3" w:rsidRDefault="00A87F48" w:rsidP="00A87F48">
      <w:pPr>
        <w:rPr>
          <w:del w:id="1717" w:author="J&amp;J" w:date="2015-05-02T17:40:00Z"/>
          <w:rFonts w:ascii="Arial" w:hAnsi="Arial" w:cs="Arial"/>
          <w:color w:val="000000"/>
          <w:sz w:val="18"/>
          <w:szCs w:val="18"/>
        </w:rPr>
      </w:pPr>
      <w:del w:id="1718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719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E8AC4F9" wp14:editId="7A4ADFBF">
              <wp:extent cx="904875" cy="276225"/>
              <wp:effectExtent l="0" t="0" r="9525" b="9525"/>
              <wp:docPr id="593" name="Imagen 5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196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B43C94D" w14:textId="77777777" w:rsidR="00A87F48" w:rsidRPr="007866A3" w:rsidRDefault="00A87F48" w:rsidP="00A87F48">
      <w:pPr>
        <w:rPr>
          <w:ins w:id="1720" w:author="J&amp;J" w:date="2015-05-02T17:40:00Z"/>
          <w:rFonts w:ascii="Arial" w:hAnsi="Arial" w:cs="Arial"/>
          <w:color w:val="000000"/>
          <w:sz w:val="18"/>
          <w:szCs w:val="18"/>
        </w:rPr>
      </w:pPr>
      <w:ins w:id="1721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1722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DCB5481" wp14:editId="2C75D758">
              <wp:extent cx="4729360" cy="1837055"/>
              <wp:effectExtent l="0" t="0" r="0" b="0"/>
              <wp:docPr id="44" name="Imagen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32130" cy="183813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8E58A1" w14:textId="77777777" w:rsidR="00A87F48" w:rsidRPr="007866A3" w:rsidRDefault="00A87F48" w:rsidP="00A87F48">
      <w:pPr>
        <w:rPr>
          <w:ins w:id="1723" w:author="J&amp;J" w:date="2015-05-02T17:40:00Z"/>
          <w:rFonts w:ascii="Arial" w:hAnsi="Arial" w:cs="Arial"/>
          <w:color w:val="000000"/>
          <w:sz w:val="18"/>
          <w:szCs w:val="18"/>
        </w:rPr>
      </w:pPr>
      <w:ins w:id="1724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725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FD315D3" wp14:editId="1FF904BD">
              <wp:extent cx="902252" cy="273050"/>
              <wp:effectExtent l="0" t="0" r="0" b="0"/>
              <wp:docPr id="196" name="Imagen 1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9EAE12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62CD0FC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6FE41BD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D0DD8C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74349D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B75031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726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727">
          <w:tblGrid>
            <w:gridCol w:w="1129"/>
            <w:gridCol w:w="5670"/>
            <w:gridCol w:w="2823"/>
          </w:tblGrid>
        </w:tblGridChange>
      </w:tblGrid>
      <w:tr w:rsidR="00A87F48" w:rsidRPr="007866A3" w14:paraId="77449B1B" w14:textId="77777777" w:rsidTr="00401F78">
        <w:tc>
          <w:tcPr>
            <w:tcW w:w="9622" w:type="dxa"/>
            <w:gridSpan w:val="3"/>
            <w:tcPrChange w:id="1728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430378F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1CD1EEA7" w14:textId="77777777" w:rsidTr="00401F78">
        <w:tc>
          <w:tcPr>
            <w:tcW w:w="1129" w:type="dxa"/>
            <w:tcPrChange w:id="172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DFF52EC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73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71CE1C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73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A0F6CE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9F05E1C" w14:textId="77777777" w:rsidTr="00401F78">
        <w:tc>
          <w:tcPr>
            <w:tcW w:w="1129" w:type="dxa"/>
            <w:tcPrChange w:id="173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CBD458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73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420084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73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BE98DC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73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73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407567332"/>
                <w:placeholder>
                  <w:docPart w:val="073C274CB0044C57BDF3A7C2B622A75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736"/>
                <w:ins w:id="173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738" w:author="J&amp;J" w:date="2015-05-02T17:40:00Z"/>
              </w:sdtContent>
            </w:sdt>
            <w:customXmlInsRangeEnd w:id="1738"/>
          </w:p>
        </w:tc>
      </w:tr>
      <w:tr w:rsidR="00A87F48" w:rsidRPr="007866A3" w14:paraId="47440E86" w14:textId="77777777" w:rsidTr="00401F78">
        <w:tc>
          <w:tcPr>
            <w:tcW w:w="1129" w:type="dxa"/>
            <w:tcPrChange w:id="173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557441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74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FDB2F9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74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6BDB7E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74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74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681860169"/>
                <w:placeholder>
                  <w:docPart w:val="084BA20E31054FEE984B3AEC39583A1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743"/>
                <w:ins w:id="174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745" w:author="J&amp;J" w:date="2015-05-02T17:40:00Z"/>
              </w:sdtContent>
            </w:sdt>
            <w:customXmlInsRangeEnd w:id="1745"/>
          </w:p>
        </w:tc>
      </w:tr>
      <w:tr w:rsidR="00A87F48" w:rsidRPr="007866A3" w14:paraId="18C7FF20" w14:textId="77777777" w:rsidTr="00401F78">
        <w:tc>
          <w:tcPr>
            <w:tcW w:w="1129" w:type="dxa"/>
            <w:tcPrChange w:id="174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8EE181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74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11E723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74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8113FC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74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75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218503330"/>
                <w:placeholder>
                  <w:docPart w:val="9A5627546DD84525ABBE7886EA25CC4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750"/>
                <w:ins w:id="175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752" w:author="J&amp;J" w:date="2015-05-02T17:40:00Z"/>
              </w:sdtContent>
            </w:sdt>
            <w:customXmlInsRangeEnd w:id="1752"/>
          </w:p>
        </w:tc>
      </w:tr>
      <w:tr w:rsidR="00A87F48" w:rsidRPr="005255A8" w14:paraId="7DBFA5E2" w14:textId="77777777" w:rsidTr="00401F78">
        <w:tc>
          <w:tcPr>
            <w:tcW w:w="9622" w:type="dxa"/>
            <w:gridSpan w:val="3"/>
            <w:tcPrChange w:id="1753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4B932117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66942D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F36EFCD" w14:textId="7CB6BB45" w:rsidR="00A87F48" w:rsidRPr="000D241A" w:rsidRDefault="00A87F48" w:rsidP="00401F78">
            <w:pPr>
              <w:rPr>
                <w:del w:id="1754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755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6368" behindDoc="0" locked="0" layoutInCell="1" allowOverlap="1" wp14:anchorId="70D90479" wp14:editId="188335E1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94" name="Grupo 79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95" name="Rectángulo 34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2CE13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75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75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9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5C8547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75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75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9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5D4B7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76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76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9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326210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76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76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0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CEC85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76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76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0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E96D0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76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76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0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0980A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76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76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0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C9AA82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77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77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0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32575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77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77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70D90479" id="Grupo 794" o:spid="_x0000_s1334" style="position:absolute;margin-left:63.15pt;margin-top:1.1pt;width:351.75pt;height:103.2pt;z-index:25170636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">
                        <v:rect id="Rectángulo 346" o:spid="_x0000_s133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21scQA&#10;AADcAAAADwAAAGRycy9kb3ducmV2LnhtbESPzW7CMBCE75V4B2uReitOkdpCikFAy8+1gDgv8TaJ&#10;Gq8T2yXJ22OkSj2OZuYbzWzRmUpcyfnSsoLnUQKCOLO65FzB6bh5moDwAVljZZkU9ORhMR88zDDV&#10;tuUvuh5CLiKEfYoKihDqVEqfFWTQj2xNHL1v6wyGKF0utcM2wk0lx0nyKg2WHBcKrGldUPZz+DUK&#10;xhtXHj9XjV9/9A1ddv25aSdbpR6H3fIdRKAu/If/2nut4G36Avcz8Qj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NtbHEAAAA3AAAAA8AAAAAAAAAAAAAAAAAmAIAAGRycy9k&#10;b3ducmV2LnhtbFBLBQYAAAAABAAEAPUAAACJAwAAAAA=&#10;" fillcolor="window" strokecolor="#4a7ebb"/>
                        <v:shape id="Cuadro de texto 2" o:spid="_x0000_s133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R1cM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FZz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0dXDEAAAA3AAAAA8AAAAAAAAAAAAAAAAAmAIAAGRycy9k&#10;b3ducmV2LnhtbFBLBQYAAAAABAAEAPUAAACJAwAAAAA=&#10;" filled="f" stroked="f">
                          <v:textbox>
                            <w:txbxContent>
                              <w:p w14:paraId="252CE13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7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7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3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jQ68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FYL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40OvEAAAA3AAAAA8AAAAAAAAAAAAAAAAAmAIAAGRycy9k&#10;b3ducmV2LnhtbFBLBQYAAAAABAAEAPUAAACJAwAAAAA=&#10;" filled="f" stroked="f">
                          <v:textbox>
                            <w:txbxContent>
                              <w:p w14:paraId="45C8547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7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7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3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dEmcAA&#10;AADcAAAADwAAAGRycy9kb3ducmV2LnhtbERPy4rCMBTdC/5DuII7TRRHx2oUUQRXIz5mYHaX5toW&#10;m5vSRNv5+8lCcHk47+W6taV4Uu0LxxpGQwWCOHWm4EzD9bIffILwAdlg6Zg0/JGH9arbWWJiXMMn&#10;ep5DJmII+wQ15CFUiZQ+zcmiH7qKOHI3V1sMEdaZNDU2MdyWcqzUVFosODbkWNE2p/R+flgN31+3&#10;35+JOmY7+1E1rlWS7Vxq3e+1mwWIQG14i1/ug9Ewm8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GdEmcAAAADcAAAADwAAAAAAAAAAAAAAAACYAgAAZHJzL2Rvd25y&#10;ZXYueG1sUEsFBgAAAAAEAAQA9QAAAIUDAAAAAA==&#10;" filled="f" stroked="f">
                          <v:textbox>
                            <w:txbxContent>
                              <w:p w14:paraId="315D4B7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7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7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3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vhAsQA&#10;AADcAAAADwAAAGRycy9kb3ducmV2LnhtbESPT2sCMRTE7wW/Q3hCbzVpqdpdN0pRBE8VtQreHpu3&#10;f+jmZdlEd/vtm0Khx2FmfsNkq8E24k6drx1reJ4oEMS5MzWXGj5P26c3ED4gG2wck4Zv8rBajh4y&#10;TI3r+UD3YyhFhLBPUUMVQptK6fOKLPqJa4mjV7jOYoiyK6XpsI9w28gXpWbSYs1xocKW1hXlX8eb&#10;1XD+KK6XV7UvN3ba9m5Qkm0itX4cD+8LEIGG8B/+a++MhnmS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4QLEAAAA3AAAAA8AAAAAAAAAAAAAAAAAmAIAAGRycy9k&#10;b3ducmV2LnhtbFBLBQYAAAAABAAEAPUAAACJAwAAAAA=&#10;" filled="f" stroked="f">
                          <v:textbox>
                            <w:txbxContent>
                              <w:p w14:paraId="6326210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8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8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4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9JTsEA&#10;AADcAAAADwAAAGRycy9kb3ducmV2LnhtbERPW2vCMBR+H/gfwhH2tiaObdRqFHEIPm3MG/h2aI5p&#10;sTkpTbT13y8Pgz1+fPf5cnCNuFMXas8aJpkCQVx6U7PVcNhvXnIQISIbbDyThgcFWC5GT3MsjO/5&#10;h+67aEUK4VCghirGtpAylBU5DJlviRN38Z3DmGBnpemwT+Guka9KfUiHNaeGCltaV1Redzen4fh1&#10;OZ/e1Lf9dO9t7wcl2U2l1s/jYTUDEWmI/+I/99ZoyFWan86k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vSU7BAAAA3AAAAA8AAAAAAAAAAAAAAAAAmAIAAGRycy9kb3du&#10;cmV2LnhtbFBLBQYAAAAABAAEAPUAAACGAwAAAAA=&#10;" filled="f" stroked="f">
                          <v:textbox>
                            <w:txbxContent>
                              <w:p w14:paraId="48CEC85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8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8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4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Ps1cQA&#10;AADcAAAADwAAAGRycy9kb3ducmV2LnhtbESPzWrDMBCE74W8g9hAb7WU0AbXjWxKQ6Gnhvw0kNti&#10;bWxTa2UsNXbfPgoEchxm5htmWYy2FWfqfeNYwyxRIIhLZxquNOx3n08pCB+QDbaOScM/eSjyycMS&#10;M+MG3tB5GyoRIewz1FCH0GVS+rImiz5xHXH0Tq63GKLsK2l6HCLctnKu1EJabDgu1NjRR03l7/bP&#10;avj5Ph0Pz2pdrexLN7hRSbavUuvH6fj+BiLQGO7hW/vLaEjVDK5n4hGQ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j7NXEAAAA3AAAAA8AAAAAAAAAAAAAAAAAmAIAAGRycy9k&#10;b3ducmV2LnhtbFBLBQYAAAAABAAEAPUAAACJAwAAAAA=&#10;" filled="f" stroked="f">
                          <v:textbox>
                            <w:txbxContent>
                              <w:p w14:paraId="3FE96D0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8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8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4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FyosQA&#10;AADcAAAADwAAAGRycy9kb3ducmV2LnhtbESPzWrDMBCE74W8g9hAb7WU0BbHiWxCS6CnluYPclus&#10;jW1irYylxO7bV4VCjsPMfMOsitG24ka9bxxrmCUKBHHpTMOVhv1u85SC8AHZYOuYNPyQhyKfPKww&#10;M27gb7ptQyUihH2GGuoQukxKX9Zk0SeuI47e2fUWQ5R9JU2PQ4TbVs6VepUWG44LNXb0VlN52V6t&#10;hsPn+XR8Vl/Vu33pBjcqyXYhtX6cjusliEBjuIf/2x9GQ6rm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xcqLEAAAA3AAAAA8AAAAAAAAAAAAAAAAAmAIAAGRycy9k&#10;b3ducmV2LnhtbFBLBQYAAAAABAAEAPUAAACJAwAAAAA=&#10;" filled="f" stroked="f">
                          <v:textbox>
                            <w:txbxContent>
                              <w:p w14:paraId="790980A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8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8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4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3XOcUA&#10;AADcAAAADwAAAGRycy9kb3ducmV2LnhtbESPS2vDMBCE74X+B7GF3BIpSRsS10oICYWeWuI8oLfF&#10;Wj+ItTKWGrv/vioEehxm5hsm3Qy2ETfqfO1Yw3SiQBDnztRcajgd38ZLED4gG2wck4Yf8rBZPz6k&#10;mBjX84FuWShFhLBPUEMVQptI6fOKLPqJa4mjV7jOYoiyK6XpsI9w28iZUgtpsea4UGFLu4rya/Zt&#10;NZw/iq/Ls/os9/al7d2gJNuV1Hr0NGxfQQQawn/43n43GpZqD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dc5xQAAANwAAAAPAAAAAAAAAAAAAAAAAJgCAABkcnMv&#10;ZG93bnJldi54bWxQSwUGAAAAAAQABAD1AAAAigMAAAAA&#10;" filled="f" stroked="f">
                          <v:textbox>
                            <w:txbxContent>
                              <w:p w14:paraId="7C9AA82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8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8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4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RPTcQA&#10;AADc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6oW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UT03EAAAA3AAAAA8AAAAAAAAAAAAAAAAAmAIAAGRycy9k&#10;b3ducmV2LnhtbFBLBQYAAAAABAAEAPUAAACJAwAAAAA=&#10;" filled="f" stroked="f">
                          <v:textbox>
                            <w:txbxContent>
                              <w:p w14:paraId="5432575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9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9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99A6B4F" w14:textId="77777777" w:rsidR="00A87F48" w:rsidRPr="007866A3" w:rsidRDefault="00A87F48" w:rsidP="00401F78">
            <w:pPr>
              <w:rPr>
                <w:ins w:id="1792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793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1794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39808" behindDoc="0" locked="0" layoutInCell="1" allowOverlap="1" wp14:anchorId="2F378C45" wp14:editId="010D0318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45" name="Grupo 345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46" name="Rectángulo 34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18F0F0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7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79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4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373969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7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79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4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1EFFFC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7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0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5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A4BD7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8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0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5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89FE28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8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0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5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7911F3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8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0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5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A839C1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8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0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5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015B3A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8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1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5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8C6B17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8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1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2F378C45" id="Grupo 345" o:spid="_x0000_s1345" style="position:absolute;margin-left:63.15pt;margin-top:1.1pt;width:351.75pt;height:103.2pt;z-index:25163980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">
                        <v:rect id="Rectángulo 346" o:spid="_x0000_s134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T1bsQA&#10;AADcAAAADwAAAGRycy9kb3ducmV2LnhtbESPQWvCQBSE70L/w/IKvZlNrQ0lukotlAjVg7F4fmSf&#10;Sdrs25Bdk/jvu0LB4zAz3zDL9Wga0VPnassKnqMYBHFhdc2lgu/j5/QNhPPIGhvLpOBKDtarh8kS&#10;U20HPlCf+1IECLsUFVTet6mUrqjIoItsSxy8s+0M+iC7UuoOhwA3jZzFcSIN1hwWKmzpo6LiN78Y&#10;BZ72GV2H0/6LXznjn918I89WqafH8X0BwtPo7+H/9lYreJkncDsTj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E9W7EAAAA3AAAAA8AAAAAAAAAAAAAAAAAmAIAAGRycy9k&#10;b3ducmV2LnhtbFBLBQYAAAAABAAEAPUAAACJAwAAAAA=&#10;" fillcolor="white [3212]" strokecolor="#4579b8 [3044]"/>
                        <v:shape id="Cuadro de texto 2" o:spid="_x0000_s134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Qt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8M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XULXEAAAA3AAAAA8AAAAAAAAAAAAAAAAAmAIAAGRycy9k&#10;b3ducmV2LnhtbFBLBQYAAAAABAAEAPUAAACJAwAAAAA=&#10;" filled="f" stroked="f">
                          <v:textbox>
                            <w:txbxContent>
                              <w:p w14:paraId="418F0F0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1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4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          <v:textbox>
                            <w:txbxContent>
                              <w:p w14:paraId="6373969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1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4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RhX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xpMZ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EYVzEAAAA3AAAAA8AAAAAAAAAAAAAAAAAmAIAAGRycy9k&#10;b3ducmV2LnhtbFBLBQYAAAAABAAEAPUAAACJAwAAAAA=&#10;" filled="f" stroked="f">
                          <v:textbox>
                            <w:txbxContent>
                              <w:p w14:paraId="01EFFFC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1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5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deH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w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deHMAAAADcAAAADwAAAAAAAAAAAAAAAACYAgAAZHJzL2Rvd25y&#10;ZXYueG1sUEsFBgAAAAAEAAQA9QAAAIUDAAAAAA==&#10;" filled="f" stroked="f">
                          <v:textbox>
                            <w:txbxContent>
                              <w:p w14:paraId="20A4BD7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2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5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v7h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F5M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r+4fEAAAA3AAAAA8AAAAAAAAAAAAAAAAAmAIAAGRycy9k&#10;b3ducmV2LnhtbFBLBQYAAAAABAAEAPUAAACJAwAAAAA=&#10;" filled="f" stroked="f">
                          <v:textbox>
                            <w:txbxContent>
                              <w:p w14:paraId="389FE28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2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5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ll8M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PhbTqG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ll8MMAAADcAAAADwAAAAAAAAAAAAAAAACYAgAAZHJzL2Rv&#10;d25yZXYueG1sUEsFBgAAAAAEAAQA9QAAAIgDAAAAAA==&#10;" filled="f" stroked="f">
                          <v:textbox>
                            <w:txbxContent>
                              <w:p w14:paraId="77911F3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2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5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XAa8UA&#10;AADcAAAADwAAAGRycy9kb3ducmV2LnhtbESPzWrDMBCE74G8g9hAb43U/JG6lkNIKPSUErcp9LZY&#10;G9vUWhlLjZ23jwqFHIeZ+YZJN4NtxIU6XzvW8DRVIIgLZ2ouNXx+vD6uQfiAbLBxTBqu5GGTjUcp&#10;Jsb1fKRLHkoRIewT1FCF0CZS+qIii37qWuLonV1nMUTZldJ02Ee4beRMqZW0WHNcqLClXUXFT/5r&#10;NZwO5++vhXov93bZ9m5Qku2z1PphMmxfQAQawj38334zGubLO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9cBrxQAAANwAAAAPAAAAAAAAAAAAAAAAAJgCAABkcnMv&#10;ZG93bnJldi54bWxQSwUGAAAAAAQABAD1AAAAigMAAAAA&#10;" filled="f" stroked="f">
                          <v:textbox>
                            <w:txbxContent>
                              <w:p w14:paraId="1A839C1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2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5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xYH8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9Ny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cWB/EAAAA3AAAAA8AAAAAAAAAAAAAAAAAmAIAAGRycy9k&#10;b3ducmV2LnhtbFBLBQYAAAAABAAEAPUAAACJAwAAAAA=&#10;" filled="f" stroked="f">
                          <v:textbox>
                            <w:txbxContent>
                              <w:p w14:paraId="1015B3A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2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5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D9hMQA&#10;AADcAAAADwAAAGRycy9kb3ducmV2LnhtbESPQWvCQBSE74X+h+UVvNXdViM1dRNKRfBkUavg7ZF9&#10;JqHZtyG7mvjv3UKhx2FmvmEW+WAbcaXO1441vIwVCOLCmZpLDd/71fMbCB+QDTaOScONPOTZ48MC&#10;U+N63tJ1F0oRIexT1FCF0KZS+qIii37sWuLonV1nMUTZldJ02Ee4beSrUjNpsea4UGFLnxUVP7uL&#10;1XDYnE/HqfoqlzZpezcoyXYutR49DR/vIAIN4T/8114bDZMkgd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Q/YTEAAAA3AAAAA8AAAAAAAAAAAAAAAAAmAIAAGRycy9k&#10;b3ducmV2LnhtbFBLBQYAAAAABAAEAPUAAACJAwAAAAA=&#10;" filled="f" stroked="f">
                          <v:textbox>
                            <w:txbxContent>
                              <w:p w14:paraId="58C6B17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3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2413757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98E1FD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C67304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DB3D2B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6A83FF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FAA3C5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D8F6F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E87787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26189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689659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0C2A4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C4BCE1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32EB72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23528BC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16</w:t>
      </w:r>
    </w:p>
    <w:p w14:paraId="7C689EC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49FC9C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10BB10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08933110" w14:textId="40275ECB" w:rsidR="00A87F48" w:rsidRPr="007866A3" w:rsidRDefault="00A87F48" w:rsidP="00A87F48">
      <w:pPr>
        <w:rPr>
          <w:del w:id="1831" w:author="J&amp;J" w:date="2015-05-02T17:40:00Z"/>
          <w:rFonts w:ascii="Arial" w:hAnsi="Arial" w:cs="Arial"/>
          <w:color w:val="000000"/>
          <w:sz w:val="18"/>
          <w:szCs w:val="18"/>
        </w:rPr>
      </w:pPr>
      <w:del w:id="1832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1833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CB377C6" wp14:editId="34A885F2">
              <wp:extent cx="4676775" cy="1819275"/>
              <wp:effectExtent l="0" t="0" r="9525" b="9525"/>
              <wp:docPr id="592" name="Imagen 59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5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1CDEC49" w14:textId="1048539F" w:rsidR="00A87F48" w:rsidRPr="007866A3" w:rsidRDefault="00A87F48" w:rsidP="00A87F48">
      <w:pPr>
        <w:rPr>
          <w:del w:id="1834" w:author="J&amp;J" w:date="2015-05-02T17:40:00Z"/>
          <w:rFonts w:ascii="Arial" w:hAnsi="Arial" w:cs="Arial"/>
          <w:color w:val="000000"/>
          <w:sz w:val="18"/>
          <w:szCs w:val="18"/>
        </w:rPr>
      </w:pPr>
      <w:del w:id="1835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1836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C06AF4F" wp14:editId="1DD1AF8C">
              <wp:extent cx="904875" cy="276225"/>
              <wp:effectExtent l="0" t="0" r="9525" b="9525"/>
              <wp:docPr id="591" name="Imagen 59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75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3EE6C36" w14:textId="77777777" w:rsidR="00A87F48" w:rsidRPr="007866A3" w:rsidRDefault="00A87F48" w:rsidP="00A87F48">
      <w:pPr>
        <w:rPr>
          <w:ins w:id="1837" w:author="J&amp;J" w:date="2015-05-02T17:40:00Z"/>
          <w:rFonts w:ascii="Arial" w:hAnsi="Arial" w:cs="Arial"/>
          <w:color w:val="000000"/>
          <w:sz w:val="18"/>
          <w:szCs w:val="18"/>
        </w:rPr>
      </w:pPr>
      <w:ins w:id="1838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1839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B3C62E4" wp14:editId="06AAC75C">
              <wp:extent cx="4679950" cy="1817862"/>
              <wp:effectExtent l="0" t="0" r="6350" b="0"/>
              <wp:docPr id="45" name="Imagen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2195" cy="182261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CBA163B" w14:textId="77777777" w:rsidR="00A87F48" w:rsidRPr="007866A3" w:rsidRDefault="00A87F48" w:rsidP="00A87F48">
      <w:pPr>
        <w:rPr>
          <w:ins w:id="1840" w:author="J&amp;J" w:date="2015-05-02T17:40:00Z"/>
          <w:rFonts w:ascii="Arial" w:hAnsi="Arial" w:cs="Arial"/>
          <w:color w:val="000000"/>
          <w:sz w:val="18"/>
          <w:szCs w:val="18"/>
        </w:rPr>
      </w:pPr>
      <w:ins w:id="1841" w:author="J&amp;J" w:date="2015-05-02T17:40:00Z">
        <w:r w:rsidRPr="00AA0D8F">
          <w:rPr>
            <w:rFonts w:ascii="Times New Roman" w:hAnsi="Times New Roman" w:cs="Times New Roman"/>
            <w:noProof/>
            <w:color w:val="000000"/>
            <w:lang w:val="es-CO" w:eastAsia="es-CO"/>
            <w:rPrChange w:id="1842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0AEBD1B" wp14:editId="2A99A6DA">
              <wp:extent cx="902252" cy="273050"/>
              <wp:effectExtent l="0" t="0" r="0" b="0"/>
              <wp:docPr id="575" name="Imagen 57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F39B4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19864A1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E59680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6F8B1F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DD0B12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A288C7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0A0A72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843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844">
          <w:tblGrid>
            <w:gridCol w:w="1129"/>
            <w:gridCol w:w="5670"/>
            <w:gridCol w:w="2823"/>
          </w:tblGrid>
        </w:tblGridChange>
      </w:tblGrid>
      <w:tr w:rsidR="00A87F48" w:rsidRPr="007866A3" w14:paraId="340EC09C" w14:textId="77777777" w:rsidTr="00401F78">
        <w:tc>
          <w:tcPr>
            <w:tcW w:w="9622" w:type="dxa"/>
            <w:gridSpan w:val="3"/>
            <w:tcPrChange w:id="1845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E38CCA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685EE725" w14:textId="77777777" w:rsidTr="00401F78">
        <w:tc>
          <w:tcPr>
            <w:tcW w:w="1129" w:type="dxa"/>
            <w:tcPrChange w:id="184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4FFFA2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84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B2BE5E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84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E1FE34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766FC689" w14:textId="77777777" w:rsidTr="00401F78">
        <w:tc>
          <w:tcPr>
            <w:tcW w:w="1129" w:type="dxa"/>
            <w:tcPrChange w:id="184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BD653C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85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859C5C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85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7042E4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85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85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683635582"/>
                <w:placeholder>
                  <w:docPart w:val="929B1AC62AA446DB9C0097678445E1E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853"/>
                <w:ins w:id="185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855" w:author="J&amp;J" w:date="2015-05-02T17:40:00Z"/>
              </w:sdtContent>
            </w:sdt>
            <w:customXmlInsRangeEnd w:id="1855"/>
          </w:p>
        </w:tc>
      </w:tr>
      <w:tr w:rsidR="00A87F48" w:rsidRPr="007866A3" w14:paraId="2ABE74CB" w14:textId="77777777" w:rsidTr="00401F78">
        <w:tc>
          <w:tcPr>
            <w:tcW w:w="1129" w:type="dxa"/>
            <w:tcPrChange w:id="185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9205BE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85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972503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85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17BF04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85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86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60846050"/>
                <w:placeholder>
                  <w:docPart w:val="79CE8D900D364F36AFAEC519ACC7F7A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860"/>
                <w:ins w:id="186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862" w:author="J&amp;J" w:date="2015-05-02T17:40:00Z"/>
              </w:sdtContent>
            </w:sdt>
            <w:customXmlInsRangeEnd w:id="1862"/>
          </w:p>
        </w:tc>
      </w:tr>
      <w:tr w:rsidR="00A87F48" w:rsidRPr="007866A3" w14:paraId="5D4760BF" w14:textId="77777777" w:rsidTr="00401F78">
        <w:tc>
          <w:tcPr>
            <w:tcW w:w="1129" w:type="dxa"/>
            <w:tcPrChange w:id="186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79359C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86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AE7EC7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86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E66EAB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86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86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008976039"/>
                <w:placeholder>
                  <w:docPart w:val="86B2C968A32F4FFEA97F456F6DAE4ECE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867"/>
                <w:ins w:id="186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869" w:author="J&amp;J" w:date="2015-05-02T17:40:00Z"/>
              </w:sdtContent>
            </w:sdt>
            <w:customXmlInsRangeEnd w:id="1869"/>
          </w:p>
        </w:tc>
      </w:tr>
      <w:tr w:rsidR="00A87F48" w:rsidRPr="005255A8" w14:paraId="38FACF8E" w14:textId="77777777" w:rsidTr="00401F78">
        <w:tc>
          <w:tcPr>
            <w:tcW w:w="9622" w:type="dxa"/>
            <w:gridSpan w:val="3"/>
            <w:tcPrChange w:id="1870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657594E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009B79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FD5D74D" w14:textId="567BDBF0" w:rsidR="00A87F48" w:rsidRPr="000D241A" w:rsidRDefault="00A87F48" w:rsidP="00401F78">
            <w:pPr>
              <w:rPr>
                <w:del w:id="187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872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7392" behindDoc="0" locked="0" layoutInCell="1" allowOverlap="1" wp14:anchorId="508D9BEE" wp14:editId="6F1367A3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83" name="Grupo 78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84" name="Rectángulo 357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A4E20E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8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7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8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5094B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8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7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8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865C15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8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7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8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2B6FB6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8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8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8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0D84FC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8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8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9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57859B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8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8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9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16503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8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8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9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112C1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8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8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9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1D673B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88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9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508D9BEE" id="Grupo 783" o:spid="_x0000_s1356" style="position:absolute;margin-left:63.15pt;margin-top:1.1pt;width:351.75pt;height:103.2pt;z-index:25170739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">
                        <v:rect id="Rectángulo 357" o:spid="_x0000_s135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iG98QA&#10;AADcAAAADwAAAGRycy9kb3ducmV2LnhtbESPzW7CMBCE75V4B2uReitOUVWigEEtLW2v/IjzEi9J&#10;RLxObJckb19XQuI4mplvNItVb2pxJecrywqeJwkI4tzqigsFh/3mKQXhA7LG2jIpGMjDajl6WGCm&#10;bcdbuu5CISKEfYYKyhCaTEqfl2TQT2xDHL2zdQZDlK6Q2mEX4aaW0yR5lQYrjgslNrQuKb/sfo2C&#10;6cZV+8/31q8/hpZO38Ox7dIvpR7H/dscRKA+3MO39o9WMEtf4P9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YhvfEAAAA3AAAAA8AAAAAAAAAAAAAAAAAmAIAAGRycy9k&#10;b3ducmV2LnhtbFBLBQYAAAAABAAEAPUAAACJAwAAAAA=&#10;" fillcolor="window" strokecolor="#4a7ebb"/>
                        <v:shape id="Cuadro de texto 2" o:spid="_x0000_s135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992sQA&#10;AADcAAAADwAAAGRycy9kb3ducmV2LnhtbESPT4vCMBTE78J+h/AW9rYmK+pqNcqiCJ6U9R94ezTP&#10;tti8lCZr67c3woLHYWZ+w0znrS3FjWpfONbw1VUgiFNnCs40HParzxEIH5ANlo5Jw508zGdvnSkm&#10;xjX8S7ddyESEsE9QQx5ClUjp05ws+q6riKN3cbXFEGWdSVNjE+G2lD2lhtJiwXEhx4oWOaXX3Z/V&#10;cNxczqe+2mZLO6ga1yrJdiy1/nhvfyYgArXhFf5vr42G79EA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/fdrEAAAA3AAAAA8AAAAAAAAAAAAAAAAAmAIAAGRycy9k&#10;b3ducmV2LnhtbFBLBQYAAAAABAAEAPUAAACJAwAAAAA=&#10;" filled="f" stroked="f">
                          <v:textbox>
                            <w:txbxContent>
                              <w:p w14:paraId="2A4E20E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8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89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5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3jrcQA&#10;AADcAAAADwAAAGRycy9kb3ducmV2LnhtbESPT4vCMBTE7wt+h/AEb2vioq5Wo8iK4Mll/QfeHs2z&#10;LTYvpYm2fnuzsLDHYWZ+w8yXrS3Fg2pfONYw6CsQxKkzBWcajofN+wSED8gGS8ek4UkelovO2xwT&#10;4xr+occ+ZCJC2CeoIQ+hSqT0aU4Wfd9VxNG7utpiiLLOpKmxiXBbyg+lxtJiwXEhx4q+ckpv+7vV&#10;cNpdL+eh+s7WdlQ1rlWS7VRq3eu2qxmIQG34D/+1t0bD52Q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t463EAAAA3AAAAA8AAAAAAAAAAAAAAAAAmAIAAGRycy9k&#10;b3ducmV2LnhtbFBLBQYAAAAABAAEAPUAAACJAwAAAAA=&#10;" filled="f" stroked="f">
                          <v:textbox>
                            <w:txbxContent>
                              <w:p w14:paraId="125094B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8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89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6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FGNsQA&#10;AADcAAAADwAAAGRycy9kb3ducmV2LnhtbESPT4vCMBTE7wt+h/AEb2vioqtWo8iK4Mll/QfeHs2z&#10;LTYvpYm2fnuzsLDHYWZ+w8yXrS3Fg2pfONYw6CsQxKkzBWcajofN+wSED8gGS8ek4UkelovO2xwT&#10;4xr+occ+ZCJC2CeoIQ+hSqT0aU4Wfd9VxNG7utpiiLLOpKmxiXBbyg+lPqXFguNCjhV95ZTe9ner&#10;4bS7Xs5D9Z2t7ahqXKsk26nUutdtVzMQgdrwH/5rb42G8WQ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hRjbEAAAA3AAAAA8AAAAAAAAAAAAAAAAAmAIAAGRycy9k&#10;b3ducmV2LnhtbFBLBQYAAAAABAAEAPUAAACJAwAAAAA=&#10;" filled="f" stroked="f">
                          <v:textbox>
                            <w:txbxContent>
                              <w:p w14:paraId="3865C15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8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89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6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7SRM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m8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7SRMAAAADcAAAADwAAAAAAAAAAAAAAAACYAgAAZHJzL2Rvd25y&#10;ZXYueG1sUEsFBgAAAAAEAAQA9QAAAIUDAAAAAA==&#10;" filled="f" stroked="f">
                          <v:textbox>
                            <w:txbxContent>
                              <w:p w14:paraId="32B6FB6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8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89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6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J338UA&#10;AADcAAAADwAAAGRycy9kb3ducmV2LnhtbESPS2vDMBCE74X8B7GB3BIpIW1jJ0oILYWeWuo8ILfF&#10;Wj+ItTKWGrv/vioEehxm5htmsxtsI27U+dqxhvlMgSDOnam51HA8vE1XIHxANtg4Jg0/5GG3HT1s&#10;MDWu5y+6ZaEUEcI+RQ1VCG0qpc8rsuhnriWOXuE6iyHKrpSmwz7CbSMXSj1JizXHhQpbeqkov2bf&#10;VsPpo7icl+qzfLWPbe8GJdkmUuvJeNivQQQawn/43n43Gp5XC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8nffxQAAANwAAAAPAAAAAAAAAAAAAAAAAJgCAABkcnMv&#10;ZG93bnJldi54bWxQSwUGAAAAAAQABAD1AAAAigMAAAAA&#10;" filled="f" stroked="f">
                          <v:textbox>
                            <w:txbxContent>
                              <w:p w14:paraId="30D84FC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8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90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6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FIn8AA&#10;AADcAAAADwAAAGRycy9kb3ducmV2LnhtbERPy4rCMBTdC/5DuII7TRRHx2oUUQRXIz5mYHaX5toW&#10;m5vSRNv5+8lCcHk47+W6taV4Uu0LxxpGQwWCOHWm4EzD9bIffILwAdlg6Zg0/JGH9arbWWJiXMMn&#10;ep5DJmII+wQ15CFUiZQ+zcmiH7qKOHI3V1sMEdaZNDU2MdyWcqzUVFosODbkWNE2p/R+flgN31+3&#10;35+JOmY7+1E1rlWS7Vxq3e+1mwWIQG14i1/ug9Ewm8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hFIn8AAAADcAAAADwAAAAAAAAAAAAAAAACYAgAAZHJzL2Rvd25y&#10;ZXYueG1sUEsFBgAAAAAEAAQA9QAAAIUDAAAAAA==&#10;" filled="f" stroked="f">
                          <v:textbox>
                            <w:txbxContent>
                              <w:p w14:paraId="757859B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9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90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6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3tBM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4XG7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Xe0ExQAAANwAAAAPAAAAAAAAAAAAAAAAAJgCAABkcnMv&#10;ZG93bnJldi54bWxQSwUGAAAAAAQABAD1AAAAigMAAAAA&#10;" filled="f" stroked="f">
                          <v:textbox>
                            <w:txbxContent>
                              <w:p w14:paraId="2516503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9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90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6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9zc8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ZDaE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9zc8MAAADcAAAADwAAAAAAAAAAAAAAAACYAgAAZHJzL2Rv&#10;d25yZXYueG1sUEsFBgAAAAAEAAQA9QAAAIgDAAAAAA==&#10;" filled="f" stroked="f">
                          <v:textbox>
                            <w:txbxContent>
                              <w:p w14:paraId="64112C1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9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90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6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PW6M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/PqCa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9boxQAAANwAAAAPAAAAAAAAAAAAAAAAAJgCAABkcnMv&#10;ZG93bnJldi54bWxQSwUGAAAAAAQABAD1AAAAigMAAAAA&#10;" filled="f" stroked="f">
                          <v:textbox>
                            <w:txbxContent>
                              <w:p w14:paraId="01D673B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90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90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49B199EF" w14:textId="77777777" w:rsidR="00A87F48" w:rsidRPr="007866A3" w:rsidRDefault="00A87F48" w:rsidP="00401F78">
            <w:pPr>
              <w:rPr>
                <w:ins w:id="190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910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1911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40832" behindDoc="0" locked="0" layoutInCell="1" allowOverlap="1" wp14:anchorId="63A2BE34" wp14:editId="7567B5E4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56" name="Grupo 356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57" name="Rectángulo 357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9D9861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1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1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5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511CF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1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1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ACFA11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1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1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D0870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1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1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B95E7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2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2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14913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2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2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D1521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2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2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4E5205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2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2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7AD640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2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2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63A2BE34" id="Grupo 356" o:spid="_x0000_s1367" style="position:absolute;margin-left:63.15pt;margin-top:1.1pt;width:351.75pt;height:103.2pt;z-index:25164083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">
                        <v:rect id="Rectángulo 357" o:spid="_x0000_s136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GKMUA&#10;AADcAAAADwAAAGRycy9kb3ducmV2LnhtbESPW2vCQBSE3wv+h+UU+tZsevFCdJW2UCxoHozi8yF7&#10;TKLZsyG7Ncm/7xYEH4eZ+YZZrHpTiyu1rrKs4CWKQRDnVldcKDjsv59nIJxH1lhbJgUDOVgtRw8L&#10;TLTteEfXzBciQNglqKD0vkmkdHlJBl1kG+LgnWxr0AfZFlK32AW4qeVrHE+kwYrDQokNfZWUX7Jf&#10;o8BTuqahO6YbHvOaz9v3T3mySj099h9zEJ56fw/f2j9awdt4Cv9nw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0cYoxQAAANwAAAAPAAAAAAAAAAAAAAAAAJgCAABkcnMv&#10;ZG93bnJldi54bWxQSwUGAAAAAAQABAD1AAAAigMAAAAA&#10;" fillcolor="white [3212]" strokecolor="#4579b8 [3044]"/>
                        <v:shape id="Cuadro de texto 2" o:spid="_x0000_s136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FSG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w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FSGsAAAADcAAAADwAAAAAAAAAAAAAAAACYAgAAZHJzL2Rvd25y&#10;ZXYueG1sUEsFBgAAAAAEAAQA9QAAAIUDAAAAAA==&#10;" filled="f" stroked="f">
                          <v:textbox>
                            <w:txbxContent>
                              <w:p w14:paraId="69D9861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3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3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33g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/k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d94HEAAAA3AAAAA8AAAAAAAAAAAAAAAAAmAIAAGRycy9k&#10;b3ducmV2LnhtbFBLBQYAAAAABAAEAPUAAACJAwAAAAA=&#10;" filled="f" stroked="f">
                          <v:textbox>
                            <w:txbxContent>
                              <w:p w14:paraId="17511CF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3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3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Uoc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o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EuUocAAAADcAAAADwAAAAAAAAAAAAAAAACYAgAAZHJzL2Rvd25y&#10;ZXYueG1sUEsFBgAAAAAEAAQA9QAAAIUDAAAAAA==&#10;" filled="f" stroked="f">
                          <v:textbox>
                            <w:txbxContent>
                              <w:p w14:paraId="5ACFA11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3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3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cxOs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eFrO4P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HMTrEAAAA3AAAAA8AAAAAAAAAAAAAAAAAmAIAAGRycy9k&#10;b3ducmV2LnhtbFBLBQYAAAAABAAEAPUAAACJAwAAAAA=&#10;" filled="f" stroked="f">
                          <v:textbox>
                            <w:txbxContent>
                              <w:p w14:paraId="25D0870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3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3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WvTc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PhbTaG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WvTcMAAADcAAAADwAAAAAAAAAAAAAAAACYAgAAZHJzL2Rv&#10;d25yZXYueG1sUEsFBgAAAAAEAAQA9QAAAIgDAAAAAA==&#10;" filled="f" stroked="f">
                          <v:textbox>
                            <w:txbxContent>
                              <w:p w14:paraId="3CB95E7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3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3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kK1sQA&#10;AADcAAAADwAAAGRycy9kb3ducmV2LnhtbESPQWvCQBSE74L/YXlCb7pbtWLTbESUQk8W01ro7ZF9&#10;JqHZtyG7NfHfu4WCx2FmvmHSzWAbcaHO1441PM4UCOLCmZpLDZ8fr9M1CB+QDTaOScOVPGyy8SjF&#10;xLiej3TJQykihH2CGqoQ2kRKX1Rk0c9cSxy9s+sshii7UpoO+wi3jZwrtZIWa44LFba0q6j4yX+t&#10;htPh/P21VO/l3j61vRuUZPsstX6YDNsXEIGGcA//t9+MhsVq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ZCtbEAAAA3AAAAA8AAAAAAAAAAAAAAAAAmAIAAGRycy9k&#10;b3ducmV2LnhtbFBLBQYAAAAABAAEAPUAAACJAwAAAAA=&#10;" filled="f" stroked="f">
                          <v:textbox>
                            <w:txbxContent>
                              <w:p w14:paraId="2C14913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4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4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CSo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+NqC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wkqLEAAAA3AAAAA8AAAAAAAAAAAAAAAAAmAIAAGRycy9k&#10;b3ducmV2LnhtbFBLBQYAAAAABAAEAPUAAACJAwAAAAA=&#10;" filled="f" stroked="f">
                          <v:textbox>
                            <w:txbxContent>
                              <w:p w14:paraId="2FD1521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4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4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w3Oc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/Ny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8NznEAAAA3AAAAA8AAAAAAAAAAAAAAAAAmAIAAGRycy9k&#10;b3ducmV2LnhtbFBLBQYAAAAABAAEAPUAAACJAwAAAAA=&#10;" filled="f" stroked="f">
                          <v:textbox>
                            <w:txbxContent>
                              <w:p w14:paraId="24E5205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4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4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6pTsQA&#10;AADcAAAADwAAAGRycy9kb3ducmV2LnhtbESPQWvCQBSE74X+h+UVvNXdVhtq6iaUiuDJolbB2yP7&#10;TEKzb0N2NfHfu4WCx2FmvmHm+WAbcaHO1441vIwVCOLCmZpLDT+75fM7CB+QDTaOScOVPOTZ48Mc&#10;U+N63tBlG0oRIexT1FCF0KZS+qIii37sWuLonVxnMUTZldJ02Ee4beSrUom0WHNcqLClr4qK3+3Z&#10;ativT8fDVH2XC/vW9m5Qku1Maj16Gj4/QAQawj38314ZDZMkgb8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uqU7EAAAA3AAAAA8AAAAAAAAAAAAAAAAAmAIAAGRycy9k&#10;b3ducmV2LnhtbFBLBQYAAAAABAAEAPUAAACJAwAAAAA=&#10;" filled="f" stroked="f">
                          <v:textbox>
                            <w:txbxContent>
                              <w:p w14:paraId="77AD640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4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4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3D6B547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9954A7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F5708F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FF624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6A8F1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AFF656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E10AC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E67A4F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930CA2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FC77DD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333E59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08F9594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0E382D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320325A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17</w:t>
      </w:r>
    </w:p>
    <w:p w14:paraId="553866E8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6FD0C5AB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73C26D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19AAA102" w14:textId="02B4B1C3" w:rsidR="00A87F48" w:rsidRPr="007866A3" w:rsidRDefault="00A87F48" w:rsidP="00A87F48">
      <w:pPr>
        <w:rPr>
          <w:del w:id="1948" w:author="J&amp;J" w:date="2015-05-02T17:40:00Z"/>
          <w:rFonts w:ascii="Arial" w:hAnsi="Arial" w:cs="Arial"/>
          <w:color w:val="000000"/>
          <w:sz w:val="18"/>
          <w:szCs w:val="18"/>
        </w:rPr>
      </w:pPr>
      <w:del w:id="1949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1950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7805560" wp14:editId="4D20E9C3">
              <wp:extent cx="4667250" cy="1809750"/>
              <wp:effectExtent l="0" t="0" r="0" b="0"/>
              <wp:docPr id="590" name="Imagen 59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6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67250" cy="180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1EF8538" w14:textId="7B757CEF" w:rsidR="00A87F48" w:rsidRPr="007866A3" w:rsidRDefault="00A87F48" w:rsidP="00A87F48">
      <w:pPr>
        <w:rPr>
          <w:del w:id="1951" w:author="J&amp;J" w:date="2015-05-02T17:40:00Z"/>
          <w:rFonts w:ascii="Arial" w:hAnsi="Arial" w:cs="Arial"/>
          <w:color w:val="000000"/>
          <w:sz w:val="18"/>
          <w:szCs w:val="18"/>
        </w:rPr>
      </w:pPr>
      <w:del w:id="1952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953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157F806" wp14:editId="7382C967">
              <wp:extent cx="638175" cy="295275"/>
              <wp:effectExtent l="0" t="0" r="9525" b="9525"/>
              <wp:docPr id="589" name="Imagen 58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76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17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CD697BA" w14:textId="77777777" w:rsidR="00A87F48" w:rsidRPr="007866A3" w:rsidRDefault="00A87F48" w:rsidP="00A87F48">
      <w:pPr>
        <w:rPr>
          <w:ins w:id="1954" w:author="J&amp;J" w:date="2015-05-02T17:40:00Z"/>
          <w:rFonts w:ascii="Arial" w:hAnsi="Arial" w:cs="Arial"/>
          <w:color w:val="000000"/>
          <w:sz w:val="18"/>
          <w:szCs w:val="18"/>
        </w:rPr>
      </w:pPr>
      <w:ins w:id="1955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1956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26B9E656" wp14:editId="44C64A7B">
              <wp:extent cx="4660900" cy="1810744"/>
              <wp:effectExtent l="0" t="0" r="6350" b="0"/>
              <wp:docPr id="46" name="Imagen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0802" cy="18145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878100" w14:textId="77777777" w:rsidR="00A87F48" w:rsidRPr="007866A3" w:rsidRDefault="00A87F48" w:rsidP="00A87F48">
      <w:pPr>
        <w:rPr>
          <w:ins w:id="1957" w:author="J&amp;J" w:date="2015-05-02T17:40:00Z"/>
          <w:rFonts w:ascii="Arial" w:hAnsi="Arial" w:cs="Arial"/>
          <w:color w:val="000000"/>
          <w:sz w:val="18"/>
          <w:szCs w:val="18"/>
        </w:rPr>
      </w:pPr>
      <w:ins w:id="1958" w:author="J&amp;J" w:date="2015-05-02T17:40:00Z">
        <w:r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1959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6243757" wp14:editId="366BB23D">
              <wp:extent cx="638175" cy="295275"/>
              <wp:effectExtent l="0" t="0" r="9525" b="9525"/>
              <wp:docPr id="576" name="Imagen 57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17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C6CD35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5F376B6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81DE50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0DE73CB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B1215A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FD545D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3E610E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960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961">
          <w:tblGrid>
            <w:gridCol w:w="1129"/>
            <w:gridCol w:w="5670"/>
            <w:gridCol w:w="2823"/>
          </w:tblGrid>
        </w:tblGridChange>
      </w:tblGrid>
      <w:tr w:rsidR="00A87F48" w:rsidRPr="007866A3" w14:paraId="25AC3B80" w14:textId="77777777" w:rsidTr="00401F78">
        <w:tc>
          <w:tcPr>
            <w:tcW w:w="9622" w:type="dxa"/>
            <w:gridSpan w:val="3"/>
            <w:tcPrChange w:id="1962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C23D4E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2B283F6B" w14:textId="77777777" w:rsidTr="00401F78">
        <w:tc>
          <w:tcPr>
            <w:tcW w:w="1129" w:type="dxa"/>
            <w:tcPrChange w:id="196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B73683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96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571706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96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BF1ED45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2FF3571" w14:textId="77777777" w:rsidTr="00401F78">
        <w:tc>
          <w:tcPr>
            <w:tcW w:w="1129" w:type="dxa"/>
            <w:tcPrChange w:id="196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215AD0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96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49CF35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96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43010B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96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97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480590043"/>
                <w:placeholder>
                  <w:docPart w:val="D3DD30EB94AD4CF498B4E98038CFFA90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970"/>
                <w:ins w:id="197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972" w:author="J&amp;J" w:date="2015-05-02T17:40:00Z"/>
              </w:sdtContent>
            </w:sdt>
            <w:customXmlInsRangeEnd w:id="1972"/>
          </w:p>
        </w:tc>
      </w:tr>
      <w:tr w:rsidR="00A87F48" w:rsidRPr="007866A3" w14:paraId="079A3382" w14:textId="77777777" w:rsidTr="00401F78">
        <w:tc>
          <w:tcPr>
            <w:tcW w:w="1129" w:type="dxa"/>
            <w:tcPrChange w:id="197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3B229E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97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4FDAA4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97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27A444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97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97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2123722161"/>
                <w:placeholder>
                  <w:docPart w:val="7234DB06DFF74ADE9264F2B12486082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977"/>
                <w:ins w:id="197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979" w:author="J&amp;J" w:date="2015-05-02T17:40:00Z"/>
              </w:sdtContent>
            </w:sdt>
            <w:customXmlInsRangeEnd w:id="1979"/>
          </w:p>
        </w:tc>
      </w:tr>
      <w:tr w:rsidR="00A87F48" w:rsidRPr="007866A3" w14:paraId="3A240A2E" w14:textId="77777777" w:rsidTr="00401F78">
        <w:tc>
          <w:tcPr>
            <w:tcW w:w="1129" w:type="dxa"/>
            <w:tcPrChange w:id="198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1B6C24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98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B48765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98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5F098D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983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984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784383802"/>
                <w:placeholder>
                  <w:docPart w:val="E0EC0FC9F5914FDFB42C5504E73512B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1984"/>
                <w:ins w:id="1985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986" w:author="J&amp;J" w:date="2015-05-02T17:40:00Z"/>
              </w:sdtContent>
            </w:sdt>
            <w:customXmlInsRangeEnd w:id="1986"/>
          </w:p>
        </w:tc>
      </w:tr>
      <w:tr w:rsidR="00A87F48" w:rsidRPr="005255A8" w14:paraId="0AE47A8B" w14:textId="77777777" w:rsidTr="00401F78">
        <w:tc>
          <w:tcPr>
            <w:tcW w:w="9622" w:type="dxa"/>
            <w:gridSpan w:val="3"/>
            <w:tcPrChange w:id="1987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3A768A5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186644E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66F20C6" w14:textId="7ABA5536" w:rsidR="00A87F48" w:rsidRPr="000D241A" w:rsidRDefault="00A87F48" w:rsidP="00401F78">
            <w:pPr>
              <w:rPr>
                <w:del w:id="1988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989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8416" behindDoc="0" locked="0" layoutInCell="1" allowOverlap="1" wp14:anchorId="63A3CA9B" wp14:editId="32762D73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72" name="Grupo 77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73" name="Rectángulo 368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B20D2E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99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99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7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548731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99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99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7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775060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99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99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7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7573B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99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99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7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E420C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99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99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7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CA0CB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00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00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8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57B36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00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00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8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8B7E1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00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00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8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0703CB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00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00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63A3CA9B" id="Grupo 772" o:spid="_x0000_s1378" style="position:absolute;margin-left:63.15pt;margin-top:1.1pt;width:351.75pt;height:103.2pt;z-index:25170841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">
                        <v:rect id="Rectángulo 368" o:spid="_x0000_s137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RupMQA&#10;AADcAAAADwAAAGRycy9kb3ducmV2LnhtbESPS2/CMBCE70j9D9ZW6g2cUglQikEtLY8rD/W8jbdJ&#10;1Hid2IYk/x4jIXEczcw3mvmyM5W4kPOlZQWvowQEcWZ1ybmC03E9nIHwAVljZZkU9ORhuXgazDHV&#10;tuU9XQ4hFxHCPkUFRQh1KqXPCjLoR7Ymjt6fdQZDlC6X2mEb4aaS4ySZSIMlx4UCa1oVlP0fzkbB&#10;eO3K4/dn41dffUO/2/6naWcbpV6eu493EIG68Ajf2zutYDp9g9uZe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kbqTEAAAA3AAAAA8AAAAAAAAAAAAAAAAAmAIAAGRycy9k&#10;b3ducmV2LnhtbFBLBQYAAAAABAAEAPUAAACJAwAAAAA=&#10;" fillcolor="window" strokecolor="#4a7ebb"/>
                        <v:shape id="Cuadro de texto 2" o:spid="_x0000_s138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aoZsQA&#10;AADcAAAADwAAAGRycy9kb3ducmV2LnhtbESPQWvCQBSE74L/YXlCb7pb0WrTbESUQk8W01ro7ZF9&#10;JqHZtyG7NfHfu4WCx2FmvmHSzWAbcaHO1441PM4UCOLCmZpLDZ8fr9M1CB+QDTaOScOVPGyy8SjF&#10;xLiej3TJQykihH2CGqoQ2kRKX1Rk0c9cSxy9s+sshii7UpoO+wi3jZwr9SQt1hwXKmxpV1Hxk/9a&#10;DafD+ftrod7LvV22vRuUZPsstX6YDNsXEIGGcA//t9+MhtVq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mqGbEAAAA3AAAAA8AAAAAAAAAAAAAAAAAmAIAAGRycy9k&#10;b3ducmV2LnhtbFBLBQYAAAAABAAEAPUAAACJAwAAAAA=&#10;" filled="f" stroked="f">
                          <v:textbox>
                            <w:txbxContent>
                              <w:p w14:paraId="1B20D2E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0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0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oN/cQA&#10;AADcAAAADwAAAGRycy9kb3ducmV2LnhtbESPQWvCQBSE74L/YXlCb7qr1GpjNiItBU+VprXg7ZF9&#10;JsHs25Ddmvjvu0Khx2FmvmHS7WAbcaXO1441zGcKBHHhTM2lhq/Pt+kahA/IBhvHpOFGHrbZeJRi&#10;YlzPH3TNQykihH2CGqoQ2kRKX1Rk0c9cSxy9s+sshii7UpoO+wi3jVwo9SQt1hwXKmzppaLikv9Y&#10;Dcf38+n7UR3KV7tsezcoyfZZav0wGXYbEIGG8B/+a++NhtVqC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qDf3EAAAA3AAAAA8AAAAAAAAAAAAAAAAAmAIAAGRycy9k&#10;b3ducmV2LnhtbFBLBQYAAAAABAAEAPUAAACJAwAAAAA=&#10;" filled="f" stroked="f">
                          <v:textbox>
                            <w:txbxContent>
                              <w:p w14:paraId="5548731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1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1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iTisUA&#10;AADcAAAADwAAAGRycy9kb3ducmV2LnhtbESPT2vCQBTE7wW/w/KE3uquUv80ZiPSUvDUYloL3h7Z&#10;ZxLMvg3ZrYnf3i0UPA4z8xsm3Qy2ERfqfO1Yw3SiQBAXztRcavj+en9agfAB2WDjmDRcycMmGz2k&#10;mBjX854ueShFhLBPUEMVQptI6YuKLPqJa4mjd3KdxRBlV0rTYR/htpEzpRbSYs1xocKWXisqzvmv&#10;1XD4OB1/ntVn+Wbnbe8GJdm+SK0fx8N2DSLQEO7h//bOaFguF/B3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uJOKxQAAANwAAAAPAAAAAAAAAAAAAAAAAJgCAABkcnMv&#10;ZG93bnJldi54bWxQSwUGAAAAAAQABAD1AAAAigMAAAAA&#10;" filled="f" stroked="f">
                          <v:textbox>
                            <w:txbxContent>
                              <w:p w14:paraId="5775060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1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1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Q2EcQA&#10;AADcAAAADwAAAGRycy9kb3ducmV2LnhtbESPQWvCQBSE74X+h+UVvNXdFm1q6iaUiuDJolbB2yP7&#10;TEKzb0N2NfHfu4WCx2FmvmHm+WAbcaHO1441vIwVCOLCmZpLDT+75fM7CB+QDTaOScOVPOTZ48Mc&#10;U+N63tBlG0oRIexT1FCF0KZS+qIii37sWuLonVxnMUTZldJ02Ee4beSrUm/SYs1xocKWvioqfrdn&#10;q2G/Ph0PE/VdLuy07d2gJNuZ1Hr0NHx+gAg0hHv4v70yGpIkgb8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0NhHEAAAA3AAAAA8AAAAAAAAAAAAAAAAAmAIAAGRycy9k&#10;b3ducmV2LnhtbFBLBQYAAAAABAAEAPUAAACJAwAAAAA=&#10;" filled="f" stroked="f">
                          <v:textbox>
                            <w:txbxContent>
                              <w:p w14:paraId="3F7573B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1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1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uiY8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UVwb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GuiY8AAAADcAAAADwAAAAAAAAAAAAAAAACYAgAAZHJzL2Rvd25y&#10;ZXYueG1sUEsFBgAAAAAEAAQA9QAAAIUDAAAAAA==&#10;" filled="f" stroked="f">
                          <v:textbox>
                            <w:txbxContent>
                              <w:p w14:paraId="17E420C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1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1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cH+M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BYr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nB/jEAAAA3AAAAA8AAAAAAAAAAAAAAAAAmAIAAGRycy9k&#10;b3ducmV2LnhtbFBLBQYAAAAABAAEAPUAAACJAwAAAAA=&#10;" filled="f" stroked="f">
                          <v:textbox>
                            <w:txbxContent>
                              <w:p w14:paraId="25CA0CB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1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1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jeQs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m8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8jeQsAAAADcAAAADwAAAAAAAAAAAAAAAACYAgAAZHJzL2Rvd25y&#10;ZXYueG1sUEsFBgAAAAAEAAQA9QAAAIUDAAAAAA==&#10;" filled="f" stroked="f">
                          <v:textbox>
                            <w:txbxContent>
                              <w:p w14:paraId="5357B36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2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2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R72cUA&#10;AADcAAAADwAAAGRycy9kb3ducmV2LnhtbESPS2vDMBCE74X8B7GB3BIpIW0Tx0oILYWeWuo8ILfF&#10;Wj+ItTKWGrv/vioEehxm5hsm3Q22ETfqfO1Yw3ymQBDnztRcajge3qYrED4gG2wck4Yf8rDbjh5S&#10;TIzr+YtuWShFhLBPUEMVQptI6fOKLPqZa4mjV7jOYoiyK6XpsI9w28iFUk/SYs1xocKWXirKr9m3&#10;1XD6KC7npfosX+1j27tBSbZrqfVkPOw3IAIN4T98b78bDc+rO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hHvZxQAAANwAAAAPAAAAAAAAAAAAAAAAAJgCAABkcnMv&#10;ZG93bnJldi54bWxQSwUGAAAAAAQABAD1AAAAigMAAAAA&#10;" filled="f" stroked="f">
                          <v:textbox>
                            <w:txbxContent>
                              <w:p w14:paraId="668B7E1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2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2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blrsMA&#10;AADcAAAADwAAAGRycy9kb3ducmV2LnhtbESPT4vCMBTE7wt+h/AEb5ooumo1iuyy4MnFv+Dt0Tzb&#10;YvNSmqztfvuNIOxxmJnfMMt1a0vxoNoXjjUMBwoEcepMwZmG0/GrPwPhA7LB0jFp+CUP61XnbYmJ&#10;cQ3v6XEImYgQ9glqyEOoEil9mpNFP3AVcfRurrYYoqwzaWpsItyWcqTUu7RYcFzIsaKPnNL74cdq&#10;OO9u18tYfWefdlI1rlWS7Vxq3eu2mwWIQG34D7/aW6NhOhvB8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blrsMAAADcAAAADwAAAAAAAAAAAAAAAACYAgAAZHJzL2Rv&#10;d25yZXYueG1sUEsFBgAAAAAEAAQA9QAAAIgDAAAAAA==&#10;" filled="f" stroked="f">
                          <v:textbox>
                            <w:txbxContent>
                              <w:p w14:paraId="10703CB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2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2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10491C42" w14:textId="77777777" w:rsidR="00A87F48" w:rsidRPr="007866A3" w:rsidRDefault="00A87F48" w:rsidP="00401F78">
            <w:pPr>
              <w:rPr>
                <w:ins w:id="2026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027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2028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41856" behindDoc="0" locked="0" layoutInCell="1" allowOverlap="1" wp14:anchorId="5CA19963" wp14:editId="3E8652E4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67" name="Grupo 367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68" name="Rectángulo 368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EBAC66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3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D8DE3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3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37DA7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3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AC742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3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5C69C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3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A394EE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4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609C80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4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1E0F5C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4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ECE20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4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5CA19963" id="Grupo 367" o:spid="_x0000_s1389" style="position:absolute;margin-left:63.15pt;margin-top:1.1pt;width:351.75pt;height:103.2pt;z-index:25164185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">
                        <v:rect id="Rectángulo 368" o:spid="_x0000_s139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KY58AA&#10;AADcAAAADwAAAGRycy9kb3ducmV2LnhtbERPy4rCMBTdC/5DuII7TR0dGTqm4gii4LhQh1lfmtuH&#10;Njelibb+vVkILg/nvVh2phJ3alxpWcFkHIEgTq0uOVfwd96MvkA4j6yxskwKHuRgmfR7C4y1bflI&#10;95PPRQhhF6OCwvs6ltKlBRl0Y1sTBy6zjUEfYJNL3WAbwk0lP6JoLg2WHBoKrGldUHo93YwCT4ct&#10;Pdr/w54/ecuX39mPzKxSw0G3+gbhqfNv8cu90wqm87A2nAlHQCZ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KY58AAAADcAAAADwAAAAAAAAAAAAAAAACYAgAAZHJzL2Rvd25y&#10;ZXYueG1sUEsFBgAAAAAEAAQA9QAAAIUDAAAAAA==&#10;" fillcolor="white [3212]" strokecolor="#4579b8 [3044]"/>
                        <v:shape id="Cuadro de texto 2" o:spid="_x0000_s139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E9PM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8U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xPTzEAAAA3AAAAA8AAAAAAAAAAAAAAAAAmAIAAGRycy9k&#10;b3ducmV2LnhtbFBLBQYAAAAABAAEAPUAAACJAwAAAAA=&#10;" filled="f" stroked="f">
                          <v:textbox>
                            <w:txbxContent>
                              <w:p w14:paraId="1EBAC66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4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ICfM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jKZ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SAnzBAAAA3AAAAA8AAAAAAAAAAAAAAAAAmAIAAGRycy9kb3du&#10;cmV2LnhtbFBLBQYAAAAABAAEAPUAAACGAwAAAAA=&#10;" filled="f" stroked="f">
                          <v:textbox>
                            <w:txbxContent>
                              <w:p w14:paraId="64D8DE3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5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6n58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LwY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ep+fEAAAA3AAAAA8AAAAAAAAAAAAAAAAAmAIAAGRycy9k&#10;b3ducmV2LnhtbFBLBQYAAAAABAAEAPUAAACJAwAAAAA=&#10;" filled="f" stroked="f">
                          <v:textbox>
                            <w:txbxContent>
                              <w:p w14:paraId="1237DA7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5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w5kM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8LyY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MOZDEAAAA3AAAAA8AAAAAAAAAAAAAAAAAmAIAAGRycy9k&#10;b3ducmV2LnhtbFBLBQYAAAAABAAEAPUAAACJAwAAAAA=&#10;" filled="f" stroked="f">
                          <v:textbox>
                            <w:txbxContent>
                              <w:p w14:paraId="39AC742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5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CcC8QA&#10;AADc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I6H8H8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AnAvEAAAA3AAAAA8AAAAAAAAAAAAAAAAAmAIAAGRycy9k&#10;b3ducmV2LnhtbFBLBQYAAAAABAAEAPUAAACJAwAAAAA=&#10;" filled="f" stroked="f">
                          <v:textbox>
                            <w:txbxContent>
                              <w:p w14:paraId="405C69C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5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Ef8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+Mh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pBH/EAAAA3AAAAA8AAAAAAAAAAAAAAAAAmAIAAGRycy9k&#10;b3ducmV2LnhtbFBLBQYAAAAABAAEAPUAAACJAwAAAAA=&#10;" filled="f" stroked="f">
                          <v:textbox>
                            <w:txbxContent>
                              <w:p w14:paraId="0A394EE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5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Wh5M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8ts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oeTEAAAA3AAAAA8AAAAAAAAAAAAAAAAAmAIAAGRycy9k&#10;b3ducmV2LnhtbFBLBQYAAAAABAAEAPUAAACJAwAAAAA=&#10;" filled="f" stroked="f">
                          <v:textbox>
                            <w:txbxContent>
                              <w:p w14:paraId="1609C80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6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c/k8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eJ1O4H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3P5PEAAAA3AAAAA8AAAAAAAAAAAAAAAAAmAIAAGRycy9k&#10;b3ducmV2LnhtbFBLBQYAAAAABAAEAPUAAACJAwAAAAA=&#10;" filled="f" stroked="f">
                          <v:textbox>
                            <w:txbxContent>
                              <w:p w14:paraId="61E0F5C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6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uaCMQA&#10;AADcAAAADwAAAGRycy9kb3ducmV2LnhtbESPW2sCMRSE3wv+h3CEvtVE23pZjVIqBZ8Ur+DbYXPc&#10;XdycLJvorv/eFAp9HGbmG2a2aG0p7lT7wrGGfk+BIE6dKTjTcNj/vI1B+IBssHRMGh7kYTHvvMww&#10;Ma7hLd13IRMRwj5BDXkIVSKlT3Oy6HuuIo7exdUWQ5R1Jk2NTYTbUg6UGkqLBceFHCv6zim97m5W&#10;w3F9OZ8+1CZb2s+qca2SbCdS69du+zUFEagN/+G/9spoeB+N4PdMP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7mgjEAAAA3AAAAA8AAAAAAAAAAAAAAAAAmAIAAGRycy9k&#10;b3ducmV2LnhtbFBLBQYAAAAABAAEAPUAAACJAwAAAAA=&#10;" filled="f" stroked="f">
                          <v:textbox>
                            <w:txbxContent>
                              <w:p w14:paraId="37ECE20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6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5FCDB8A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2321D6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7A016B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3938FB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FE472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BFBDEC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89D989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F4743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D1BFA7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636FF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CAD89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A3DDDD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275706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E6608D7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18</w:t>
      </w:r>
    </w:p>
    <w:p w14:paraId="0B6E0FC1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85F04F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04DD41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14CD5856" w14:textId="00428BA3" w:rsidR="00A87F48" w:rsidRPr="007866A3" w:rsidRDefault="00A87F48" w:rsidP="00A87F48">
      <w:pPr>
        <w:rPr>
          <w:del w:id="2065" w:author="J&amp;J" w:date="2015-05-02T17:40:00Z"/>
          <w:rFonts w:ascii="Arial" w:hAnsi="Arial" w:cs="Arial"/>
          <w:color w:val="000000"/>
          <w:sz w:val="18"/>
          <w:szCs w:val="18"/>
        </w:rPr>
      </w:pPr>
      <w:del w:id="2066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2067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6D2E835" wp14:editId="1CA4FB1F">
              <wp:extent cx="4676775" cy="1819275"/>
              <wp:effectExtent l="0" t="0" r="9525" b="9525"/>
              <wp:docPr id="588" name="Imagen 58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7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4C28BA6" w14:textId="3537E490" w:rsidR="00A87F48" w:rsidRPr="007866A3" w:rsidRDefault="00A87F48" w:rsidP="00A87F48">
      <w:pPr>
        <w:rPr>
          <w:del w:id="2068" w:author="J&amp;J" w:date="2015-05-02T17:40:00Z"/>
          <w:rFonts w:ascii="Arial" w:hAnsi="Arial" w:cs="Arial"/>
          <w:color w:val="000000"/>
          <w:sz w:val="18"/>
          <w:szCs w:val="18"/>
        </w:rPr>
      </w:pPr>
      <w:del w:id="2069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070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422ED8D" wp14:editId="61487EDE">
              <wp:extent cx="904875" cy="276225"/>
              <wp:effectExtent l="0" t="0" r="9525" b="9525"/>
              <wp:docPr id="587" name="Imagen 5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197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6741FD1" w14:textId="77777777" w:rsidR="00A87F48" w:rsidRPr="007866A3" w:rsidRDefault="00A87F48" w:rsidP="00A87F48">
      <w:pPr>
        <w:rPr>
          <w:ins w:id="2071" w:author="J&amp;J" w:date="2015-05-02T17:40:00Z"/>
          <w:rFonts w:ascii="Arial" w:hAnsi="Arial" w:cs="Arial"/>
          <w:color w:val="000000"/>
          <w:sz w:val="18"/>
          <w:szCs w:val="18"/>
        </w:rPr>
      </w:pPr>
      <w:ins w:id="2072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2073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4226CC32" wp14:editId="65746C0F">
              <wp:extent cx="4679950" cy="1818145"/>
              <wp:effectExtent l="0" t="0" r="6350" b="0"/>
              <wp:docPr id="47" name="Imagen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04724" cy="18277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FF57DD3" w14:textId="77777777" w:rsidR="00A87F48" w:rsidRPr="007866A3" w:rsidRDefault="00A87F48" w:rsidP="00A87F48">
      <w:pPr>
        <w:rPr>
          <w:ins w:id="2074" w:author="J&amp;J" w:date="2015-05-02T17:40:00Z"/>
          <w:rFonts w:ascii="Arial" w:hAnsi="Arial" w:cs="Arial"/>
          <w:color w:val="000000"/>
          <w:sz w:val="18"/>
          <w:szCs w:val="18"/>
        </w:rPr>
      </w:pPr>
      <w:ins w:id="2075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076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E6269BE" wp14:editId="607F863F">
              <wp:extent cx="902252" cy="273050"/>
              <wp:effectExtent l="0" t="0" r="0" b="0"/>
              <wp:docPr id="197" name="Imagen 19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7E8ECE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DD45CCA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66F87E2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660DB1E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66DF8A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3E8F86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B8F850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077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078">
          <w:tblGrid>
            <w:gridCol w:w="1129"/>
            <w:gridCol w:w="5670"/>
            <w:gridCol w:w="2823"/>
          </w:tblGrid>
        </w:tblGridChange>
      </w:tblGrid>
      <w:tr w:rsidR="00A87F48" w:rsidRPr="007866A3" w14:paraId="43B955F0" w14:textId="77777777" w:rsidTr="00401F78">
        <w:tc>
          <w:tcPr>
            <w:tcW w:w="9622" w:type="dxa"/>
            <w:gridSpan w:val="3"/>
            <w:tcPrChange w:id="2079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BEF3B0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48AD0126" w14:textId="77777777" w:rsidTr="00401F78">
        <w:tc>
          <w:tcPr>
            <w:tcW w:w="1129" w:type="dxa"/>
            <w:tcPrChange w:id="208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822A77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08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47F3A7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08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FF22CC9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7496B2D2" w14:textId="77777777" w:rsidTr="00401F78">
        <w:tc>
          <w:tcPr>
            <w:tcW w:w="1129" w:type="dxa"/>
            <w:tcPrChange w:id="208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011D86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08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7A70FA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08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F11452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08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08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85458450"/>
                <w:placeholder>
                  <w:docPart w:val="C613AA74F77247FC8A433D6A7B1CBF6A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087"/>
                <w:ins w:id="208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089" w:author="J&amp;J" w:date="2015-05-02T17:40:00Z"/>
              </w:sdtContent>
            </w:sdt>
            <w:customXmlInsRangeEnd w:id="2089"/>
          </w:p>
        </w:tc>
      </w:tr>
      <w:tr w:rsidR="00A87F48" w:rsidRPr="007866A3" w14:paraId="4DF66D69" w14:textId="77777777" w:rsidTr="00401F78">
        <w:tc>
          <w:tcPr>
            <w:tcW w:w="1129" w:type="dxa"/>
            <w:tcPrChange w:id="209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457115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09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B40CB3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09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FC0AE9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093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094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416739961"/>
                <w:placeholder>
                  <w:docPart w:val="57150333C91F4709BFF740131EB9055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094"/>
                <w:ins w:id="2095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096" w:author="J&amp;J" w:date="2015-05-02T17:40:00Z"/>
              </w:sdtContent>
            </w:sdt>
            <w:customXmlInsRangeEnd w:id="2096"/>
          </w:p>
        </w:tc>
      </w:tr>
      <w:tr w:rsidR="00A87F48" w:rsidRPr="007866A3" w14:paraId="6A2B1BDD" w14:textId="77777777" w:rsidTr="00401F78">
        <w:tc>
          <w:tcPr>
            <w:tcW w:w="1129" w:type="dxa"/>
            <w:tcPrChange w:id="209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1D0228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09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8CA20B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09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D54D2E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10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10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769081201"/>
                <w:placeholder>
                  <w:docPart w:val="06AF3CA3D4024784AE6D2C00DCCEAC7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101"/>
                <w:ins w:id="210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103" w:author="J&amp;J" w:date="2015-05-02T17:40:00Z"/>
              </w:sdtContent>
            </w:sdt>
            <w:customXmlInsRangeEnd w:id="2103"/>
          </w:p>
        </w:tc>
      </w:tr>
      <w:tr w:rsidR="00A87F48" w:rsidRPr="005255A8" w14:paraId="0732ACEB" w14:textId="77777777" w:rsidTr="00401F78">
        <w:tc>
          <w:tcPr>
            <w:tcW w:w="9622" w:type="dxa"/>
            <w:gridSpan w:val="3"/>
            <w:tcPrChange w:id="2104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2D8DF8E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2504FE2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B965D5B" w14:textId="46E86354" w:rsidR="00A87F48" w:rsidRPr="000D241A" w:rsidRDefault="00A87F48" w:rsidP="00401F78">
            <w:pPr>
              <w:rPr>
                <w:del w:id="210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106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9440" behindDoc="0" locked="0" layoutInCell="1" allowOverlap="1" wp14:anchorId="1DA091A6" wp14:editId="449C9AB8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61" name="Grupo 76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62" name="Rectángulo 379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D66A4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0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6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8B84DA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1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6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18714E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1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6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39754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1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6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553ECD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1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6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B1F71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1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6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60A79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2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7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C09FFD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2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7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A950A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2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2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1DA091A6" id="Grupo 761" o:spid="_x0000_s1400" style="position:absolute;margin-left:63.15pt;margin-top:1.1pt;width:351.75pt;height:103.2pt;z-index:25170944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">
                        <v:rect id="Rectángulo 379" o:spid="_x0000_s140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Fd4sMA&#10;AADcAAAADwAAAGRycy9kb3ducmV2LnhtbESPwW7CMBBE70j8g7VIvYFDDoBSDCq0tFyBqudtvE2i&#10;xuvEdkny9xgJqcfRzLzRrLe9qcWVnK8sK5jPEhDEudUVFwo+L4fpCoQPyBpry6RgIA/bzXi0xkzb&#10;jk90PYdCRAj7DBWUITSZlD4vyaCf2YY4ej/WGQxRukJqh12Em1qmSbKQBiuOCyU2tC8p/z3/GQXp&#10;wVWXt13r969DS98fw1fbrd6Vepr0L88gAvXhP/xoH7WC5SKF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Fd4sMAAADcAAAADwAAAAAAAAAAAAAAAACYAgAAZHJzL2Rv&#10;d25yZXYueG1sUEsFBgAAAAAEAAQA9QAAAIgDAAAAAA==&#10;" fillcolor="window" strokecolor="#4a7ebb"/>
                        <v:shape id="Cuadro de texto 2" o:spid="_x0000_s140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amz8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mE5e4X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Wps/EAAAA3AAAAA8AAAAAAAAAAAAAAAAAmAIAAGRycy9k&#10;b3ducmV2LnhtbFBLBQYAAAAABAAEAPUAAACJAwAAAAA=&#10;" filled="f" stroked="f">
                          <v:textbox>
                            <w:txbxContent>
                              <w:p w14:paraId="3CD66A4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2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0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8+u8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lbLO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/z67xQAAANwAAAAPAAAAAAAAAAAAAAAAAJgCAABkcnMv&#10;ZG93bnJldi54bWxQSwUGAAAAAAQABAD1AAAAigMAAAAA&#10;" filled="f" stroked="f">
                          <v:textbox>
                            <w:txbxContent>
                              <w:p w14:paraId="08B84DA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2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0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ObIM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/Ny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zmyDEAAAA3AAAAA8AAAAAAAAAAAAAAAAAmAIAAGRycy9k&#10;b3ducmV2LnhtbFBLBQYAAAAABAAEAPUAAACJAwAAAAA=&#10;" filled="f" stroked="f">
                          <v:textbox>
                            <w:txbxContent>
                              <w:p w14:paraId="218714E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3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0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EFV8QA&#10;AADcAAAADwAAAGRycy9kb3ducmV2LnhtbESPQWvCQBSE74X+h+UVvNXdFo01dRNKRfBkUavg7ZF9&#10;JqHZtyG7mvjv3UKhx2FmvmEW+WAbcaXO1441vIwVCOLCmZpLDd/71fMbCB+QDTaOScONPOTZ48MC&#10;U+N63tJ1F0oRIexT1FCF0KZS+qIii37sWuLonV1nMUTZldJ02Ee4beSrUom0WHNcqLClz4qKn93F&#10;ajhszqfjRH2VSzttezcoyXYutR49DR/vIAIN4T/8114bDbMkgd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hBVfEAAAA3AAAAA8AAAAAAAAAAAAAAAAAmAIAAGRycy9k&#10;b3ducmV2LnhtbFBLBQYAAAAABAAEAPUAAACJAwAAAAA=&#10;" filled="f" stroked="f">
                          <v:textbox>
                            <w:txbxContent>
                              <w:p w14:paraId="5639754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3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0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2gzMUA&#10;AADcAAAADwAAAGRycy9kb3ducmV2LnhtbESPT2vCQBTE7wW/w/KE3uquUv80ZiPSUvDUYloL3h7Z&#10;ZxLMvg3ZrYnf3i0UPA4z8xsm3Qy2ERfqfO1Yw3SiQBAXztRcavj+en9agfAB2WDjmDRcycMmGz2k&#10;mBjX854ueShFhLBPUEMVQptI6YuKLPqJa4mjd3KdxRBlV0rTYR/htpEzpRbSYs1xocKWXisqzvmv&#10;1XD4OB1/ntVn+Wbnbe8GJdm+SK0fx8N2DSLQEO7h//bOaFgulvB3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LaDMxQAAANwAAAAPAAAAAAAAAAAAAAAAAJgCAABkcnMv&#10;ZG93bnJldi54bWxQSwUGAAAAAAQABAD1AAAAigMAAAAA&#10;" filled="f" stroked="f">
                          <v:textbox>
                            <w:txbxContent>
                              <w:p w14:paraId="7553ECD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3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0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0vs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YVwb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bI0vsAAAADcAAAADwAAAAAAAAAAAAAAAACYAgAAZHJzL2Rvd25y&#10;ZXYueG1sUEsFBgAAAAAEAAQA9QAAAIUDAAAAAA==&#10;" filled="f" stroked="f">
                          <v:textbox>
                            <w:txbxContent>
                              <w:p w14:paraId="2FB1F71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3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0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6RJc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OYr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+kSXEAAAA3AAAAA8AAAAAAAAAAAAAAAAAmAIAAGRycy9k&#10;b3ducmV2LnhtbFBLBQYAAAAABAAEAPUAAACJAwAAAAA=&#10;" filled="f" stroked="f">
                          <v:textbox>
                            <w:txbxContent>
                              <w:p w14:paraId="5960A79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3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0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2uZc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UZwf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h2uZcAAAADcAAAADwAAAAAAAAAAAAAAAACYAgAAZHJzL2Rvd25y&#10;ZXYueG1sUEsFBgAAAAAEAAQA9QAAAIUDAAAAAA==&#10;" filled="f" stroked="f">
                          <v:textbox>
                            <w:txbxContent>
                              <w:p w14:paraId="6C09FFD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4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1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EL/sQA&#10;AADcAAAADwAAAGRycy9kb3ducmV2LnhtbESPQWvCQBSE74L/YXmCN91VarUxGxFLoSdLbS14e2Sf&#10;STD7NmRXE/+9Wyj0OMzMN0y66W0tbtT6yrGG2VSBIM6dqbjQ8P31NlmB8AHZYO2YNNzJwyYbDlJM&#10;jOv4k26HUIgIYZ+ghjKEJpHS5yVZ9FPXEEfv7FqLIcq2kKbFLsJtLedKPUuLFceFEhvalZRfDler&#10;4bg/n36e1EfxahdN53ol2b5IrcejfrsGEagP/+G/9rvRsFzO4P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RC/7EAAAA3AAAAA8AAAAAAAAAAAAAAAAAmAIAAGRycy9k&#10;b3ducmV2LnhtbFBLBQYAAAAABAAEAPUAAACJAwAAAAA=&#10;" filled="f" stroked="f">
                          <v:textbox>
                            <w:txbxContent>
                              <w:p w14:paraId="56A950A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4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4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62884153" w14:textId="77777777" w:rsidR="00A87F48" w:rsidRPr="007866A3" w:rsidRDefault="00A87F48" w:rsidP="00401F78">
            <w:pPr>
              <w:rPr>
                <w:ins w:id="214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144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2145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43904" behindDoc="0" locked="0" layoutInCell="1" allowOverlap="1" wp14:anchorId="174E1221" wp14:editId="291A3D67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78" name="Grupo 378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79" name="Rectángulo 379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1EE63B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4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4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DBB8D3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4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4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3BD17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5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5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90F7C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5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5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EC8DAB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5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5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20065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5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5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A6E79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5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5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70689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6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6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41BB6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6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6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174E1221" id="Grupo 378" o:spid="_x0000_s1411" style="position:absolute;margin-left:63.15pt;margin-top:1.1pt;width:351.75pt;height:103.2pt;z-index:25164390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">
                        <v:rect id="Rectángulo 379" o:spid="_x0000_s141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erocQA&#10;AADcAAAADwAAAGRycy9kb3ducmV2LnhtbESPT2vCQBTE70K/w/KE3upGW6tGV2mFomBz8A+eH9ln&#10;kpp9G7Krid/eFQoeh5n5DTNbtKYUV6pdYVlBvxeBIE6tLjhTcNj/vI1BOI+ssbRMCm7kYDF/6cww&#10;1rbhLV13PhMBwi5GBbn3VSylS3My6Hq2Ig7eydYGfZB1JnWNTYCbUg6i6FMaLDgs5FjRMqf0vLsY&#10;BZ6SFd2aY7LhIa/47/fjW56sUq/d9msKwlPrn+H/9loreB9N4HEmHA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3q6HEAAAA3AAAAA8AAAAAAAAAAAAAAAAAmAIAAGRycy9k&#10;b3ducmV2LnhtbFBLBQYAAAAABAAEAPUAAACJAwAAAAA=&#10;" fillcolor="white [3212]" strokecolor="#4579b8 [3044]"/>
                        <v:shape id="Cuadro de texto 2" o:spid="_x0000_s141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dyW8AA&#10;AADcAAAADwAAAGRycy9kb3ducmV2LnhtbERPy4rCMBTdC/5DuII7TdRRnGoUUQRXIz5mYHaX5toW&#10;m5vSRNv5+8lCcHk47+W6taV4Uu0LxxpGQwWCOHWm4EzD9bIfzEH4gGywdEwa/sjDetXtLDExruET&#10;Pc8hEzGEfYIa8hCqREqf5mTRD11FHLmbqy2GCOtMmhqbGG5LOVZqJi0WHBtyrGibU3o/P6yG76/b&#10;78+HOmY7O60a1yrJ9lNq3e+1mwWIQG14i1/ug9Ewmc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EdyW8AAAADcAAAADwAAAAAAAAAAAAAAAACYAgAAZHJzL2Rvd25y&#10;ZXYueG1sUEsFBgAAAAAEAAQA9QAAAIUDAAAAAA==&#10;" filled="f" stroked="f">
                          <v:textbox>
                            <w:txbxContent>
                              <w:p w14:paraId="01EE63B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6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16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1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vXwMUA&#10;AADcAAAADwAAAGRycy9kb3ducmV2LnhtbESPS2vDMBCE74X8B7GB3BIpSVsSx0oILYWeWuo8ILfF&#10;Wj+ItTKWGrv/vioEehxm5hsm3Q22ETfqfO1Yw3ymQBDnztRcajge3qYrED4gG2wck4Yf8rDbjh5S&#10;TIzr+YtuWShFhLBPUEMVQptI6fOKLPqZa4mjV7jOYoiyK6XpsI9w28iFUs/SYs1xocKWXirKr9m3&#10;1XD6KC7nR/VZvtqntneDkmzXUuvJeNhvQAQawn/43n43GparO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C9fAxQAAANwAAAAPAAAAAAAAAAAAAAAAAJgCAABkcnMv&#10;ZG93bnJldi54bWxQSwUGAAAAAAQABAD1AAAAigMAAAAA&#10;" filled="f" stroked="f">
                          <v:textbox>
                            <w:txbxContent>
                              <w:p w14:paraId="5DBB8D3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6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16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1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lJt8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49kI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ZSbfEAAAA3AAAAA8AAAAAAAAAAAAAAAAAmAIAAGRycy9k&#10;b3ducmV2LnhtbFBLBQYAAAAABAAEAPUAAACJAwAAAAA=&#10;" filled="f" stroked="f">
                          <v:textbox>
                            <w:txbxContent>
                              <w:p w14:paraId="643BD17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6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16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1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sLMMA&#10;AADcAAAADwAAAGRycy9kb3ducmV2LnhtbESPT4vCMBTE7wt+h/AEb5q4uqLVKLKy4MnFv+Dt0Tzb&#10;YvNSmqztfvuNIOxxmJnfMItVa0vxoNoXjjUMBwoEcepMwZmG0/GrPwXhA7LB0jFp+CUPq2XnbYGJ&#10;cQ3v6XEImYgQ9glqyEOoEil9mpNFP3AVcfRurrYYoqwzaWpsItyW8l2pibRYcFzIsaLPnNL74cdq&#10;OO9u18tYfWcb+1E1rlWS7Uxq3eu26zmIQG34D7/aW6NhNB3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sLMMAAADcAAAADwAAAAAAAAAAAAAAAACYAgAAZHJzL2Rv&#10;d25yZXYueG1sUEsFBgAAAAAEAAQA9QAAAIgDAAAAAA==&#10;" filled="f" stroked="f">
                          <v:textbox>
                            <w:txbxContent>
                              <w:p w14:paraId="3790F7C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7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17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1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x0WM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6I8G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8dFjEAAAA3AAAAA8AAAAAAAAAAAAAAAAAmAIAAGRycy9k&#10;b3ducmV2LnhtbFBLBQYAAAAABAAEAPUAAACJAwAAAAA=&#10;" filled="f" stroked="f">
                          <v:textbox>
                            <w:txbxContent>
                              <w:p w14:paraId="3EC8DAB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7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17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1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DRw8QA&#10;AADcAAAADwAAAGRycy9kb3ducmV2LnhtbESPT4vCMBTE7wt+h/AEb2viqotWo8iK4Mll/QfeHs2z&#10;LTYvpYm2fnuzsLDHYWZ+w8yXrS3Fg2pfONYw6CsQxKkzBWcajofN+wSED8gGS8ek4UkelovO2xwT&#10;4xr+occ+ZCJC2CeoIQ+hSqT0aU4Wfd9VxNG7utpiiLLOpKmxiXBbyg+lPqXFguNCjhV95ZTe9ner&#10;4bS7Xs4j9Z2t7bhqXKsk26nUutdtVzMQgdrwH/5rb42G4WQ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w0cPEAAAA3AAAAA8AAAAAAAAAAAAAAAAAmAIAAGRycy9k&#10;b3ducmV2LnhtbFBLBQYAAAAABAAEAPUAAACJAwAAAAA=&#10;" filled="f" stroked="f">
                          <v:textbox>
                            <w:txbxContent>
                              <w:p w14:paraId="2C20065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7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17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1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JPtMQA&#10;AADcAAAADwAAAGRycy9kb3ducmV2LnhtbESPT4vCMBTE7wt+h/AEb2vi6opWo8iK4Mll/QfeHs2z&#10;LTYvpYm2fnuzsLDHYWZ+w8yXrS3Fg2pfONYw6CsQxKkzBWcajofN+wSED8gGS8ek4UkelovO2xwT&#10;4xr+occ+ZCJC2CeoIQ+hSqT0aU4Wfd9VxNG7utpiiLLOpKmxiXBbyg+lxtJiwXEhx4q+ckpv+7vV&#10;cNpdL+eR+s7W9rNqXKsk26nUutdtVzMQgdrwH/5rb42G4WQ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iT7TEAAAA3AAAAA8AAAAAAAAAAAAAAAAAmAIAAGRycy9k&#10;b3ducmV2LnhtbFBLBQYAAAAABAAEAPUAAACJAwAAAAA=&#10;" filled="f" stroked="f">
                          <v:textbox>
                            <w:txbxContent>
                              <w:p w14:paraId="12A6E79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7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17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2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7qL8QA&#10;AADcAAAADwAAAGRycy9kb3ducmV2LnhtbESPQWsCMRSE7wX/Q3iCt5qobbWrUUQpeFK0KvT22Dx3&#10;Fzcvyya66783hUKPw8x8w8wWrS3FnWpfONYw6CsQxKkzBWcajt9frxMQPiAbLB2Thgd5WMw7LzNM&#10;jGt4T/dDyESEsE9QQx5ClUjp05ws+r6riKN3cbXFEGWdSVNjE+G2lEOlPqTFguNCjhWtckqvh5vV&#10;cNpefs5vapet7XvVuFZJtp9S6163XU5BBGrDf/ivvTEaRpMx/J6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u6i/EAAAA3AAAAA8AAAAAAAAAAAAAAAAAmAIAAGRycy9k&#10;b3ducmV2LnhtbFBLBQYAAAAABAAEAPUAAACJAwAAAAA=&#10;" filled="f" stroked="f">
                          <v:textbox>
                            <w:txbxContent>
                              <w:p w14:paraId="7D70689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7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17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2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F+XcAA&#10;AADcAAAADwAAAGRycy9kb3ducmV2LnhtbERPy4rCMBTdC/5DuII7TdRRnGoUUQRXIz5mYHaX5toW&#10;m5vSRNv5+8lCcHk47+W6taV4Uu0LxxpGQwWCOHWm4EzD9bIfzEH4gGywdEwa/sjDetXtLDExruET&#10;Pc8hEzGEfYIa8hCqREqf5mTRD11FHLmbqy2GCOtMmhqbGG5LOVZqJi0WHBtyrGibU3o/P6yG76/b&#10;78+HOmY7O60a1yrJ9lNq3e+1mwWIQG14i1/ug9Ewmc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jF+XcAAAADcAAAADwAAAAAAAAAAAAAAAACYAgAAZHJzL2Rvd25y&#10;ZXYueG1sUEsFBgAAAAAEAAQA9QAAAIUDAAAAAA==&#10;" filled="f" stroked="f">
                          <v:textbox>
                            <w:txbxContent>
                              <w:p w14:paraId="3C41BB6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8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18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203F021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41012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D52CB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12197F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CFA1A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878F24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2F3AEF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98C086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C2B4CF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43512C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31EFF3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E205A4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A337A3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3E504A0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19</w:t>
      </w:r>
    </w:p>
    <w:p w14:paraId="23EF23DA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283F1EBD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88B098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28F899B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42CF07E" w14:textId="27DE8F7E" w:rsidR="00A87F48" w:rsidRPr="007866A3" w:rsidRDefault="00A87F48" w:rsidP="00A87F48">
      <w:pPr>
        <w:rPr>
          <w:del w:id="2182" w:author="J&amp;J" w:date="2015-05-02T17:40:00Z"/>
          <w:rFonts w:ascii="Arial" w:hAnsi="Arial" w:cs="Arial"/>
          <w:color w:val="000000"/>
          <w:sz w:val="18"/>
          <w:szCs w:val="18"/>
        </w:rPr>
      </w:pPr>
      <w:del w:id="2183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2184" w:author="Unknown">
              <w:rPr>
                <w:noProof/>
                <w:lang w:val="es-CO" w:eastAsia="es-CO"/>
              </w:rPr>
            </w:rPrChange>
          </w:rPr>
          <w:lastRenderedPageBreak/>
          <w:drawing>
            <wp:inline distT="0" distB="0" distL="0" distR="0" wp14:anchorId="2B00322F" wp14:editId="79D97EB3">
              <wp:extent cx="4676775" cy="1819275"/>
              <wp:effectExtent l="0" t="0" r="9525" b="9525"/>
              <wp:docPr id="586" name="Imagen 58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8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B12FFC5" w14:textId="274D5C6A" w:rsidR="00A87F48" w:rsidRPr="007866A3" w:rsidRDefault="00A87F48" w:rsidP="00A87F48">
      <w:pPr>
        <w:rPr>
          <w:del w:id="2185" w:author="J&amp;J" w:date="2015-05-02T17:40:00Z"/>
          <w:rFonts w:ascii="Arial" w:hAnsi="Arial" w:cs="Arial"/>
          <w:color w:val="000000"/>
          <w:sz w:val="18"/>
          <w:szCs w:val="18"/>
        </w:rPr>
      </w:pPr>
      <w:del w:id="2186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187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4192077F" wp14:editId="37D5FCBB">
              <wp:extent cx="904875" cy="276225"/>
              <wp:effectExtent l="0" t="0" r="9525" b="9525"/>
              <wp:docPr id="585" name="Imagen 5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48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2EAF4EC" w14:textId="77777777" w:rsidR="00A87F48" w:rsidRPr="007866A3" w:rsidRDefault="00A87F48" w:rsidP="00A87F48">
      <w:pPr>
        <w:rPr>
          <w:ins w:id="2188" w:author="J&amp;J" w:date="2015-05-02T17:40:00Z"/>
          <w:rFonts w:ascii="Arial" w:hAnsi="Arial" w:cs="Arial"/>
          <w:color w:val="000000"/>
          <w:sz w:val="18"/>
          <w:szCs w:val="18"/>
        </w:rPr>
      </w:pPr>
      <w:ins w:id="2189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2190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EB261D8" wp14:editId="4C609BF8">
              <wp:extent cx="4686300" cy="1820611"/>
              <wp:effectExtent l="0" t="0" r="0" b="8255"/>
              <wp:docPr id="48" name="Imagen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8174" cy="18252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C2B8BB" w14:textId="77777777" w:rsidR="00A87F48" w:rsidRPr="007866A3" w:rsidRDefault="00A87F48" w:rsidP="00A87F48">
      <w:pPr>
        <w:rPr>
          <w:ins w:id="2191" w:author="J&amp;J" w:date="2015-05-02T17:40:00Z"/>
          <w:rFonts w:ascii="Arial" w:hAnsi="Arial" w:cs="Arial"/>
          <w:color w:val="000000"/>
          <w:sz w:val="18"/>
          <w:szCs w:val="18"/>
        </w:rPr>
      </w:pPr>
      <w:ins w:id="2192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193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14C66B7" wp14:editId="5B0D4A5A">
              <wp:extent cx="902252" cy="273050"/>
              <wp:effectExtent l="0" t="0" r="0" b="0"/>
              <wp:docPr id="548" name="Imagen 5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35C435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8B5232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3811AF3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97A842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C2BA89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1EFE1C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194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195">
          <w:tblGrid>
            <w:gridCol w:w="1129"/>
            <w:gridCol w:w="5670"/>
            <w:gridCol w:w="2823"/>
          </w:tblGrid>
        </w:tblGridChange>
      </w:tblGrid>
      <w:tr w:rsidR="00A87F48" w:rsidRPr="007866A3" w14:paraId="4E387BE3" w14:textId="77777777" w:rsidTr="00401F78">
        <w:tc>
          <w:tcPr>
            <w:tcW w:w="9622" w:type="dxa"/>
            <w:gridSpan w:val="3"/>
            <w:tcPrChange w:id="2196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6AB5743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47421DE2" w14:textId="77777777" w:rsidTr="00401F78">
        <w:tc>
          <w:tcPr>
            <w:tcW w:w="1129" w:type="dxa"/>
            <w:tcPrChange w:id="219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7F5816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19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071AF9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19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469508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2DF37008" w14:textId="77777777" w:rsidTr="00401F78">
        <w:tc>
          <w:tcPr>
            <w:tcW w:w="1129" w:type="dxa"/>
            <w:tcPrChange w:id="220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E8149B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20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0F5801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20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53FDC4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203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204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377159672"/>
                <w:placeholder>
                  <w:docPart w:val="78FA1198F03C4B189D88854486D7F36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204"/>
                <w:ins w:id="2205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206" w:author="J&amp;J" w:date="2015-05-02T17:40:00Z"/>
              </w:sdtContent>
            </w:sdt>
            <w:customXmlInsRangeEnd w:id="2206"/>
          </w:p>
        </w:tc>
      </w:tr>
      <w:tr w:rsidR="00A87F48" w:rsidRPr="007866A3" w14:paraId="108B3862" w14:textId="77777777" w:rsidTr="00401F78">
        <w:tc>
          <w:tcPr>
            <w:tcW w:w="1129" w:type="dxa"/>
            <w:tcPrChange w:id="220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F1DB8B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20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243840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20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32D6BB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21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21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993398204"/>
                <w:placeholder>
                  <w:docPart w:val="0C170A6A41CE436CB5CC03C947FEA085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211"/>
                <w:ins w:id="221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213" w:author="J&amp;J" w:date="2015-05-02T17:40:00Z"/>
              </w:sdtContent>
            </w:sdt>
            <w:customXmlInsRangeEnd w:id="2213"/>
          </w:p>
        </w:tc>
      </w:tr>
      <w:tr w:rsidR="00A87F48" w:rsidRPr="007866A3" w14:paraId="45D1203A" w14:textId="77777777" w:rsidTr="00401F78">
        <w:tc>
          <w:tcPr>
            <w:tcW w:w="1129" w:type="dxa"/>
            <w:tcPrChange w:id="221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7FED1B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21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5BFD8E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21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BF01E8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217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218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41783947"/>
                <w:placeholder>
                  <w:docPart w:val="599D6F0888284D2DBC82E73A674D42A4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218"/>
                <w:ins w:id="2219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220" w:author="J&amp;J" w:date="2015-05-02T17:40:00Z"/>
              </w:sdtContent>
            </w:sdt>
            <w:customXmlInsRangeEnd w:id="2220"/>
          </w:p>
        </w:tc>
      </w:tr>
      <w:tr w:rsidR="00A87F48" w:rsidRPr="005255A8" w14:paraId="0E13C239" w14:textId="77777777" w:rsidTr="00401F78">
        <w:tc>
          <w:tcPr>
            <w:tcW w:w="9622" w:type="dxa"/>
            <w:gridSpan w:val="3"/>
            <w:tcPrChange w:id="2221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2CE279E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9D2840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C1F0FA1" w14:textId="528CAE29" w:rsidR="00A87F48" w:rsidRPr="000D241A" w:rsidRDefault="00A87F48" w:rsidP="00401F78">
            <w:pPr>
              <w:rPr>
                <w:del w:id="2222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223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0464" behindDoc="0" locked="0" layoutInCell="1" allowOverlap="1" wp14:anchorId="34005204" wp14:editId="1F63CBC3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50" name="Grupo 75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51" name="Rectángulo 390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887ACE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2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2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5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01B18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2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2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5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405439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2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2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5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8FDE73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3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3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5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F9D200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3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3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5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9E157B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3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3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5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4F019A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3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3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5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A13BD6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3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3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6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257088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4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4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34005204" id="Grupo 750" o:spid="_x0000_s1422" style="position:absolute;margin-left:63.15pt;margin-top:1.1pt;width:351.75pt;height:103.2pt;z-index:25171046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">
                        <v:rect id="Rectángulo 390" o:spid="_x0000_s142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8JKMQA&#10;AADcAAAADwAAAGRycy9kb3ducmV2LnhtbESPzW7CMBCE75X6DtZW6q04ILWggEEFSsuVH3Fe4iWJ&#10;Gq8T2yXJ29dISBxHM/ONZrboTCWu5HxpWcFwkIAgzqwuOVdwPGzeJiB8QNZYWSYFPXlYzJ+fZphq&#10;2/KOrvuQiwhhn6KCIoQ6ldJnBRn0A1sTR+9incEQpculdthGuKnkKEk+pMGS40KBNa0Kyn73f0bB&#10;aOPKw9ey8at139D5pz817eRbqdeX7nMKIlAXHuF7e6sVjN+HcDsTj4C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PCSjEAAAA3AAAAA8AAAAAAAAAAAAAAAAAmAIAAGRycy9k&#10;b3ducmV2LnhtbFBLBQYAAAAABAAEAPUAAACJAwAAAAA=&#10;" fillcolor="window" strokecolor="#4a7ebb"/>
                        <v:shape id="Cuadro de texto 2" o:spid="_x0000_s142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bJ6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4XU2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2yenEAAAA3AAAAA8AAAAAAAAAAAAAAAAAmAIAAGRycy9k&#10;b3ducmV2LnhtbFBLBQYAAAAABAAEAPUAAACJAwAAAAA=&#10;" filled="f" stroked="f">
                          <v:textbox>
                            <w:txbxContent>
                              <w:p w14:paraId="3887ACE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4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4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2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pscs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2zy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6bHLEAAAA3AAAAA8AAAAAAAAAAAAAAAAAmAIAAGRycy9k&#10;b3ducmV2LnhtbFBLBQYAAAAABAAEAPUAAACJAwAAAAA=&#10;" filled="f" stroked="f">
                          <v:textbox>
                            <w:txbxContent>
                              <w:p w14:paraId="4801B18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4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4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2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P0Bs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s+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T9AbEAAAA3AAAAA8AAAAAAAAAAAAAAAAAmAIAAGRycy9k&#10;b3ducmV2LnhtbFBLBQYAAAAABAAEAPUAAACJAwAAAAA=&#10;" filled="f" stroked="f">
                          <v:textbox>
                            <w:txbxContent>
                              <w:p w14:paraId="0405439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4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4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2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9RncQA&#10;AADcAAAADwAAAGRycy9kb3ducmV2LnhtbESPT2vCQBTE7wW/w/IEb7prMdVGV5GK4MninxZ6e2Sf&#10;STD7NmRXk377riD0OMzMb5jFqrOVuFPjS8caxiMFgjhzpuRcw/m0Hc5A+IBssHJMGn7Jw2rZe1lg&#10;alzLB7ofQy4ihH2KGooQ6lRKnxVk0Y9cTRy9i2sshiibXJoG2wi3lXxV6k1aLDkuFFjTR0HZ9Xiz&#10;Gr72l5/vifrMNzapW9cpyfZdaj3od+s5iEBd+A8/2zujYZo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fUZ3EAAAA3AAAAA8AAAAAAAAAAAAAAAAAmAIAAGRycy9k&#10;b3ducmV2LnhtbFBLBQYAAAAABAAEAPUAAACJAwAAAAA=&#10;" filled="f" stroked="f">
                          <v:textbox>
                            <w:txbxContent>
                              <w:p w14:paraId="58FDE73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4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4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2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3P6s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/Ni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Nz+rEAAAA3AAAAA8AAAAAAAAAAAAAAAAAmAIAAGRycy9k&#10;b3ducmV2LnhtbFBLBQYAAAAABAAEAPUAAACJAwAAAAA=&#10;" filled="f" stroked="f">
                          <v:textbox>
                            <w:txbxContent>
                              <w:p w14:paraId="1F9D200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5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5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2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FqccQA&#10;AADcAAAADwAAAGRycy9kb3ducmV2LnhtbESPQWvCQBSE74L/YXlCb7qr1GpjNiItBU+VprXg7ZF9&#10;JsHs25Ddmvjvu0Khx2FmvmHS7WAbcaXO1441zGcKBHHhTM2lhq/Pt+kahA/IBhvHpOFGHrbZeJRi&#10;YlzPH3TNQykihH2CGqoQ2kRKX1Rk0c9cSxy9s+sshii7UpoO+wi3jVwo9SQt1hwXKmzppaLikv9Y&#10;Dcf38+n7UR3KV7tsezcoyfZZav0wGXYbEIGG8B/+a++NhtVy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BanHEAAAA3AAAAA8AAAAAAAAAAAAAAAAAmAIAAGRycy9k&#10;b3ducmV2LnhtbFBLBQYAAAAABAAEAPUAAACJAwAAAAA=&#10;" filled="f" stroked="f">
                          <v:textbox>
                            <w:txbxContent>
                              <w:p w14:paraId="69E157B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5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5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3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7+A8AA&#10;AADcAAAADwAAAGRycy9kb3ducmV2LnhtbERPy4rCMBTdC/5DuII7TRQfYzWKKAOzUnRmBHeX5toW&#10;m5vSZGzn781CcHk479WmtaV4UO0LxxpGQwWCOHWm4EzDz/fn4AOED8gGS8ek4Z88bNbdzgoT4xo+&#10;0eMcMhFD2CeoIQ+hSqT0aU4W/dBVxJG7udpiiLDOpKmxieG2lGOlZtJiwbEhx4p2OaX385/V8Hu4&#10;XS8Tdcz2dlo1rlWS7UJq3e+12yWIQG14i1/uL6NhPo1r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97+A8AAAADcAAAADwAAAAAAAAAAAAAAAACYAgAAZHJzL2Rvd25y&#10;ZXYueG1sUEsFBgAAAAAEAAQA9QAAAIUDAAAAAA==&#10;" filled="f" stroked="f">
                          <v:textbox>
                            <w:txbxContent>
                              <w:p w14:paraId="04F019A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5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5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3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JbmM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HwMZnB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JJbmMMAAADcAAAADwAAAAAAAAAAAAAAAACYAgAAZHJzL2Rv&#10;d25yZXYueG1sUEsFBgAAAAAEAAQA9QAAAIgDAAAAAA==&#10;" filled="f" stroked="f">
                          <v:textbox>
                            <w:txbxContent>
                              <w:p w14:paraId="0A13BD6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5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5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3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Q4uM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YZwf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8Q4uMAAAADcAAAADwAAAAAAAAAAAAAAAACYAgAAZHJzL2Rvd25y&#10;ZXYueG1sUEsFBgAAAAAEAAQA9QAAAIUDAAAAAA==&#10;" filled="f" stroked="f">
                          <v:textbox>
                            <w:txbxContent>
                              <w:p w14:paraId="3257088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5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5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EA7683C" w14:textId="77777777" w:rsidR="00A87F48" w:rsidRPr="007866A3" w:rsidRDefault="00A87F48" w:rsidP="00401F78">
            <w:pPr>
              <w:rPr>
                <w:ins w:id="2260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261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2262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44928" behindDoc="0" locked="0" layoutInCell="1" allowOverlap="1" wp14:anchorId="27EA50AA" wp14:editId="632547CC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89" name="Grupo 389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90" name="Rectángulo 390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CA913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6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B04244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6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E5B42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6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E2DE5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7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39133D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7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FC2EA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7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0673D2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7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A911A5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7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B7734D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8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27EA50AA" id="Grupo 389" o:spid="_x0000_s1433" style="position:absolute;margin-left:63.15pt;margin-top:1.1pt;width:351.75pt;height:103.2pt;z-index:25164492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Ha7wPKUBAAA7hwAAA4AAAAAAAAAAAAAAAAALgIAAGRycy9lMm9Eb2MueG1s&#10;UEsBAi0AFAAGAAgAAAAhAETHUPreAAAACQEAAA8AAAAAAAAAAAAAAAAA7gYAAGRycy9kb3ducmV2&#10;LnhtbFBLBQYAAAAABAAEAPMAAAD5BwAAAAA=&#10;">
                        <v:rect id="Rectángulo 390" o:spid="_x0000_s143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HkxsIA&#10;AADcAAAADwAAAGRycy9kb3ducmV2LnhtbERPTWvCQBC9C/6HZQRvzcbWShtdpS1ICjUH0+J5yI5J&#10;bHY2ZNck/vvuoeDx8b43u9E0oqfO1ZYVLKIYBHFhdc2lgp/v/cMLCOeRNTaWScGNHOy208kGE20H&#10;PlKf+1KEEHYJKqi8bxMpXVGRQRfZljhwZ9sZ9AF2pdQdDiHcNPIxjlfSYM2hocKWPioqfvOrUeAp&#10;S+k2nLIvfuaUL4fluzxbpeaz8W0NwtPo7+J/96dW8PQa5ocz4Qj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eTGwgAAANwAAAAPAAAAAAAAAAAAAAAAAJgCAABkcnMvZG93&#10;bnJldi54bWxQSwUGAAAAAAQABAD1AAAAhwMAAAAA&#10;" fillcolor="white [3212]" strokecolor="#4579b8 [3044]"/>
                        <v:shape id="Cuadro de texto 2" o:spid="_x0000_s143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JBH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7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0kEdxQAAANwAAAAPAAAAAAAAAAAAAAAAAJgCAABkcnMv&#10;ZG93bnJldi54bWxQSwUGAAAAAAQABAD1AAAAigMAAAAA&#10;" filled="f" stroked="f">
                          <v:textbox>
                            <w:txbxContent>
                              <w:p w14:paraId="31CA913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2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28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3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Dfas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GZD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A32rEAAAA3AAAAA8AAAAAAAAAAAAAAAAAmAIAAGRycy9k&#10;b3ducmV2LnhtbFBLBQYAAAAABAAEAPUAAACJAwAAAAA=&#10;" filled="f" stroked="f">
                          <v:textbox>
                            <w:txbxContent>
                              <w:p w14:paraId="4B04244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2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28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3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x68cUA&#10;AADcAAAADwAAAGRycy9kb3ducmV2LnhtbESPT2vCQBTE7wW/w/KE3nTXaoumboK0CJ4s9U+ht0f2&#10;mYRm34bsauK3dwWhx2FmfsMss97W4kKtrxxrmIwVCOLcmYoLDYf9ejQH4QOywdoxabiShywdPC0x&#10;Ma7jb7rsQiEihH2CGsoQmkRKn5dk0Y9dQxy9k2sthijbQpoWuwi3tXxR6k1arDgulNjQR0n53+5s&#10;NRy3p9+fmfoqPu1r07leSbYLqfXzsF+9gwjUh//wo70xGqaLK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HrxxQAAANwAAAAPAAAAAAAAAAAAAAAAAJgCAABkcnMv&#10;ZG93bnJldi54bWxQSwUGAAAAAAQABAD1AAAAigMAAAAA&#10;" filled="f" stroked="f">
                          <v:textbox>
                            <w:txbxContent>
                              <w:p w14:paraId="17E5B42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2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28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3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Xihc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xrMJ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l4oXEAAAA3AAAAA8AAAAAAAAAAAAAAAAAmAIAAGRycy9k&#10;b3ducmV2LnhtbFBLBQYAAAAABAAEAPUAAACJAwAAAAA=&#10;" filled="f" stroked="f">
                          <v:textbox>
                            <w:txbxContent>
                              <w:p w14:paraId="2FE2DE5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2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28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3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HHs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9Uc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pRx7EAAAA3AAAAA8AAAAAAAAAAAAAAAAAmAIAAGRycy9k&#10;b3ducmV2LnhtbFBLBQYAAAAABAAEAPUAAACJAwAAAAA=&#10;" filled="f" stroked="f">
                          <v:textbox>
                            <w:txbxContent>
                              <w:p w14:paraId="039133D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2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29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4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vZa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9UC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72WnEAAAA3AAAAA8AAAAAAAAAAAAAAAAAmAIAAGRycy9k&#10;b3ducmV2LnhtbFBLBQYAAAAABAAEAPUAAACJAwAAAAA=&#10;" filled="f" stroked="f">
                          <v:textbox>
                            <w:txbxContent>
                              <w:p w14:paraId="3FFC2EA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2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29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4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88s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9PqGa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3zyxQAAANwAAAAPAAAAAAAAAAAAAAAAAJgCAABkcnMv&#10;ZG93bnJldi54bWxQSwUGAAAAAAQABAD1AAAAigMAAAAA&#10;" filled="f" stroked="f">
                          <v:textbox>
                            <w:txbxContent>
                              <w:p w14:paraId="60673D2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2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29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4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ogMAA&#10;AADcAAAADwAAAGRycy9kb3ducmV2LnhtbERPy4rCMBTdC/5DuII7TdRRxmoUUQRXIz5mYHaX5toW&#10;m5vSRNv5+8lCcHk47+W6taV4Uu0LxxpGQwWCOHWm4EzD9bIffILwAdlg6Zg0/JGH9arbWWJiXMMn&#10;ep5DJmII+wQ15CFUiZQ+zcmiH7qKOHI3V1sMEdaZNDU2MdyWcqzUTFosODbkWNE2p/R+flgN31+3&#10;358Pdcx2dlo1rlWS7Vxq3e+1mwWIQG14i1/ug9Ewmc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+jogMAAAADcAAAADwAAAAAAAAAAAAAAAACYAgAAZHJzL2Rvd25y&#10;ZXYueG1sUEsFBgAAAAAEAAQA9QAAAIUDAAAAAA==&#10;" filled="f" stroked="f">
                          <v:textbox>
                            <w:txbxContent>
                              <w:p w14:paraId="2A911A5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2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29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4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NG8QA&#10;AADcAAAADwAAAGRycy9kb3ducmV2LnhtbESPT2sCMRTE7wW/Q3hCbzVpq9JdN0pRBE8VtQreHpu3&#10;f+jmZdlEd/vtm0Khx2FmfsNkq8E24k6drx1reJ4oEMS5MzWXGj5P26c3ED4gG2wck4Zv8rBajh4y&#10;TI3r+UD3YyhFhLBPUUMVQptK6fOKLPqJa4mjV7jOYoiyK6XpsI9w28gXpebSYs1xocKW1hXlX8eb&#10;1XD+KK6XqdqXGztrezcoyTaRWj+Oh/cFiEBD+A//tXdGw2uS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kTRvEAAAA3AAAAA8AAAAAAAAAAAAAAAAAmAIAAGRycy9k&#10;b3ducmV2LnhtbFBLBQYAAAAABAAEAPUAAACJAwAAAAA=&#10;" filled="f" stroked="f">
                          <v:textbox>
                            <w:txbxContent>
                              <w:p w14:paraId="6B7734D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2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29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675689F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DF8474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D2B07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5C8273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A94162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E21EAF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63F228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F1C5C0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02465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85239D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58302E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70EB7C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AAE556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D0ECB54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20</w:t>
      </w:r>
    </w:p>
    <w:p w14:paraId="0B9AFB82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3AF6139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A31ADF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2EEC7411" w14:textId="06E74A77" w:rsidR="00A87F48" w:rsidRPr="007866A3" w:rsidRDefault="00A87F48" w:rsidP="00A87F48">
      <w:pPr>
        <w:rPr>
          <w:del w:id="2299" w:author="J&amp;J" w:date="2015-05-02T17:40:00Z"/>
          <w:rFonts w:ascii="Arial" w:hAnsi="Arial" w:cs="Arial"/>
          <w:color w:val="000000"/>
          <w:sz w:val="18"/>
          <w:szCs w:val="18"/>
        </w:rPr>
      </w:pPr>
      <w:del w:id="2300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2301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1A36657C" wp14:editId="1602DD0F">
              <wp:extent cx="4667250" cy="1809750"/>
              <wp:effectExtent l="0" t="0" r="0" b="0"/>
              <wp:docPr id="584" name="Imagen 5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1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67250" cy="180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02D69A5" w14:textId="69C4FF04" w:rsidR="00A87F48" w:rsidRPr="007866A3" w:rsidRDefault="00A87F48" w:rsidP="00A87F48">
      <w:pPr>
        <w:rPr>
          <w:del w:id="2302" w:author="J&amp;J" w:date="2015-05-02T17:40:00Z"/>
          <w:rFonts w:ascii="Arial" w:hAnsi="Arial" w:cs="Arial"/>
          <w:color w:val="000000"/>
          <w:sz w:val="18"/>
          <w:szCs w:val="18"/>
        </w:rPr>
      </w:pPr>
      <w:del w:id="2303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304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3E0116D" wp14:editId="53972DCD">
              <wp:extent cx="904875" cy="276225"/>
              <wp:effectExtent l="0" t="0" r="9525" b="9525"/>
              <wp:docPr id="583" name="Imagen 58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50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93AC4FF" w14:textId="77777777" w:rsidR="00A87F48" w:rsidRPr="007866A3" w:rsidRDefault="00A87F48" w:rsidP="00A87F48">
      <w:pPr>
        <w:rPr>
          <w:ins w:id="2305" w:author="J&amp;J" w:date="2015-05-02T17:40:00Z"/>
          <w:rFonts w:ascii="Arial" w:hAnsi="Arial" w:cs="Arial"/>
          <w:color w:val="000000"/>
          <w:sz w:val="18"/>
          <w:szCs w:val="18"/>
        </w:rPr>
      </w:pPr>
      <w:ins w:id="2306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2307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2840463C" wp14:editId="44D33F91">
              <wp:extent cx="4667250" cy="1813210"/>
              <wp:effectExtent l="0" t="0" r="0" b="0"/>
              <wp:docPr id="41" name="Imagen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82619" cy="18191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A42D3F" w14:textId="77777777" w:rsidR="00A87F48" w:rsidRPr="007866A3" w:rsidRDefault="00A87F48" w:rsidP="00A87F48">
      <w:pPr>
        <w:rPr>
          <w:ins w:id="2308" w:author="J&amp;J" w:date="2015-05-02T17:40:00Z"/>
          <w:rFonts w:ascii="Arial" w:hAnsi="Arial" w:cs="Arial"/>
          <w:color w:val="000000"/>
          <w:sz w:val="18"/>
          <w:szCs w:val="18"/>
        </w:rPr>
      </w:pPr>
      <w:ins w:id="2309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310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773A7A5C" wp14:editId="19750FB7">
              <wp:extent cx="902252" cy="273050"/>
              <wp:effectExtent l="0" t="0" r="0" b="0"/>
              <wp:docPr id="550" name="Imagen 5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B68B61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B1E288F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F06C32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21787FE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6CFECF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1C2284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0900B4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311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312">
          <w:tblGrid>
            <w:gridCol w:w="1129"/>
            <w:gridCol w:w="5670"/>
            <w:gridCol w:w="2823"/>
          </w:tblGrid>
        </w:tblGridChange>
      </w:tblGrid>
      <w:tr w:rsidR="00A87F48" w:rsidRPr="007866A3" w14:paraId="279098DF" w14:textId="77777777" w:rsidTr="00401F78">
        <w:tc>
          <w:tcPr>
            <w:tcW w:w="9622" w:type="dxa"/>
            <w:gridSpan w:val="3"/>
            <w:tcPrChange w:id="2313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10C7FD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lastRenderedPageBreak/>
              <w:t>Líneas de texto (opcionales)</w:t>
            </w:r>
          </w:p>
        </w:tc>
      </w:tr>
      <w:tr w:rsidR="00A87F48" w:rsidRPr="007866A3" w14:paraId="32BB4065" w14:textId="77777777" w:rsidTr="00401F78">
        <w:tc>
          <w:tcPr>
            <w:tcW w:w="1129" w:type="dxa"/>
            <w:tcPrChange w:id="231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14566F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31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E8C2EA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31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2E5BE1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015F98E" w14:textId="77777777" w:rsidTr="00401F78">
        <w:tc>
          <w:tcPr>
            <w:tcW w:w="1129" w:type="dxa"/>
            <w:tcPrChange w:id="231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4A21EB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31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A80F28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31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FE5DB2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32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32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790275001"/>
                <w:placeholder>
                  <w:docPart w:val="3C66D42A6F7F443EADDAC62A643CA925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321"/>
                <w:ins w:id="232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323" w:author="J&amp;J" w:date="2015-05-02T17:40:00Z"/>
              </w:sdtContent>
            </w:sdt>
            <w:customXmlInsRangeEnd w:id="2323"/>
          </w:p>
        </w:tc>
      </w:tr>
      <w:tr w:rsidR="00A87F48" w:rsidRPr="007866A3" w14:paraId="3C26E5A6" w14:textId="77777777" w:rsidTr="00401F78">
        <w:tc>
          <w:tcPr>
            <w:tcW w:w="1129" w:type="dxa"/>
            <w:tcPrChange w:id="232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6139D0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32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97B99E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32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5CB87D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327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328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80171921"/>
                <w:placeholder>
                  <w:docPart w:val="5F74064808664FAF939761799D6A4BC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328"/>
                <w:ins w:id="2329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330" w:author="J&amp;J" w:date="2015-05-02T17:40:00Z"/>
              </w:sdtContent>
            </w:sdt>
            <w:customXmlInsRangeEnd w:id="2330"/>
          </w:p>
        </w:tc>
      </w:tr>
      <w:tr w:rsidR="00A87F48" w:rsidRPr="007866A3" w14:paraId="247B6FF4" w14:textId="77777777" w:rsidTr="00401F78">
        <w:tc>
          <w:tcPr>
            <w:tcW w:w="1129" w:type="dxa"/>
            <w:tcPrChange w:id="233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B44E10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33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C79AD9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33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304A6A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33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33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50747889"/>
                <w:placeholder>
                  <w:docPart w:val="0D558ACA1E0E4D278F3B19F5F30F42F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335"/>
                <w:ins w:id="233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337" w:author="J&amp;J" w:date="2015-05-02T17:40:00Z"/>
              </w:sdtContent>
            </w:sdt>
            <w:customXmlInsRangeEnd w:id="2337"/>
          </w:p>
        </w:tc>
      </w:tr>
      <w:tr w:rsidR="00A87F48" w:rsidRPr="005255A8" w14:paraId="7DEDE7EA" w14:textId="77777777" w:rsidTr="00401F78">
        <w:tc>
          <w:tcPr>
            <w:tcW w:w="9622" w:type="dxa"/>
            <w:gridSpan w:val="3"/>
            <w:tcPrChange w:id="2338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E829818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31189E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2E3BA02" w14:textId="3E95A1E8" w:rsidR="00A87F48" w:rsidRPr="000D241A" w:rsidRDefault="00A87F48" w:rsidP="00401F78">
            <w:pPr>
              <w:rPr>
                <w:del w:id="233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340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1488" behindDoc="0" locked="0" layoutInCell="1" allowOverlap="1" wp14:anchorId="0B572C96" wp14:editId="015F42E3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39" name="Grupo 739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40" name="Rectángulo 40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FEF7F5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4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F4BA9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4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4A817F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4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FAC2D0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4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B485EA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5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2630E5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5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D2A273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5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52FAD1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5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0F639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5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0B572C96" id="Grupo 739" o:spid="_x0000_s1444" style="position:absolute;margin-left:63.15pt;margin-top:1.1pt;width:351.75pt;height:103.2pt;z-index:25171148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">
                        <v:rect id="Rectángulo 401" o:spid="_x0000_s144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o6bsAA&#10;AADcAAAADwAAAGRycy9kb3ducmV2LnhtbERPyW7CMBC9I/EP1iD1Bg6oalGKQWUrvbKo5yEekqjx&#10;OLFdkvx9fUDi+PT2xaozlbiT86VlBdNJAoI4s7rkXMHlvB/PQfiArLGyTAp68rBaDgcLTLVt+Uj3&#10;U8hFDGGfooIihDqV0mcFGfQTWxNH7madwRChy6V22MZwU8lZkrxJgyXHhgJr2hSU/Z7+jILZ3pXn&#10;3brxm23f0PXQ/zTt/Eupl1H3+QEiUBee4of7Wyt4f43z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o6bsAAAADcAAAADwAAAAAAAAAAAAAAAACYAgAAZHJzL2Rvd25y&#10;ZXYueG1sUEsFBgAAAAAEAAQA9QAAAIUDAAAAAA==&#10;" fillcolor="window" strokecolor="#4a7ebb"/>
                        <v:shape id="Cuadro de texto 2" o:spid="_x0000_s144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3BQ8UA&#10;AADcAAAADwAAAGRycy9kb3ducmV2LnhtbESPW2vCQBSE3wX/w3IKvumuYr2kriJKoU8V4wX6dsge&#10;k9Ds2ZDdmvTfdwuCj8PMfMOsNp2txJ0aXzrWMB4pEMSZMyXnGs6n9+EChA/IBivHpOGXPGzW/d4K&#10;E+NaPtI9DbmIEPYJaihCqBMpfVaQRT9yNXH0bq6xGKJscmkabCPcVnKi1ExaLDkuFFjTrqDsO/2x&#10;Gi6ft6/rVB3yvX2tW9cpyXYptR68dNs3EIG68Aw/2h9Gw3w6hv8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PcFDxQAAANwAAAAPAAAAAAAAAAAAAAAAAJgCAABkcnMv&#10;ZG93bnJldi54bWxQSwUGAAAAAAQABAD1AAAAigMAAAAA&#10;" filled="f" stroked="f">
                          <v:textbox>
                            <w:txbxContent>
                              <w:p w14:paraId="4FEF7F5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6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4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9fN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79M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vXzTEAAAA3AAAAA8AAAAAAAAAAAAAAAAAmAIAAGRycy9k&#10;b3ducmV2LnhtbFBLBQYAAAAABAAEAPUAAACJAwAAAAA=&#10;" filled="f" stroked="f">
                          <v:textbox>
                            <w:txbxContent>
                              <w:p w14:paraId="31F4BA9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6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4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P6r8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4+E7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j+q/EAAAA3AAAAA8AAAAAAAAAAAAAAAAAmAIAAGRycy9k&#10;b3ducmV2LnhtbFBLBQYAAAAABAAEAPUAAACJAwAAAAA=&#10;" filled="f" stroked="f">
                          <v:textbox>
                            <w:txbxContent>
                              <w:p w14:paraId="14A817F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6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4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pi28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nmS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KYtvEAAAA3AAAAA8AAAAAAAAAAAAAAAAAmAIAAGRycy9k&#10;b3ducmV2LnhtbFBLBQYAAAAABAAEAPUAAACJAwAAAAA=&#10;" filled="f" stroked="f">
                          <v:textbox>
                            <w:txbxContent>
                              <w:p w14:paraId="0FAC2D0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6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5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bHQM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s8kU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Gx0DEAAAA3AAAAA8AAAAAAAAAAAAAAAAAmAIAAGRycy9k&#10;b3ducmV2LnhtbFBLBQYAAAAABAAEAPUAAACJAwAAAAA=&#10;" filled="f" stroked="f">
                          <v:textbox>
                            <w:txbxContent>
                              <w:p w14:paraId="5B485EA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6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5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RZN8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lbzJ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1Fk3xQAAANwAAAAPAAAAAAAAAAAAAAAAAJgCAABkcnMv&#10;ZG93bnJldi54bWxQSwUGAAAAAAQABAD1AAAAigMAAAAA&#10;" filled="f" stroked="f">
                          <v:textbox>
                            <w:txbxContent>
                              <w:p w14:paraId="02630E5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7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5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j8rMQA&#10;AADcAAAADwAAAGRycy9kb3ducmV2LnhtbESPQWvCQBSE74L/YXlCb7pb0WrTbESUQk8W01ro7ZF9&#10;JqHZtyG7NfHfu4WCx2FmvmHSzWAbcaHO1441PM4UCOLCmZpLDZ8fr9M1CB+QDTaOScOVPGyy8SjF&#10;xLiej3TJQykihH2CGqoQ2kRKX1Rk0c9cSxy9s+sshii7UpoO+wi3jZwr9SQt1hwXKmxpV1Hxk/9a&#10;DafD+ftrod7LvV22vRuUZPsstX6YDNsXEIGGcA//t9+MhtViB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Y/KzEAAAA3AAAAA8AAAAAAAAAAAAAAAAAmAIAAGRycy9k&#10;b3ducmV2LnhtbFBLBQYAAAAABAAEAPUAAACJAwAAAAA=&#10;" filled="f" stroked="f">
                          <v:textbox>
                            <w:txbxContent>
                              <w:p w14:paraId="2D2A273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7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5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do3r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4ENfG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B2jevwAAANwAAAAPAAAAAAAAAAAAAAAAAJgCAABkcnMvZG93bnJl&#10;di54bWxQSwUGAAAAAAQABAD1AAAAhAMAAAAA&#10;" filled="f" stroked="f">
                          <v:textbox>
                            <w:txbxContent>
                              <w:p w14:paraId="452FAD1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7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5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vNRc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W/T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S81FxQAAANwAAAAPAAAAAAAAAAAAAAAAAJgCAABkcnMv&#10;ZG93bnJldi54bWxQSwUGAAAAAAQABAD1AAAAigMAAAAA&#10;" filled="f" stroked="f">
                          <v:textbox>
                            <w:txbxContent>
                              <w:p w14:paraId="510F639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7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6563B1D2" w14:textId="77777777" w:rsidR="00A87F48" w:rsidRPr="007866A3" w:rsidRDefault="00A87F48" w:rsidP="00401F78">
            <w:pPr>
              <w:rPr>
                <w:ins w:id="237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378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2379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46976" behindDoc="0" locked="0" layoutInCell="1" allowOverlap="1" wp14:anchorId="3AE88F5C" wp14:editId="06D098E3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00" name="Grupo 400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01" name="Rectángulo 40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D8F7D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38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38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0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762D51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38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38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0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E9D2C3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38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38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0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C00AAE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38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38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0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6451F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38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38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0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89364A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39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39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0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B77618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39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39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0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DF105E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39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39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1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1AC48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39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39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3AE88F5C" id="Grupo 400" o:spid="_x0000_s1455" style="position:absolute;margin-left:63.15pt;margin-top:1.1pt;width:351.75pt;height:103.2pt;z-index:25164697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">
                        <v:rect id="Rectángulo 401" o:spid="_x0000_s145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0Zv8MA&#10;AADcAAAADwAAAGRycy9kb3ducmV2LnhtbESPT2vCQBTE7wW/w/IEb3Wj2FJiVlGhKLQ5VMXzI/vy&#10;R7NvQ3Zrkm/fFYQeh5n5DZOse1OLO7WusqxgNo1AEGdWV1woOJ8+Xz9AOI+ssbZMCgZysF6NXhKM&#10;te34h+5HX4gAYRejgtL7JpbSZSUZdFPbEAcvt61BH2RbSN1iF+CmlvMoepcGKw4LJTa0Kym7HX+N&#10;Ak/pnobukn7xG+/5+r3YytwqNRn3myUIT73/Dz/bB61gEc3gcSYc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0Zv8MAAADcAAAADwAAAAAAAAAAAAAAAACYAgAAZHJzL2Rv&#10;d25yZXYueG1sUEsFBgAAAAAEAAQA9QAAAIgDAAAAAA==&#10;" fillcolor="white [3212]" strokecolor="#4579b8 [3044]"/>
                        <v:shape id="Cuadro de texto 2" o:spid="_x0000_s145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CHiMMA&#10;AADc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agh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CHiMMAAADcAAAADwAAAAAAAAAAAAAAAACYAgAAZHJzL2Rv&#10;d25yZXYueG1sUEsFBgAAAAAEAAQA9QAAAIgDAAAAAA==&#10;" filled="f" stroked="f">
                          <v:textbox>
                            <w:txbxContent>
                              <w:p w14:paraId="34D8F7D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39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39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5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wiE8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Fj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sIhPEAAAA3AAAAA8AAAAAAAAAAAAAAAAAmAIAAGRycy9k&#10;b3ducmV2LnhtbFBLBQYAAAAABAAEAPUAAACJAwAAAAA=&#10;" filled="f" stroked="f">
                          <v:textbox>
                            <w:txbxContent>
                              <w:p w14:paraId="4762D51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0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0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5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W6Z8MA&#10;AADc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ohJ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W6Z8MAAADcAAAADwAAAAAAAAAAAAAAAACYAgAAZHJzL2Rv&#10;d25yZXYueG1sUEsFBgAAAAAEAAQA9QAAAIgDAAAAAA==&#10;" filled="f" stroked="f">
                          <v:textbox>
                            <w:txbxContent>
                              <w:p w14:paraId="4E9D2C3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0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0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6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kf/MMA&#10;AADcAAAADwAAAGRycy9kb3ducmV2LnhtbESPT4vCMBTE7wt+h/CEva2JootWo4gi7ElZ/4G3R/Ns&#10;i81LaaKt394sLHgcZuY3zGzR2lI8qPaFYw39ngJBnDpTcKbheNh8jUH4gGywdEwanuRhMe98zDAx&#10;ruFfeuxDJiKEfYIa8hCqREqf5mTR91xFHL2rqy2GKOtMmhqbCLelHCj1LS0WHBdyrGiVU3rb362G&#10;0/Z6OQ/VLlvbUdW4Vkm2E6n1Z7ddTkEEasM7/N/+M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kf/MMAAADcAAAADwAAAAAAAAAAAAAAAACYAgAAZHJzL2Rv&#10;d25yZXYueG1sUEsFBgAAAAAEAAQA9QAAAIgDAAAAAA==&#10;" filled="f" stroked="f">
                          <v:textbox>
                            <w:txbxContent>
                              <w:p w14:paraId="4C00AAE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0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0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6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uBi8MA&#10;AADc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1Ah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uBi8MAAADcAAAADwAAAAAAAAAAAAAAAACYAgAAZHJzL2Rv&#10;d25yZXYueG1sUEsFBgAAAAAEAAQA9QAAAIgDAAAAAA==&#10;" filled="f" stroked="f">
                          <v:textbox>
                            <w:txbxContent>
                              <w:p w14:paraId="186451F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0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0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6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ckE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m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XJBDEAAAA3AAAAA8AAAAAAAAAAAAAAAAAmAIAAGRycy9k&#10;b3ducmV2LnhtbFBLBQYAAAAABAAEAPUAAACJAwAAAAA=&#10;" filled="f" stroked="f">
                          <v:textbox>
                            <w:txbxContent>
                              <w:p w14:paraId="289364A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0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0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6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iwYs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SMVVwb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0iwYsAAAADcAAAADwAAAAAAAAAAAAAAAACYAgAAZHJzL2Rvd25y&#10;ZXYueG1sUEsFBgAAAAAEAAQA9QAAAIUDAAAAAA==&#10;" filled="f" stroked="f">
                          <v:textbox>
                            <w:txbxContent>
                              <w:p w14:paraId="5B77618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1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1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6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QV+cQA&#10;AADc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0K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EFfnEAAAA3AAAAA8AAAAAAAAAAAAAAAAAmAIAAGRycy9k&#10;b3ducmV2LnhtbFBLBQYAAAAABAAEAPUAAACJAwAAAAA=&#10;" filled="f" stroked="f">
                          <v:textbox>
                            <w:txbxContent>
                              <w:p w14:paraId="2DF105E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1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1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6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cquc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+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OcqucAAAADcAAAADwAAAAAAAAAAAAAAAACYAgAAZHJzL2Rvd25y&#10;ZXYueG1sUEsFBgAAAAAEAAQA9QAAAIUDAAAAAA==&#10;" filled="f" stroked="f">
                          <v:textbox>
                            <w:txbxContent>
                              <w:p w14:paraId="401AC48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1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1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3CA9AFF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D1499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BFFEC2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149CD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D2C9B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292306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D56AF1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188B60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BB803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32596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9CBC3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AE6FCF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A83341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671740D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</w:t>
      </w:r>
      <w:r>
        <w:rPr>
          <w:rFonts w:ascii="Arial" w:hAnsi="Arial" w:cs="Arial"/>
          <w:b/>
          <w:sz w:val="18"/>
          <w:szCs w:val="18"/>
          <w:lang w:val="es-ES_tradnl"/>
        </w:rPr>
        <w:t>1</w:t>
      </w:r>
    </w:p>
    <w:p w14:paraId="197DE493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0DB6AAAE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3BE8F6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30914DF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1690938" w14:textId="56536A85" w:rsidR="00A87F48" w:rsidRPr="007866A3" w:rsidRDefault="00A87F48" w:rsidP="00A87F48">
      <w:pPr>
        <w:rPr>
          <w:del w:id="2416" w:author="J&amp;J" w:date="2015-05-02T17:40:00Z"/>
          <w:rFonts w:ascii="Arial" w:hAnsi="Arial" w:cs="Arial"/>
          <w:color w:val="000000"/>
          <w:sz w:val="18"/>
          <w:szCs w:val="18"/>
        </w:rPr>
      </w:pPr>
      <w:del w:id="2417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2418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6095219" wp14:editId="5B293141">
              <wp:extent cx="4676775" cy="1819275"/>
              <wp:effectExtent l="0" t="0" r="9525" b="9525"/>
              <wp:docPr id="582" name="Imagen 58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9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5939949" w14:textId="13B0E37B" w:rsidR="00A87F48" w:rsidRPr="007866A3" w:rsidRDefault="00A87F48" w:rsidP="00A87F48">
      <w:pPr>
        <w:rPr>
          <w:del w:id="2419" w:author="J&amp;J" w:date="2015-05-02T17:40:00Z"/>
          <w:rFonts w:ascii="Arial" w:hAnsi="Arial" w:cs="Arial"/>
          <w:color w:val="000000"/>
          <w:sz w:val="18"/>
          <w:szCs w:val="18"/>
        </w:rPr>
      </w:pPr>
      <w:del w:id="2420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421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1E9F5835" wp14:editId="5E523B11">
              <wp:extent cx="904875" cy="276225"/>
              <wp:effectExtent l="0" t="0" r="9525" b="9525"/>
              <wp:docPr id="581" name="Imagen 58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52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A6C6D98" w14:textId="77777777" w:rsidR="00A87F48" w:rsidRPr="007866A3" w:rsidRDefault="00A87F48" w:rsidP="00A87F48">
      <w:pPr>
        <w:rPr>
          <w:ins w:id="2422" w:author="J&amp;J" w:date="2015-05-02T17:40:00Z"/>
          <w:rFonts w:ascii="Arial" w:hAnsi="Arial" w:cs="Arial"/>
          <w:color w:val="000000"/>
          <w:sz w:val="18"/>
          <w:szCs w:val="18"/>
        </w:rPr>
      </w:pPr>
      <w:ins w:id="2423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2424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B85F57D" wp14:editId="2D2778A7">
              <wp:extent cx="4686300" cy="1820611"/>
              <wp:effectExtent l="0" t="0" r="0" b="8255"/>
              <wp:docPr id="49" name="Imagen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6826" cy="1824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CB54586" w14:textId="77777777" w:rsidR="00A87F48" w:rsidRPr="007866A3" w:rsidRDefault="00A87F48" w:rsidP="00A87F48">
      <w:pPr>
        <w:rPr>
          <w:ins w:id="2425" w:author="J&amp;J" w:date="2015-05-02T17:40:00Z"/>
          <w:rFonts w:ascii="Arial" w:hAnsi="Arial" w:cs="Arial"/>
          <w:color w:val="000000"/>
          <w:sz w:val="18"/>
          <w:szCs w:val="18"/>
        </w:rPr>
      </w:pPr>
      <w:ins w:id="2426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427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E4C7A01" wp14:editId="36F16250">
              <wp:extent cx="902252" cy="273050"/>
              <wp:effectExtent l="0" t="0" r="0" b="0"/>
              <wp:docPr id="552" name="Imagen 5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138EF56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0427EE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220C04E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225756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215B59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5E3BB5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428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429">
          <w:tblGrid>
            <w:gridCol w:w="1129"/>
            <w:gridCol w:w="5670"/>
            <w:gridCol w:w="2823"/>
          </w:tblGrid>
        </w:tblGridChange>
      </w:tblGrid>
      <w:tr w:rsidR="00A87F48" w:rsidRPr="007866A3" w14:paraId="14BD46EE" w14:textId="77777777" w:rsidTr="00401F78">
        <w:tc>
          <w:tcPr>
            <w:tcW w:w="9622" w:type="dxa"/>
            <w:gridSpan w:val="3"/>
            <w:tcPrChange w:id="2430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C96EAE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753DB40A" w14:textId="77777777" w:rsidTr="00401F78">
        <w:tc>
          <w:tcPr>
            <w:tcW w:w="1129" w:type="dxa"/>
            <w:tcPrChange w:id="243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C56CAB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43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8AC89E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43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E343E1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3B49935D" w14:textId="77777777" w:rsidTr="00401F78">
        <w:tc>
          <w:tcPr>
            <w:tcW w:w="1129" w:type="dxa"/>
            <w:tcPrChange w:id="243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B30E7B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43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E36D3C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43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866D01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437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438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2027739663"/>
                <w:placeholder>
                  <w:docPart w:val="717D9D3F742B436F8102CEFEB1FBA07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438"/>
                <w:ins w:id="2439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440" w:author="J&amp;J" w:date="2015-05-02T17:40:00Z"/>
              </w:sdtContent>
            </w:sdt>
            <w:customXmlInsRangeEnd w:id="2440"/>
          </w:p>
        </w:tc>
      </w:tr>
      <w:tr w:rsidR="00A87F48" w:rsidRPr="007866A3" w14:paraId="63C776DA" w14:textId="77777777" w:rsidTr="00401F78">
        <w:tc>
          <w:tcPr>
            <w:tcW w:w="1129" w:type="dxa"/>
            <w:tcPrChange w:id="244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0A7398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44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A574C6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44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21B137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44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44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309245231"/>
                <w:placeholder>
                  <w:docPart w:val="B93AECFA33C545B1990CA8EAA3DCFB4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445"/>
                <w:ins w:id="244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447" w:author="J&amp;J" w:date="2015-05-02T17:40:00Z"/>
              </w:sdtContent>
            </w:sdt>
            <w:customXmlInsRangeEnd w:id="2447"/>
          </w:p>
        </w:tc>
      </w:tr>
      <w:tr w:rsidR="00A87F48" w:rsidRPr="007866A3" w14:paraId="6262E8D0" w14:textId="77777777" w:rsidTr="00401F78">
        <w:tc>
          <w:tcPr>
            <w:tcW w:w="1129" w:type="dxa"/>
            <w:tcPrChange w:id="244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6277E3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44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422A9F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45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0E0928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45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45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833907899"/>
                <w:placeholder>
                  <w:docPart w:val="09CF03E32FC84DCDAA6BCD492F2B1C88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452"/>
                <w:ins w:id="245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454" w:author="J&amp;J" w:date="2015-05-02T17:40:00Z"/>
              </w:sdtContent>
            </w:sdt>
            <w:customXmlInsRangeEnd w:id="2454"/>
          </w:p>
        </w:tc>
      </w:tr>
      <w:tr w:rsidR="00A87F48" w:rsidRPr="005255A8" w14:paraId="757ACE01" w14:textId="77777777" w:rsidTr="00401F78">
        <w:tc>
          <w:tcPr>
            <w:tcW w:w="9622" w:type="dxa"/>
            <w:gridSpan w:val="3"/>
            <w:tcPrChange w:id="2455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78A593E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18E65A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EDEB879" w14:textId="4B59EBE5" w:rsidR="00A87F48" w:rsidRPr="000D241A" w:rsidRDefault="00A87F48" w:rsidP="00401F78">
            <w:pPr>
              <w:rPr>
                <w:del w:id="2456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457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2512" behindDoc="0" locked="0" layoutInCell="1" allowOverlap="1" wp14:anchorId="2A5634C2" wp14:editId="7D4496CB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28" name="Grupo 728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29" name="Rectángulo 412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6C0F0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5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5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A88D5A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6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6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E7979A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6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6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53BE90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6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6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667C60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6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6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625BB0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6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6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84374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7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7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B49B32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7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7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56AAB8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7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7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2A5634C2" id="Grupo 728" o:spid="_x0000_s1466" style="position:absolute;margin-left:63.15pt;margin-top:1.1pt;width:351.75pt;height:103.2pt;z-index:25171251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">
                        <v:rect id="Rectángulo 412" o:spid="_x0000_s146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92U8MA&#10;AADcAAAADwAAAGRycy9kb3ducmV2LnhtbESPzU7DMBCE70h9B2srcaNOc2hLqFv1H660Vc9LvCQR&#10;8TqxTZO8PUZC4jiamW80y3VvanEn5yvLCqaTBARxbnXFhYLr5fi0AOEDssbaMikYyMN6NXpYYqZt&#10;x+90P4dCRAj7DBWUITSZlD4vyaCf2IY4ep/WGQxRukJqh12Em1qmSTKTBiuOCyU2tCsp/zp/GwXp&#10;0VWXw7b1u/3Q0sfrcGu7xUmpx3G/eQERqA//4b/2m1YwT5/h90w8An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92U8MAAADcAAAADwAAAAAAAAAAAAAAAACYAgAAZHJzL2Rv&#10;d25yZXYueG1sUEsFBgAAAAAEAAQA9QAAAIgDAAAAAA==&#10;" fillcolor="window" strokecolor="#4a7ebb"/>
                        <v:shape id="Cuadro de texto 2" o:spid="_x0000_s146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cXpc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TEd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3F6XBAAAA3AAAAA8AAAAAAAAAAAAAAAAAmAIAAGRycy9kb3du&#10;cmV2LnhtbFBLBQYAAAAABAAEAPUAAACGAwAAAAA=&#10;" filled="f" stroked="f">
                          <v:textbox>
                            <w:txbxContent>
                              <w:p w14:paraId="566C0F0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7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7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6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uyPs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sHge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7sj7EAAAA3AAAAA8AAAAAAAAAAAAAAAAAmAIAAGRycy9k&#10;b3ducmV2LnhtbFBLBQYAAAAABAAEAPUAAACJAwAAAAA=&#10;" filled="f" stroked="f">
                          <v:textbox>
                            <w:txbxContent>
                              <w:p w14:paraId="0A88D5A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7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7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7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ksSc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sHi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pLEnEAAAA3AAAAA8AAAAAAAAAAAAAAAAAmAIAAGRycy9k&#10;b3ducmV2LnhtbFBLBQYAAAAABAAEAPUAAACJAwAAAAA=&#10;" filled="f" stroked="f">
                          <v:textbox>
                            <w:txbxContent>
                              <w:p w14:paraId="3E7979A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8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8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7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WJ0sQA&#10;AADc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A+H8H8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lidLEAAAA3AAAAA8AAAAAAAAAAAAAAAAAmAIAAGRycy9k&#10;b3ducmV2LnhtbFBLBQYAAAAABAAEAPUAAACJAwAAAAA=&#10;" filled="f" stroked="f">
                          <v:textbox>
                            <w:txbxContent>
                              <w:p w14:paraId="553BE90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8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8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7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wRps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4/ch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MEabEAAAA3AAAAA8AAAAAAAAAAAAAAAAAmAIAAGRycy9k&#10;b3ducmV2LnhtbFBLBQYAAAAABAAEAPUAAACJAwAAAAA=&#10;" filled="f" stroked="f">
                          <v:textbox>
                            <w:txbxContent>
                              <w:p w14:paraId="7667C60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8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8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7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C0Pc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+xl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AtD3EAAAA3AAAAA8AAAAAAAAAAAAAAAAAmAIAAGRycy9k&#10;b3ducmV2LnhtbFBLBQYAAAAABAAEAPUAAACJAwAAAAA=&#10;" filled="f" stroked="f">
                          <v:textbox>
                            <w:txbxContent>
                              <w:p w14:paraId="0625BB0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8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8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7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IqSs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mL5O4H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SKkrEAAAA3AAAAA8AAAAAAAAAAAAAAAAAmAIAAGRycy9k&#10;b3ducmV2LnhtbFBLBQYAAAAABAAEAPUAAACJAwAAAAA=&#10;" filled="f" stroked="f">
                          <v:textbox>
                            <w:txbxContent>
                              <w:p w14:paraId="7084374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8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8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7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6P0cQA&#10;AADcAAAADwAAAGRycy9kb3ducmV2LnhtbESPW2sCMRSE3wv+h3CEvtVE23pZjVIqBZ8Ur+DbYXPc&#10;XdycLJvorv/eFAp9HGbmG2a2aG0p7lT7wrGGfk+BIE6dKTjTcNj/vI1B+IBssHRMGh7kYTHvvMww&#10;Ma7hLd13IRMRwj5BDXkIVSKlT3Oy6HuuIo7exdUWQ5R1Jk2NTYTbUg6UGkqLBceFHCv6zim97m5W&#10;w3F9OZ8+1CZb2s+qca2SbCdS69du+zUFEagN/+G/9spoGL2P4PdMP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ej9HEAAAA3AAAAA8AAAAAAAAAAAAAAAAAmAIAAGRycy9k&#10;b3ducmV2LnhtbFBLBQYAAAAABAAEAPUAAACJAwAAAAA=&#10;" filled="f" stroked="f">
                          <v:textbox>
                            <w:txbxContent>
                              <w:p w14:paraId="1B49B32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9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9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7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bo8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TEd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BG6PBAAAA3AAAAA8AAAAAAAAAAAAAAAAAmAIAAGRycy9kb3du&#10;cmV2LnhtbFBLBQYAAAAABAAEAPUAAACGAwAAAAA=&#10;" filled="f" stroked="f">
                          <v:textbox>
                            <w:txbxContent>
                              <w:p w14:paraId="756AAB8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9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9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3157B6A6" w14:textId="77777777" w:rsidR="00A87F48" w:rsidRPr="007866A3" w:rsidRDefault="00A87F48" w:rsidP="00401F78">
            <w:pPr>
              <w:rPr>
                <w:ins w:id="2494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495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2496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48000" behindDoc="0" locked="0" layoutInCell="1" allowOverlap="1" wp14:anchorId="65556AC1" wp14:editId="18ED6A32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11" name="Grupo 411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12" name="Rectángulo 412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D5F9EF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4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49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78BD56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4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0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1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E380D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0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1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7ECC1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0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1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D41F0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0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1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DE305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0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35691E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1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3B553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1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2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9508F5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1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65556AC1" id="Grupo 411" o:spid="_x0000_s1477" style="position:absolute;margin-left:63.15pt;margin-top:1.1pt;width:351.75pt;height:103.2pt;z-index:25164800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">
                        <v:rect id="Rectángulo 412" o:spid="_x0000_s147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YRFcIA&#10;AADcAAAADwAAAGRycy9kb3ducmV2LnhtbESPQYvCMBSE78L+h/AWvGmqqCzVtKyCKKgH3WXPj+bZ&#10;1m1eShNt/fdGEDwOM/MNs0g7U4kbNa60rGA0jEAQZ1aXnCv4/VkPvkA4j6yxskwK7uQgTT56C4y1&#10;bflIt5PPRYCwi1FB4X0dS+myggy6oa2Jg3e2jUEfZJNL3WAb4KaS4yiaSYMlh4UCa1oVlP2frkaB&#10;p8OG7u3fYcdT3vBlP1nKs1Wq/9l9z0F46vw7/GpvtYLJaAzPM+EIyO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ZhEVwgAAANwAAAAPAAAAAAAAAAAAAAAAAJgCAABkcnMvZG93&#10;bnJldi54bWxQSwUGAAAAAAQABAD1AAAAhwMAAAAA&#10;" fillcolor="white [3212]" strokecolor="#4579b8 [3044]"/>
                        <v:shape id="Cuadro de texto 2" o:spid="_x0000_s147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W0z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0/Er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1tM7EAAAA3AAAAA8AAAAAAAAAAAAAAAAAmAIAAGRycy9k&#10;b3ducmV2LnhtbFBLBQYAAAAABAAEAPUAAACJAwAAAAA=&#10;" filled="f" stroked="f">
                          <v:textbox>
                            <w:txbxContent>
                              <w:p w14:paraId="3D5F9EF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1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wsus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awf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cLLrEAAAA3AAAAA8AAAAAAAAAAAAAAAAAmAIAAGRycy9k&#10;b3ducmV2LnhtbFBLBQYAAAAABAAEAPUAAACJAwAAAAA=&#10;" filled="f" stroked="f">
                          <v:textbox>
                            <w:txbxContent>
                              <w:p w14:paraId="278BD56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1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JIc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JP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QiSHEAAAA3AAAAA8AAAAAAAAAAAAAAAAAmAIAAGRycy9k&#10;b3ducmV2LnhtbFBLBQYAAAAABAAEAPUAAACJAwAAAAA=&#10;" filled="f" stroked="f">
                          <v:textbox>
                            <w:txbxContent>
                              <w:p w14:paraId="54E380D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2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IXV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mSewv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CF1bEAAAA3AAAAA8AAAAAAAAAAAAAAAAAmAIAAGRycy9k&#10;b3ducmV2LnhtbFBLBQYAAAAABAAEAPUAAACJAwAAAAA=&#10;" filled="f" stroked="f">
                          <v:textbox>
                            <w:txbxContent>
                              <w:p w14:paraId="517ECC1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2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6yzcUA&#10;AADcAAAADwAAAGRycy9kb3ducmV2LnhtbESPW2vCQBSE3wX/w3IKvumuYr2kriJKoU8V4wX6dsge&#10;k9Ds2ZDdmvTfdwuCj8PMfMOsNp2txJ0aXzrWMB4pEMSZMyXnGs6n9+EChA/IBivHpOGXPGzW/d4K&#10;E+NaPtI9DbmIEPYJaihCqBMpfVaQRT9yNXH0bq6xGKJscmkabCPcVnKi1ExaLDkuFFjTrqDsO/2x&#10;Gi6ft6/rVB3yvX2tW9cpyXYptR68dNs3EIG68Aw/2h9Gw3Q8h/8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DrLNxQAAANwAAAAPAAAAAAAAAAAAAAAAAJgCAABkcnMv&#10;ZG93bnJldi54bWxQSwUGAAAAAAQABAD1AAAAigMAAAAA&#10;" filled="f" stroked="f">
                          <v:textbox>
                            <w:txbxContent>
                              <w:p w14:paraId="59D41F0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2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mv8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t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Emv8AAAADcAAAADwAAAAAAAAAAAAAAAACYAgAAZHJzL2Rvd25y&#10;ZXYueG1sUEsFBgAAAAAEAAQA9QAAAIUDAAAAAA==&#10;" filled="f" stroked="f">
                          <v:textbox>
                            <w:txbxContent>
                              <w:p w14:paraId="73DE305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2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          <v:textbox>
                            <w:txbxContent>
                              <w:p w14:paraId="235691E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2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vgB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L4ATBAAAA3AAAAA8AAAAAAAAAAAAAAAAAmAIAAGRycy9kb3du&#10;cmV2LnhtbFBLBQYAAAAABAAEAPUAAACGAwAAAAA=&#10;" filled="f" stroked="f">
                          <v:textbox>
                            <w:txbxContent>
                              <w:p w14:paraId="533B553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3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dFn8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blI4P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HRZ/EAAAA3AAAAA8AAAAAAAAAAAAAAAAAmAIAAGRycy9k&#10;b3ducmV2LnhtbFBLBQYAAAAABAAEAPUAAACJAwAAAAA=&#10;" filled="f" stroked="f">
                          <v:textbox>
                            <w:txbxContent>
                              <w:p w14:paraId="19508F5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3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0D06DD1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B5C8C9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889DFB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5809B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8792E4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BF07B1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3AEBE0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1BDE87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D8B0A3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A13F80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B1E539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033DF50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AECC58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863E082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lastRenderedPageBreak/>
        <w:t>DIAPOSITIVA 22</w:t>
      </w:r>
    </w:p>
    <w:p w14:paraId="5AA8B8D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5C6D862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867F2C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16D8B71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2F40908" w14:textId="59B960F3" w:rsidR="00A87F48" w:rsidRPr="007866A3" w:rsidRDefault="00A87F48" w:rsidP="00A87F48">
      <w:pPr>
        <w:rPr>
          <w:del w:id="2533" w:author="J&amp;J" w:date="2015-05-02T17:40:00Z"/>
          <w:rFonts w:ascii="Arial" w:hAnsi="Arial" w:cs="Arial"/>
          <w:color w:val="000000"/>
          <w:sz w:val="18"/>
          <w:szCs w:val="18"/>
        </w:rPr>
      </w:pPr>
      <w:del w:id="2534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2535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207BBE6" wp14:editId="139BC3F6">
              <wp:extent cx="4667250" cy="1809750"/>
              <wp:effectExtent l="0" t="0" r="0" b="0"/>
              <wp:docPr id="578" name="Imagen 5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0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67250" cy="180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70B2311" w14:textId="4CBBEC38" w:rsidR="00A87F48" w:rsidRPr="007866A3" w:rsidRDefault="00A87F48" w:rsidP="00A87F48">
      <w:pPr>
        <w:rPr>
          <w:del w:id="2536" w:author="J&amp;J" w:date="2015-05-02T17:40:00Z"/>
          <w:rFonts w:ascii="Arial" w:hAnsi="Arial" w:cs="Arial"/>
          <w:color w:val="000000"/>
          <w:sz w:val="18"/>
          <w:szCs w:val="18"/>
        </w:rPr>
      </w:pPr>
      <w:del w:id="2537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538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DC04DCE" wp14:editId="612B1470">
              <wp:extent cx="904875" cy="276225"/>
              <wp:effectExtent l="0" t="0" r="9525" b="9525"/>
              <wp:docPr id="571" name="Imagen 57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54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14D0EA1" w14:textId="77777777" w:rsidR="00A87F48" w:rsidRPr="007866A3" w:rsidRDefault="00A87F48" w:rsidP="00A87F48">
      <w:pPr>
        <w:rPr>
          <w:ins w:id="2539" w:author="J&amp;J" w:date="2015-05-02T17:40:00Z"/>
          <w:rFonts w:ascii="Arial" w:hAnsi="Arial" w:cs="Arial"/>
          <w:color w:val="000000"/>
          <w:sz w:val="18"/>
          <w:szCs w:val="18"/>
        </w:rPr>
      </w:pPr>
      <w:ins w:id="2540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2541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70FD235" wp14:editId="6500377C">
              <wp:extent cx="4667250" cy="1813211"/>
              <wp:effectExtent l="0" t="0" r="0" b="0"/>
              <wp:docPr id="50" name="Imagen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9757" cy="18180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4370CF5" w14:textId="77777777" w:rsidR="00A87F48" w:rsidRPr="007866A3" w:rsidRDefault="00A87F48" w:rsidP="00A87F48">
      <w:pPr>
        <w:rPr>
          <w:ins w:id="2542" w:author="J&amp;J" w:date="2015-05-02T17:40:00Z"/>
          <w:rFonts w:ascii="Arial" w:hAnsi="Arial" w:cs="Arial"/>
          <w:color w:val="000000"/>
          <w:sz w:val="18"/>
          <w:szCs w:val="18"/>
        </w:rPr>
      </w:pPr>
      <w:ins w:id="2543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544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45D7007" wp14:editId="1F9FB089">
              <wp:extent cx="902252" cy="273050"/>
              <wp:effectExtent l="0" t="0" r="0" b="0"/>
              <wp:docPr id="554" name="Imagen 5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F8DE03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C69C5B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00D4141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31493B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774DFD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9BC8ED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545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546">
          <w:tblGrid>
            <w:gridCol w:w="1129"/>
            <w:gridCol w:w="5670"/>
            <w:gridCol w:w="2823"/>
          </w:tblGrid>
        </w:tblGridChange>
      </w:tblGrid>
      <w:tr w:rsidR="00A87F48" w:rsidRPr="007866A3" w14:paraId="4A08A4FE" w14:textId="77777777" w:rsidTr="00401F78">
        <w:tc>
          <w:tcPr>
            <w:tcW w:w="9622" w:type="dxa"/>
            <w:gridSpan w:val="3"/>
            <w:tcPrChange w:id="2547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61C1272C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26D0EF2F" w14:textId="77777777" w:rsidTr="00401F78">
        <w:tc>
          <w:tcPr>
            <w:tcW w:w="1129" w:type="dxa"/>
            <w:tcPrChange w:id="254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8AE6E3A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54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6C78B9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55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04449D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33B0452A" w14:textId="77777777" w:rsidTr="00401F78">
        <w:tc>
          <w:tcPr>
            <w:tcW w:w="1129" w:type="dxa"/>
            <w:tcPrChange w:id="255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874952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55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B8A99A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55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F36C85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55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55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613719211"/>
                <w:placeholder>
                  <w:docPart w:val="A970770CF7484C8D883DB88B0E6C4E2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555"/>
                <w:ins w:id="255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557" w:author="J&amp;J" w:date="2015-05-02T17:40:00Z"/>
              </w:sdtContent>
            </w:sdt>
            <w:customXmlInsRangeEnd w:id="2557"/>
          </w:p>
        </w:tc>
      </w:tr>
      <w:tr w:rsidR="00A87F48" w:rsidRPr="007866A3" w14:paraId="697BE4CC" w14:textId="77777777" w:rsidTr="00401F78">
        <w:tc>
          <w:tcPr>
            <w:tcW w:w="1129" w:type="dxa"/>
            <w:tcPrChange w:id="255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C5A1F6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55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87335F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56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6E926A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56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56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173333875"/>
                <w:placeholder>
                  <w:docPart w:val="51D9564949804D5D82F287790200E62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562"/>
                <w:ins w:id="256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564" w:author="J&amp;J" w:date="2015-05-02T17:40:00Z"/>
              </w:sdtContent>
            </w:sdt>
            <w:customXmlInsRangeEnd w:id="2564"/>
          </w:p>
        </w:tc>
      </w:tr>
      <w:tr w:rsidR="00A87F48" w:rsidRPr="007866A3" w14:paraId="7A88A7B2" w14:textId="77777777" w:rsidTr="00401F78">
        <w:tc>
          <w:tcPr>
            <w:tcW w:w="1129" w:type="dxa"/>
            <w:tcPrChange w:id="256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1055F1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56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61EE92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56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AE33C2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56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56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623268651"/>
                <w:placeholder>
                  <w:docPart w:val="5CF8A805249E4CC09B3347F1E27740D1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569"/>
                <w:ins w:id="257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571" w:author="J&amp;J" w:date="2015-05-02T17:40:00Z"/>
              </w:sdtContent>
            </w:sdt>
            <w:customXmlInsRangeEnd w:id="2571"/>
          </w:p>
        </w:tc>
      </w:tr>
      <w:tr w:rsidR="00A87F48" w:rsidRPr="005255A8" w14:paraId="259A290F" w14:textId="77777777" w:rsidTr="00401F78">
        <w:tc>
          <w:tcPr>
            <w:tcW w:w="9622" w:type="dxa"/>
            <w:gridSpan w:val="3"/>
            <w:tcPrChange w:id="2572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67964296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0A85562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45D71A" w14:textId="74761559" w:rsidR="00A87F48" w:rsidRPr="000D241A" w:rsidRDefault="00A87F48" w:rsidP="00401F78">
            <w:pPr>
              <w:rPr>
                <w:del w:id="257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574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3536" behindDoc="0" locked="0" layoutInCell="1" allowOverlap="1" wp14:anchorId="4832CE24" wp14:editId="047AC221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17" name="Grupo 71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18" name="Rectángulo 42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42EAA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7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A31D54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7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4CFC3E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8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19A8CB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8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14491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8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454C6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8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78FE83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8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6CCBB6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8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9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73D6EE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9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9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4832CE24" id="Grupo 717" o:spid="_x0000_s1488" style="position:absolute;margin-left:63.15pt;margin-top:1.1pt;width:351.75pt;height:103.2pt;z-index:25171353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">
                        <v:rect id="Rectángulo 423" o:spid="_x0000_s148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8ZdcAA&#10;AADcAAAADwAAAGRycy9kb3ducmV2LnhtbERPu27CMBTdK/EP1kViKw4MFAUM4lGgawExX+JLEhFf&#10;J7ZLkr+vh0odj857ue5MJV7kfGlZwWScgCDOrC45V3C9HN7nIHxA1lhZJgU9eVivBm9LTLVt+Zte&#10;55CLGMI+RQVFCHUqpc8KMujHtiaO3MM6gyFCl0vtsI3hppLTJJlJgyXHhgJr2hWUPc8/RsH04MrL&#10;57bxu33f0P3U35p2flRqNOw2CxCBuvAv/nN/aQUfk7g2nolHQK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Z8ZdcAAAADcAAAADwAAAAAAAAAAAAAAAACYAgAAZHJzL2Rvd25y&#10;ZXYueG1sUEsFBgAAAAAEAAQA9QAAAIUDAAAAAA==&#10;" fillcolor="window" strokecolor="#4a7ebb"/>
                        <v:shape id="Cuadro de texto 2" o:spid="_x0000_s149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jiWM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4XGxhf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+OJYxQAAANwAAAAPAAAAAAAAAAAAAAAAAJgCAABkcnMv&#10;ZG93bnJldi54bWxQSwUGAAAAAAQABAD1AAAAigMAAAAA&#10;" filled="f" stroked="f">
                          <v:textbox>
                            <w:txbxContent>
                              <w:p w14:paraId="1842EAA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59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6BeM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iYjO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a6BeMAAAADcAAAADwAAAAAAAAAAAAAAAACYAgAAZHJzL2Rvd25y&#10;ZXYueG1sUEsFBgAAAAAEAAQA9QAAAIUDAAAAAA==&#10;" filled="f" stroked="f">
                          <v:textbox>
                            <w:txbxContent>
                              <w:p w14:paraId="5A31D54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59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Ik48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WMy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iJOPEAAAA3AAAAA8AAAAAAAAAAAAAAAAAmAIAAGRycy9k&#10;b3ducmV2LnhtbFBLBQYAAAAABAAEAPUAAACJAwAAAAA=&#10;" filled="f" stroked="f">
                          <v:textbox>
                            <w:txbxContent>
                              <w:p w14:paraId="44CFC3E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59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C6lM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Fgk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MLqUxQAAANwAAAAPAAAAAAAAAAAAAAAAAJgCAABkcnMv&#10;ZG93bnJldi54bWxQSwUGAAAAAAQABAD1AAAAigMAAAAA&#10;" filled="f" stroked="f">
                          <v:textbox>
                            <w:txbxContent>
                              <w:p w14:paraId="719A8CB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0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wfD8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sJg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8Hw/EAAAA3AAAAA8AAAAAAAAAAAAAAAAAmAIAAGRycy9k&#10;b3ducmV2LnhtbFBLBQYAAAAABAAEAPUAAACJAwAAAAA=&#10;" filled="f" stroked="f">
                          <v:textbox>
                            <w:txbxContent>
                              <w:p w14:paraId="5114491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0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WHe8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75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Vh3vEAAAA3AAAAA8AAAAAAAAAAAAAAAAAmAIAAGRycy9k&#10;b3ducmV2LnhtbFBLBQYAAAAABAAEAPUAAACJAwAAAAA=&#10;" filled="f" stroked="f">
                          <v:textbox>
                            <w:txbxContent>
                              <w:p w14:paraId="12454C6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0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ki4M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4XUyg/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ZIuDEAAAA3AAAAA8AAAAAAAAAAAAAAAAAmAIAAGRycy9k&#10;b3ducmV2LnhtbFBLBQYAAAAABAAEAPUAAACJAwAAAAA=&#10;" filled="f" stroked="f">
                          <v:textbox>
                            <w:txbxContent>
                              <w:p w14:paraId="078FE83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0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u8l8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PhfTy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u8l8MAAADcAAAADwAAAAAAAAAAAAAAAACYAgAAZHJzL2Rv&#10;d25yZXYueG1sUEsFBgAAAAAEAAQA9QAAAIgDAAAAAA==&#10;" filled="f" stroked="f">
                          <v:textbox>
                            <w:txbxContent>
                              <w:p w14:paraId="36CCBB6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0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0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cZDM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zMYz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HGQzEAAAA3AAAAA8AAAAAAAAAAAAAAAAAmAIAAGRycy9k&#10;b3ducmV2LnhtbFBLBQYAAAAABAAEAPUAAACJAwAAAAA=&#10;" filled="f" stroked="f">
                          <v:textbox>
                            <w:txbxContent>
                              <w:p w14:paraId="673D6EE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0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1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6A59D33D" w14:textId="77777777" w:rsidR="00A87F48" w:rsidRPr="007866A3" w:rsidRDefault="00A87F48" w:rsidP="00401F78">
            <w:pPr>
              <w:rPr>
                <w:ins w:id="261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612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2613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50048" behindDoc="0" locked="0" layoutInCell="1" allowOverlap="1" wp14:anchorId="4C443223" wp14:editId="6F4455A8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22" name="Grupo 422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23" name="Rectángulo 42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019BA1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1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1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2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25CDEA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1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1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2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B2017A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1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1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2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AA7F9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2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2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2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CFCFE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2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2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2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DAF14E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2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2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FBCCA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2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2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46EFCD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2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2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3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7D16F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3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3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4C443223" id="Grupo 422" o:spid="_x0000_s1499" style="position:absolute;margin-left:63.15pt;margin-top:1.1pt;width:351.75pt;height:103.2pt;z-index:25165004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">
                        <v:rect id="Rectángulo 423" o:spid="_x0000_s150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+M8IA&#10;AADcAAAADwAAAGRycy9kb3ducmV2LnhtbESPS4vCQBCE74L/YWjBm058ItFRdGFxYfXgA89Npk2i&#10;mZ6QmTXx3+8Igseiqr6iFqvGFOJBlcstKxj0IxDEidU5pwrOp+/eDITzyBoLy6TgSQ5Wy3ZrgbG2&#10;NR/ocfSpCBB2MSrIvC9jKV2SkUHXtyVx8K62MuiDrFKpK6wD3BRyGEVTaTDnsJBhSV8ZJffjn1Hg&#10;ab+lZ33Z//KEt3zbjTfyapXqdpr1HISnxn/C7/aPVjAejuB1JhwB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Rn4zwgAAANwAAAAPAAAAAAAAAAAAAAAAAJgCAABkcnMvZG93&#10;bnJldi54bWxQSwUGAAAAAAQABAD1AAAAhwMAAAAA&#10;" fillcolor="white [3212]" strokecolor="#4579b8 [3044]"/>
                        <v:shape id="Cuadro de texto 2" o:spid="_x0000_s150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DmB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qk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w5gfEAAAA3AAAAA8AAAAAAAAAAAAAAAAAmAIAAGRycy9k&#10;b3ducmV2LnhtbFBLBQYAAAAABAAEAPUAAACJAwAAAAA=&#10;" filled="f" stroked="f">
                          <v:textbox>
                            <w:txbxContent>
                              <w:p w14:paraId="3019BA1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3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3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xDn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2Ke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8Q5zEAAAA3AAAAA8AAAAAAAAAAAAAAAAAmAIAAGRycy9k&#10;b3ducmV2LnhtbFBLBQYAAAAABAAEAPUAAACJAwAAAAA=&#10;" filled="f" stroked="f">
                          <v:textbox>
                            <w:txbxContent>
                              <w:p w14:paraId="525CDEA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3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3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7d6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4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7d68MAAADcAAAADwAAAAAAAAAAAAAAAACYAgAAZHJzL2Rv&#10;d25yZXYueG1sUEsFBgAAAAAEAAQA9QAAAIgDAAAAAA==&#10;" filled="f" stroked="f">
                          <v:textbox>
                            <w:txbxContent>
                              <w:p w14:paraId="1B2017A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3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3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J4c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08k7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ieHDEAAAA3AAAAA8AAAAAAAAAAAAAAAAAmAIAAGRycy9k&#10;b3ducmV2LnhtbFBLBQYAAAAABAAEAPUAAACJAwAAAAA=&#10;" filled="f" stroked="f">
                          <v:textbox>
                            <w:txbxContent>
                              <w:p w14:paraId="66AA7F9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3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3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3sA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97ALBAAAA3AAAAA8AAAAAAAAAAAAAAAAAmAIAAGRycy9kb3du&#10;cmV2LnhtbFBLBQYAAAAABAAEAPUAAACGAwAAAAA=&#10;" filled="f" stroked="f">
                          <v:textbox>
                            <w:txbxContent>
                              <w:p w14:paraId="79CFCFE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4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4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Jm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Xc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SZnEAAAA3AAAAA8AAAAAAAAAAAAAAAAAmAIAAGRycy9k&#10;b3ducmV2LnhtbFBLBQYAAAAABAAEAPUAAACJAwAAAAA=&#10;" filled="f" stroked="f">
                          <v:textbox>
                            <w:txbxContent>
                              <w:p w14:paraId="2DAF14E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4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4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J22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qmk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1J22cAAAADcAAAADwAAAAAAAAAAAAAAAACYAgAAZHJzL2Rvd25y&#10;ZXYueG1sUEsFBgAAAAAEAAQA9QAAAIUDAAAAAA==&#10;" filled="f" stroked="f">
                          <v:textbox>
                            <w:txbxContent>
                              <w:p w14:paraId="37FBCCA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4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4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7TQ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09cx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e00LEAAAA3AAAAA8AAAAAAAAAAAAAAAAAmAIAAGRycy9k&#10;b3ducmV2LnhtbFBLBQYAAAAABAAEAPUAAACJAwAAAAA=&#10;" filled="f" stroked="f">
                          <v:textbox>
                            <w:txbxContent>
                              <w:p w14:paraId="146EFCD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4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4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xNN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bPp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zE01xQAAANwAAAAPAAAAAAAAAAAAAAAAAJgCAABkcnMv&#10;ZG93bnJldi54bWxQSwUGAAAAAAQABAD1AAAAigMAAAAA&#10;" filled="f" stroked="f">
                          <v:textbox>
                            <w:txbxContent>
                              <w:p w14:paraId="177D16F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4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4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1309C05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824F37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C9D13F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113CEC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FEFD52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ECFEEC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A087DC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2CDC5D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B2C53D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E999E4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658BEB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625FA7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A06952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994BE8E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23</w:t>
      </w:r>
    </w:p>
    <w:p w14:paraId="2A5F08B5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ADDC74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933634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5374B598" w14:textId="69738082" w:rsidR="00A87F48" w:rsidRPr="007866A3" w:rsidRDefault="00A87F48" w:rsidP="00A87F48">
      <w:pPr>
        <w:rPr>
          <w:del w:id="2650" w:author="J&amp;J" w:date="2015-05-02T17:40:00Z"/>
          <w:rFonts w:ascii="Arial" w:hAnsi="Arial" w:cs="Arial"/>
          <w:color w:val="000000"/>
          <w:sz w:val="18"/>
          <w:szCs w:val="18"/>
        </w:rPr>
      </w:pPr>
      <w:del w:id="2651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2652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575BD37" wp14:editId="009B8615">
              <wp:extent cx="4667250" cy="1809750"/>
              <wp:effectExtent l="0" t="0" r="0" b="0"/>
              <wp:docPr id="569" name="Imagen 5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1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67250" cy="180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F676C66" w14:textId="19FB6B73" w:rsidR="00A87F48" w:rsidRPr="007866A3" w:rsidRDefault="00A87F48" w:rsidP="00A87F48">
      <w:pPr>
        <w:rPr>
          <w:del w:id="2653" w:author="J&amp;J" w:date="2015-05-02T17:40:00Z"/>
          <w:rFonts w:ascii="Arial" w:hAnsi="Arial" w:cs="Arial"/>
          <w:color w:val="000000"/>
          <w:sz w:val="18"/>
          <w:szCs w:val="18"/>
        </w:rPr>
      </w:pPr>
      <w:del w:id="2654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655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0E8B79C" wp14:editId="3CF18EAE">
              <wp:extent cx="904875" cy="276225"/>
              <wp:effectExtent l="0" t="0" r="9525" b="9525"/>
              <wp:docPr id="567" name="Imagen 5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56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DB65945" w14:textId="77777777" w:rsidR="00A87F48" w:rsidRPr="007866A3" w:rsidRDefault="00A87F48" w:rsidP="00A87F48">
      <w:pPr>
        <w:rPr>
          <w:ins w:id="2656" w:author="J&amp;J" w:date="2015-05-02T17:40:00Z"/>
          <w:rFonts w:ascii="Arial" w:hAnsi="Arial" w:cs="Arial"/>
          <w:color w:val="000000"/>
          <w:sz w:val="18"/>
          <w:szCs w:val="18"/>
        </w:rPr>
      </w:pPr>
      <w:ins w:id="2657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2658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2B971248" wp14:editId="5DA51E8F">
              <wp:extent cx="4667250" cy="1813211"/>
              <wp:effectExtent l="0" t="0" r="0" b="0"/>
              <wp:docPr id="51" name="Imagen 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9757" cy="18180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78BB290" w14:textId="77777777" w:rsidR="00A87F48" w:rsidRPr="007866A3" w:rsidRDefault="00A87F48" w:rsidP="00A87F48">
      <w:pPr>
        <w:rPr>
          <w:ins w:id="2659" w:author="J&amp;J" w:date="2015-05-02T17:40:00Z"/>
          <w:rFonts w:ascii="Arial" w:hAnsi="Arial" w:cs="Arial"/>
          <w:color w:val="000000"/>
          <w:sz w:val="18"/>
          <w:szCs w:val="18"/>
        </w:rPr>
      </w:pPr>
      <w:ins w:id="2660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661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22923BF4" wp14:editId="5F12B79C">
              <wp:extent cx="902252" cy="273050"/>
              <wp:effectExtent l="0" t="0" r="0" b="0"/>
              <wp:docPr id="556" name="Imagen 5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4E19F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0465EB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66AD3BD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lastRenderedPageBreak/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1EDEB13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041E86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B7D3AD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E4817C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662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663">
          <w:tblGrid>
            <w:gridCol w:w="1129"/>
            <w:gridCol w:w="5670"/>
            <w:gridCol w:w="2823"/>
          </w:tblGrid>
        </w:tblGridChange>
      </w:tblGrid>
      <w:tr w:rsidR="00A87F48" w:rsidRPr="007866A3" w14:paraId="2FCD681A" w14:textId="77777777" w:rsidTr="00401F78">
        <w:tc>
          <w:tcPr>
            <w:tcW w:w="9622" w:type="dxa"/>
            <w:gridSpan w:val="3"/>
            <w:tcPrChange w:id="2664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EC467C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3C79815A" w14:textId="77777777" w:rsidTr="00401F78">
        <w:tc>
          <w:tcPr>
            <w:tcW w:w="1129" w:type="dxa"/>
            <w:tcPrChange w:id="266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61F732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66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F908FF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66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7F065A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03B35BFD" w14:textId="77777777" w:rsidTr="00401F78">
        <w:tc>
          <w:tcPr>
            <w:tcW w:w="1129" w:type="dxa"/>
            <w:tcPrChange w:id="266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C643BE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66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C5BD1F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67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9927C3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67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67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775786620"/>
                <w:placeholder>
                  <w:docPart w:val="F47DABA6431741D1A180CA2A817E977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672"/>
                <w:ins w:id="267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674" w:author="J&amp;J" w:date="2015-05-02T17:40:00Z"/>
              </w:sdtContent>
            </w:sdt>
            <w:customXmlInsRangeEnd w:id="2674"/>
          </w:p>
        </w:tc>
      </w:tr>
      <w:tr w:rsidR="00A87F48" w:rsidRPr="007866A3" w14:paraId="266B5609" w14:textId="77777777" w:rsidTr="00401F78">
        <w:tc>
          <w:tcPr>
            <w:tcW w:w="1129" w:type="dxa"/>
            <w:tcPrChange w:id="267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2DCB9E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67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8D38C5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67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6BC71E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67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67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734289894"/>
                <w:placeholder>
                  <w:docPart w:val="4BB40D83F7C548778DF93792F351D768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679"/>
                <w:ins w:id="268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681" w:author="J&amp;J" w:date="2015-05-02T17:40:00Z"/>
              </w:sdtContent>
            </w:sdt>
            <w:customXmlInsRangeEnd w:id="2681"/>
          </w:p>
        </w:tc>
      </w:tr>
      <w:tr w:rsidR="00A87F48" w:rsidRPr="007866A3" w14:paraId="52C8346D" w14:textId="77777777" w:rsidTr="00401F78">
        <w:tc>
          <w:tcPr>
            <w:tcW w:w="1129" w:type="dxa"/>
            <w:tcPrChange w:id="268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ED04EF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68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8714BD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68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D7669D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68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68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360240355"/>
                <w:placeholder>
                  <w:docPart w:val="10CE7E2AAFFC4B19B15547741E4B806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686"/>
                <w:ins w:id="268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688" w:author="J&amp;J" w:date="2015-05-02T17:40:00Z"/>
              </w:sdtContent>
            </w:sdt>
            <w:customXmlInsRangeEnd w:id="2688"/>
          </w:p>
        </w:tc>
      </w:tr>
      <w:tr w:rsidR="00A87F48" w:rsidRPr="005255A8" w14:paraId="7E6E15F7" w14:textId="77777777" w:rsidTr="00401F78">
        <w:tc>
          <w:tcPr>
            <w:tcW w:w="9622" w:type="dxa"/>
            <w:gridSpan w:val="3"/>
            <w:tcPrChange w:id="2689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65901E13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4DEAEF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DEC3C49" w14:textId="4E41E7CA" w:rsidR="00A87F48" w:rsidRPr="000D241A" w:rsidRDefault="00A87F48" w:rsidP="00401F78">
            <w:pPr>
              <w:rPr>
                <w:del w:id="2690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691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4560" behindDoc="0" locked="0" layoutInCell="1" allowOverlap="1" wp14:anchorId="601B28D9" wp14:editId="124077D5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06" name="Grupo 706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07" name="Rectángulo 434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AD5492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69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69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0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364027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69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69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1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EC0140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69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69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1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CE421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69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69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1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8CA408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70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70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1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1947A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70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70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EDF247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70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70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1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85DB2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70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70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1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735CB7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70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70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601B28D9" id="Grupo 706" o:spid="_x0000_s1510" style="position:absolute;margin-left:63.15pt;margin-top:1.1pt;width:351.75pt;height:103.2pt;z-index:25171456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">
                        <v:rect id="Rectángulo 434" o:spid="_x0000_s151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kb2sQA&#10;AADcAAAADwAAAGRycy9kb3ducmV2LnhtbESPwW7CMBBE70j9B2srcQOnHAClOFFLC+0VqHpe4iWJ&#10;Gq8T25Dk7+tKSD2OZuaNZpMPphE3cr62rOBpnoAgLqyuuVTwddrN1iB8QNbYWCYFI3nIs4fJBlNt&#10;ez7Q7RhKESHsU1RQhdCmUvqiIoN+blvi6F2sMxiidKXUDvsIN41cJMlSGqw5LlTY0rai4ud4NQoW&#10;O1ef3l87v30bOzp/jN9dv94rNX0cXp5BBBrCf/je/tQKVskK/s7EIy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ZG9rEAAAA3AAAAA8AAAAAAAAAAAAAAAAAmAIAAGRycy9k&#10;b3ducmV2LnhtbFBLBQYAAAAABAAEAPUAAACJAwAAAAA=&#10;" fillcolor="window" strokecolor="#4a7ebb"/>
                        <v:shape id="Cuadro de texto 2" o:spid="_x0000_s151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3RHsEA&#10;AADc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VWltelMOgJ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t0R7BAAAA3AAAAA8AAAAAAAAAAAAAAAAAmAIAAGRycy9kb3du&#10;cmV2LnhtbFBLBQYAAAAABAAEAPUAAACGAwAAAAA=&#10;" filled="f" stroked="f">
                          <v:textbox>
                            <w:txbxContent>
                              <w:p w14:paraId="3AD5492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1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1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1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F0hcUA&#10;AADcAAAADwAAAGRycy9kb3ducmV2LnhtbESPS2vDMBCE74X+B7GF3BKpIW0Sx0oICYWeWuI8ILfF&#10;Wj+otTKWGrv/vioEehxm5hsm3Qy2ETfqfO1Yw/NEgSDOnam51HA6vo0XIHxANtg4Jg0/5GGzfnxI&#10;MTGu5wPdslCKCGGfoIYqhDaR0ucVWfQT1xJHr3CdxRBlV0rTYR/htpFTpV6lxZrjQoUt7SrKv7Jv&#10;q+H8UVwvM/VZ7u1L27tBSbZLqfXoadiuQAQawn/43n43Gu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IXSFxQAAANwAAAAPAAAAAAAAAAAAAAAAAJgCAABkcnMv&#10;ZG93bnJldi54bWxQSwUGAAAAAAQABAD1AAAAigMAAAAA&#10;" filled="f" stroked="f">
                          <v:textbox>
                            <w:txbxContent>
                              <w:p w14:paraId="2364027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1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1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1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JLxcIA&#10;AADcAAAADwAAAGRycy9kb3ducmV2LnhtbERPz2vCMBS+D/wfwhO8rYnDzVmNRSaCpw27TfD2aJ5t&#10;sXkpTWy7/345DHb8+H5vstE2oqfO1441zBMFgrhwpuZSw9fn4fEVhA/IBhvHpOGHPGTbycMGU+MG&#10;PlGfh1LEEPYpaqhCaFMpfVGRRZ+4ljhyV9dZDBF2pTQdDjHcNvJJqRdpsebYUGFLbxUVt/xuNXy/&#10;Xy/nhfoo9/a5HdyoJNuV1Ho2HXdrEIHG8C/+cx+Nhu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wkvFwgAAANwAAAAPAAAAAAAAAAAAAAAAAJgCAABkcnMvZG93&#10;bnJldi54bWxQSwUGAAAAAAQABAD1AAAAhwMAAAAA&#10;" filled="f" stroked="f">
                          <v:textbox>
                            <w:txbxContent>
                              <w:p w14:paraId="4EC0140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1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1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1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7uXsQA&#10;AADcAAAADwAAAGRycy9kb3ducmV2LnhtbESPQWvCQBSE74X+h+UVequ7kapt6iaIInhS1LbQ2yP7&#10;TEKzb0N2NfHfu0Khx2FmvmHm+WAbcaHO1441JCMFgrhwpuZSw+dx/fIGwgdkg41j0nAlD3n2+DDH&#10;1Lie93Q5hFJECPsUNVQhtKmUvqjIoh+5ljh6J9dZDFF2pTQd9hFuGzlWaiot1hwXKmxpWVHxezhb&#10;DV/b08/3q9qVKztpezcoyfZdav38NCw+QAQawn/4r70xGmZ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O7l7EAAAA3AAAAA8AAAAAAAAAAAAAAAAAmAIAAGRycy9k&#10;b3ducmV2LnhtbFBLBQYAAAAABAAEAPUAAACJAwAAAAA=&#10;" filled="f" stroked="f">
                          <v:textbox>
                            <w:txbxContent>
                              <w:p w14:paraId="39CE421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1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1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1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xwK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WEx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ccCnEAAAA3AAAAA8AAAAAAAAAAAAAAAAAmAIAAGRycy9k&#10;b3ducmV2LnhtbFBLBQYAAAAABAAEAPUAAACJAwAAAAA=&#10;" filled="f" stroked="f">
                          <v:textbox>
                            <w:txbxContent>
                              <w:p w14:paraId="38CA408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1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1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1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DVss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sBg/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Q1bLEAAAA3AAAAA8AAAAAAAAAAAAAAAAAmAIAAGRycy9k&#10;b3ducmV2LnhtbFBLBQYAAAAABAAEAPUAAACJAwAAAAA=&#10;" filled="f" stroked="f">
                          <v:textbox>
                            <w:txbxContent>
                              <w:p w14:paraId="421947A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2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2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1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lNxsUA&#10;AADcAAAADwAAAGRycy9kb3ducmV2LnhtbESPW2vCQBSE3wX/w3IKvumuYr2kriJKoU8V4wX6dsge&#10;k9Ds2ZDdmvTfdwuCj8PMfMOsNp2txJ0aXzrWMB4pEMSZMyXnGs6n9+EChA/IBivHpOGXPGzW/d4K&#10;E+NaPtI9DbmIEPYJaihCqBMpfVaQRT9yNXH0bq6xGKJscmkabCPcVnKi1ExaLDkuFFjTrqDsO/2x&#10;Gi6ft6/rVB3yvX2tW9cpyXYptR68dNs3EIG68Aw/2h9Gw3w8hf8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+U3GxQAAANwAAAAPAAAAAAAAAAAAAAAAAJgCAABkcnMv&#10;ZG93bnJldi54bWxQSwUGAAAAAAQABAD1AAAAigMAAAAA&#10;" filled="f" stroked="f">
                          <v:textbox>
                            <w:txbxContent>
                              <w:p w14:paraId="5EDF247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2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2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1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XoXc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6ewv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16F3EAAAA3AAAAA8AAAAAAAAAAAAAAAAAmAIAAGRycy9k&#10;b3ducmV2LnhtbFBLBQYAAAAABAAEAPUAAACJAwAAAAA=&#10;" filled="f" stroked="f">
                          <v:textbox>
                            <w:txbxContent>
                              <w:p w14:paraId="3185DB2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2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2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2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d2Ks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eJk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ndirEAAAA3AAAAA8AAAAAAAAAAAAAAAAAmAIAAGRycy9k&#10;b3ducmV2LnhtbFBLBQYAAAAABAAEAPUAAACJAwAAAAA=&#10;" filled="f" stroked="f">
                          <v:textbox>
                            <w:txbxContent>
                              <w:p w14:paraId="7735CB7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2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2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7AD19994" w14:textId="77777777" w:rsidR="00A87F48" w:rsidRPr="007866A3" w:rsidRDefault="00A87F48" w:rsidP="00401F78">
            <w:pPr>
              <w:rPr>
                <w:ins w:id="2728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729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2730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51072" behindDoc="0" locked="0" layoutInCell="1" allowOverlap="1" wp14:anchorId="6C1ACFCF" wp14:editId="5BA326DE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33" name="Grupo 433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34" name="Rectángulo 434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ED1499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3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3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4325D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3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3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BC13F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3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3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63D7FE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3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3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830FB9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4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4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B2C562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4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4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1205F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4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4A123F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4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4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CC5B4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4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6C1ACFCF" id="Grupo 433" o:spid="_x0000_s1521" style="position:absolute;margin-left:63.15pt;margin-top:1.1pt;width:351.75pt;height:103.2pt;z-index:25165107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">
                        <v:rect id="Rectángulo 434" o:spid="_x0000_s152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ZwmsMA&#10;AADcAAAADwAAAGRycy9kb3ducmV2LnhtbESPT4vCMBTE7wt+h/AEb2vqWkWqUVxBXFg9+AfPj+bZ&#10;VpuX0mRt/fYbQfA4zMxvmNmiNaW4U+0KywoG/QgEcWp1wZmC03H9OQHhPLLG0jIpeJCDxbzzMcNE&#10;24b3dD/4TAQIuwQV5N5XiZQuzcmg69uKOHgXWxv0QdaZ1DU2AW5K+RVFY2mw4LCQY0WrnNLb4c8o&#10;8LTb0KM57355xBu+buNvebFK9brtcgrCU+vf4Vf7RyuIhzE8z4Qj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ZwmsMAAADcAAAADwAAAAAAAAAAAAAAAACYAgAAZHJzL2Rv&#10;d25yZXYueG1sUEsFBgAAAAAEAAQA9QAAAIgDAAAAAA==&#10;" fillcolor="white [3212]" strokecolor="#4579b8 [3044]"/>
                        <v:shape id="Cuadro de texto 2" o:spid="_x0000_s152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XVQc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+Jp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l1UHEAAAA3AAAAA8AAAAAAAAAAAAAAAAAmAIAAGRycy9k&#10;b3ducmV2LnhtbFBLBQYAAAAABAAEAPUAAACJAwAAAAA=&#10;" filled="f" stroked="f">
                          <v:textbox>
                            <w:txbxContent>
                              <w:p w14:paraId="7ED1499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5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2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dLN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/Jx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3SzbEAAAA3AAAAA8AAAAAAAAAAAAAAAAAmAIAAGRycy9k&#10;b3ducmV2LnhtbFBLBQYAAAAABAAEAPUAAACJAwAAAAA=&#10;" filled="f" stroked="f">
                          <v:textbox>
                            <w:txbxContent>
                              <w:p w14:paraId="564325D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5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2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vur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w/c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77q3EAAAA3AAAAA8AAAAAAAAAAAAAAAAAmAIAAGRycy9k&#10;b3ducmV2LnhtbFBLBQYAAAAABAAEAPUAAACJAwAAAAA=&#10;" filled="f" stroked="f">
                          <v:textbox>
                            <w:txbxContent>
                              <w:p w14:paraId="79BC13F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5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2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R63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qmk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SR638AAAADcAAAADwAAAAAAAAAAAAAAAACYAgAAZHJzL2Rvd25y&#10;ZXYueG1sUEsFBgAAAAAEAAQA9QAAAIUDAAAAAA==&#10;" filled="f" stroked="f">
                          <v:textbox>
                            <w:txbxContent>
                              <w:p w14:paraId="263D7FE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5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2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jfR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JuMZ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o30TEAAAA3AAAAA8AAAAAAAAAAAAAAAAAmAIAAGRycy9k&#10;b3ducmV2LnhtbFBLBQYAAAAABAAEAPUAAACJAwAAAAA=&#10;" filled="f" stroked="f">
                          <v:textbox>
                            <w:txbxContent>
                              <w:p w14:paraId="0830FB9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5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2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QFpMAA&#10;AADcAAAADwAAAGRycy9kb3ducmV2LnhtbERPTYvCMBC9C/6HMMLeNFGq7HaNIsqCJ0XdFbwNzdiW&#10;bSalibb+e3MQPD7e93zZ2UrcqfGlYw3jkQJBnDlTcq7h9/Qz/AThA7LByjFpeJCH5aLfm2NqXMsH&#10;uh9DLmII+xQ1FCHUqZQ+K8iiH7maOHJX11gMETa5NA22MdxWcqLUTFosOTYUWNO6oOz/eLMa/nbX&#10;yzlR+3xjp3XrOiXZfkmtPwbd6htEoC68xS/31mhIkjg/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1QFpMAAAADcAAAADwAAAAAAAAAAAAAAAACYAgAAZHJzL2Rvd25y&#10;ZXYueG1sUEsFBgAAAAAEAAQA9QAAAIUDAAAAAA==&#10;" filled="f" stroked="f">
                          <v:textbox>
                            <w:txbxContent>
                              <w:p w14:paraId="0B2C562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6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2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gP8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Wwv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YoD/EAAAA3AAAAA8AAAAAAAAAAAAAAAAAmAIAAGRycy9k&#10;b3ducmV2LnhtbFBLBQYAAAAABAAEAPUAAACJAwAAAAA=&#10;" filled="f" stroked="f">
                          <v:textbox>
                            <w:txbxContent>
                              <w:p w14:paraId="341205F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6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3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+SM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o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KPkjEAAAA3AAAAA8AAAAAAAAAAAAAAAAAmAIAAGRycy9k&#10;b3ducmV2LnhtbFBLBQYAAAAABAAEAPUAAACJAwAAAAA=&#10;" filled="f" stroked="f">
                          <v:textbox>
                            <w:txbxContent>
                              <w:p w14:paraId="24A123F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6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3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ab08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IUkm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Gm9PEAAAA3AAAAA8AAAAAAAAAAAAAAAAAmAIAAGRycy9k&#10;b3ducmV2LnhtbFBLBQYAAAAABAAEAPUAAACJAwAAAAA=&#10;" filled="f" stroked="f">
                          <v:textbox>
                            <w:txbxContent>
                              <w:p w14:paraId="54CC5B4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6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55FDB38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0DD507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6563F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DB9AA9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6D150D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716617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A57ED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FF3CC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CB1C6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0E206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4FD8F4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604DA50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DC0165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D26E96A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24</w:t>
      </w:r>
    </w:p>
    <w:p w14:paraId="08D57C79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0114F64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C384D0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36F07DA2" w14:textId="20093D42" w:rsidR="00A87F48" w:rsidRPr="007866A3" w:rsidRDefault="00A87F48" w:rsidP="00A87F48">
      <w:pPr>
        <w:rPr>
          <w:del w:id="2767" w:author="J&amp;J" w:date="2015-05-02T17:40:00Z"/>
          <w:rFonts w:ascii="Arial" w:hAnsi="Arial" w:cs="Arial"/>
          <w:color w:val="000000"/>
          <w:sz w:val="18"/>
          <w:szCs w:val="18"/>
        </w:rPr>
      </w:pPr>
      <w:del w:id="2768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2769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7AD879DD" wp14:editId="559DC130">
              <wp:extent cx="4676775" cy="1819275"/>
              <wp:effectExtent l="0" t="0" r="9525" b="9525"/>
              <wp:docPr id="565" name="Imagen 5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3"/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3107EA4" w14:textId="5062DBEC" w:rsidR="00A87F48" w:rsidRPr="007866A3" w:rsidRDefault="00A87F48" w:rsidP="00A87F48">
      <w:pPr>
        <w:rPr>
          <w:del w:id="2770" w:author="J&amp;J" w:date="2015-05-02T17:40:00Z"/>
          <w:rFonts w:ascii="Arial" w:hAnsi="Arial" w:cs="Arial"/>
          <w:color w:val="000000"/>
          <w:sz w:val="18"/>
          <w:szCs w:val="18"/>
        </w:rPr>
      </w:pPr>
      <w:del w:id="2771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772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DC81B34" wp14:editId="6B950EBA">
              <wp:extent cx="904875" cy="276225"/>
              <wp:effectExtent l="0" t="0" r="9525" b="9525"/>
              <wp:docPr id="563" name="Imagen 5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58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AD72002" w14:textId="77777777" w:rsidR="00A87F48" w:rsidRPr="007866A3" w:rsidRDefault="00A87F48" w:rsidP="00A87F48">
      <w:pPr>
        <w:rPr>
          <w:ins w:id="2773" w:author="J&amp;J" w:date="2015-05-02T17:40:00Z"/>
          <w:rFonts w:ascii="Arial" w:hAnsi="Arial" w:cs="Arial"/>
          <w:color w:val="000000"/>
          <w:sz w:val="18"/>
          <w:szCs w:val="18"/>
        </w:rPr>
      </w:pPr>
      <w:ins w:id="2774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2775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1D16F76E" wp14:editId="151EF634">
              <wp:extent cx="4676775" cy="1816911"/>
              <wp:effectExtent l="0" t="0" r="0" b="0"/>
              <wp:docPr id="53" name="Imagen 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3490" cy="1823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F3E309" w14:textId="77777777" w:rsidR="00A87F48" w:rsidRPr="007866A3" w:rsidRDefault="00A87F48" w:rsidP="00A87F48">
      <w:pPr>
        <w:rPr>
          <w:ins w:id="2776" w:author="J&amp;J" w:date="2015-05-02T17:40:00Z"/>
          <w:rFonts w:ascii="Arial" w:hAnsi="Arial" w:cs="Arial"/>
          <w:color w:val="000000"/>
          <w:sz w:val="18"/>
          <w:szCs w:val="18"/>
        </w:rPr>
      </w:pPr>
      <w:ins w:id="2777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778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FD7E80E" wp14:editId="78EE3FA4">
              <wp:extent cx="902252" cy="273050"/>
              <wp:effectExtent l="0" t="0" r="0" b="0"/>
              <wp:docPr id="558" name="Imagen 5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59C94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B8B900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421DB8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31EF823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C6440D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D185A6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A5153F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779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780">
          <w:tblGrid>
            <w:gridCol w:w="1129"/>
            <w:gridCol w:w="5670"/>
            <w:gridCol w:w="2823"/>
          </w:tblGrid>
        </w:tblGridChange>
      </w:tblGrid>
      <w:tr w:rsidR="00A87F48" w:rsidRPr="007866A3" w14:paraId="5ED14C3D" w14:textId="77777777" w:rsidTr="00401F78">
        <w:tc>
          <w:tcPr>
            <w:tcW w:w="9622" w:type="dxa"/>
            <w:gridSpan w:val="3"/>
            <w:tcPrChange w:id="2781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4D0F4B8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3B23E892" w14:textId="77777777" w:rsidTr="00401F78">
        <w:tc>
          <w:tcPr>
            <w:tcW w:w="1129" w:type="dxa"/>
            <w:tcPrChange w:id="278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E66A3F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78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2AD127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78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4AA7A5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0108860E" w14:textId="77777777" w:rsidTr="00401F78">
        <w:tc>
          <w:tcPr>
            <w:tcW w:w="1129" w:type="dxa"/>
            <w:tcPrChange w:id="278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B9DECC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78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491499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78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4BFE6D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78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78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933480553"/>
                <w:placeholder>
                  <w:docPart w:val="C3FD1DC38F3847658F6C9A4C518AF4E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789"/>
                <w:ins w:id="279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791" w:author="J&amp;J" w:date="2015-05-02T17:40:00Z"/>
              </w:sdtContent>
            </w:sdt>
            <w:customXmlInsRangeEnd w:id="2791"/>
          </w:p>
        </w:tc>
      </w:tr>
      <w:tr w:rsidR="00A87F48" w:rsidRPr="007866A3" w14:paraId="3BF04413" w14:textId="77777777" w:rsidTr="00401F78">
        <w:tc>
          <w:tcPr>
            <w:tcW w:w="1129" w:type="dxa"/>
            <w:tcPrChange w:id="279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F0B6B9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79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42AD1D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79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9C1694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79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79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200466675"/>
                <w:placeholder>
                  <w:docPart w:val="6D2F91B22BA44912A1AC9A24C7205CA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796"/>
                <w:ins w:id="279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798" w:author="J&amp;J" w:date="2015-05-02T17:40:00Z"/>
              </w:sdtContent>
            </w:sdt>
            <w:customXmlInsRangeEnd w:id="2798"/>
          </w:p>
        </w:tc>
      </w:tr>
      <w:tr w:rsidR="00A87F48" w:rsidRPr="007866A3" w14:paraId="09928F70" w14:textId="77777777" w:rsidTr="00401F78">
        <w:tc>
          <w:tcPr>
            <w:tcW w:w="1129" w:type="dxa"/>
            <w:tcPrChange w:id="279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B7055B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80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F95D60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80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24198D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80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80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018973841"/>
                <w:placeholder>
                  <w:docPart w:val="ABA8FC7E42F4401DA437FA07885C3F1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803"/>
                <w:ins w:id="280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805" w:author="J&amp;J" w:date="2015-05-02T17:40:00Z"/>
              </w:sdtContent>
            </w:sdt>
            <w:customXmlInsRangeEnd w:id="2805"/>
          </w:p>
        </w:tc>
      </w:tr>
      <w:tr w:rsidR="00A87F48" w:rsidRPr="005255A8" w14:paraId="2FCEF33B" w14:textId="77777777" w:rsidTr="00401F78">
        <w:tc>
          <w:tcPr>
            <w:tcW w:w="9622" w:type="dxa"/>
            <w:gridSpan w:val="3"/>
            <w:tcPrChange w:id="2806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69568CB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CE21AE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2FAE25" w14:textId="61D637A5" w:rsidR="00A87F48" w:rsidRPr="000D241A" w:rsidRDefault="00A87F48" w:rsidP="00401F78">
            <w:pPr>
              <w:rPr>
                <w:del w:id="280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808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5584" behindDoc="0" locked="0" layoutInCell="1" allowOverlap="1" wp14:anchorId="0CFAEAA5" wp14:editId="6AF55BF8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95" name="Grupo 69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96" name="Rectángulo 445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5CBCC6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1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9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6D778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1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9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8FC71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1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0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D5B50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1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0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8E375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1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0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EECD9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2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0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52F04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2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0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1D8B18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2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2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0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11F6AC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2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2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0CFAEAA5" id="Grupo 695" o:spid="_x0000_s1532" style="position:absolute;margin-left:63.15pt;margin-top:1.1pt;width:351.75pt;height:103.2pt;z-index:25171558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">
                        <v:rect id="Rectángulo 445" o:spid="_x0000_s153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4kW8QA&#10;AADcAAAADwAAAGRycy9kb3ducmV2LnhtbESPzW7CMBCE75V4B2uReitOOUQ0xaCWn5ZrA+p5G2+T&#10;qPE6sV2SvD1GQuI4mplvNMv1YBpxJudrywqeZwkI4sLqmksFp+P+aQHCB2SNjWVSMJKH9WrysMRM&#10;256/6JyHUkQI+wwVVCG0mZS+qMign9mWOHq/1hkMUbpSaod9hJtGzpMklQZrjgsVtrSpqPjL/42C&#10;+d7Vx9175zfbsaOfz/G76xcfSj1Oh7dXEIGGcA/f2getIH1J4XomHgG5u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+JFvEAAAA3AAAAA8AAAAAAAAAAAAAAAAAmAIAAGRycy9k&#10;b3ducmV2LnhtbFBLBQYAAAAABAAEAPUAAACJAwAAAAA=&#10;" fillcolor="window" strokecolor="#4a7ebb"/>
                        <v:shape id="Cuadro de texto 2" o:spid="_x0000_s153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nfds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zFcL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Z33bEAAAA3AAAAA8AAAAAAAAAAAAAAAAAmAIAAGRycy9k&#10;b3ducmV2LnhtbFBLBQYAAAAABAAEAPUAAACJAwAAAAA=&#10;" filled="f" stroked="f">
                          <v:textbox>
                            <w:txbxContent>
                              <w:p w14:paraId="65CBCC6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2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3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ZLBMEA&#10;AADcAAAADwAAAGRycy9kb3ducmV2LnhtbERPz2vCMBS+D/wfwhN2WxNFZe1MiziEnZQ5Hez2aJ5t&#10;WfNSmszW/94chB0/vt/rYrStuFLvG8caZokCQVw603Cl4fS1e3kF4QOywdYxabiRhyKfPK0xM27g&#10;T7oeQyViCPsMNdQhdJmUvqzJok9cRxy5i+sthgj7SpoehxhuWzlXaiUtNhwbauxoW1P5e/yzGs77&#10;y8/3Qh2qd7vsBjcqyTaVWj9Px80biEBj+Bc/3B9GwyqNa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GSwTBAAAA3AAAAA8AAAAAAAAAAAAAAAAAmAIAAGRycy9kb3du&#10;cmV2LnhtbFBLBQYAAAAABAAEAPUAAACGAwAAAAA=&#10;" filled="f" stroked="f">
                          <v:textbox>
                            <w:txbxContent>
                              <w:p w14:paraId="566D778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3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3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run8QA&#10;AADcAAAADwAAAGRycy9kb3ducmV2LnhtbESPT4vCMBTE7wt+h/AEb2viomK7RpEVwZOy/lnY26N5&#10;tmWbl9JEW7+9ERY8DjPzG2a+7GwlbtT40rGG0VCBIM6cKTnXcDpu3mcgfEA2WDkmDXfysFz03uaY&#10;GtfyN90OIRcRwj5FDUUIdSqlzwqy6IeuJo7exTUWQ5RNLk2DbYTbSn4oNZUWS44LBdb0VVD2d7ha&#10;Defd5fdnrPb52k7q1nVKsk2k1oN+t/oEEagLr/B/e2s0TJMEnmfi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K7p/EAAAA3AAAAA8AAAAAAAAAAAAAAAAAmAIAAGRycy9k&#10;b3ducmV2LnhtbFBLBQYAAAAABAAEAPUAAACJAwAAAAA=&#10;" filled="f" stroked="f">
                          <v:textbox>
                            <w:txbxContent>
                              <w:p w14:paraId="408FC71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3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3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vdGMEA&#10;AADc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VWl+elMOgJ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b3RjBAAAA3AAAAA8AAAAAAAAAAAAAAAAAmAIAAGRycy9kb3du&#10;cmV2LnhtbFBLBQYAAAAABAAEAPUAAACGAwAAAAA=&#10;" filled="f" stroked="f">
                          <v:textbox>
                            <w:txbxContent>
                              <w:p w14:paraId="66D5B50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3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3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d4g8MA&#10;AADcAAAADwAAAGRycy9kb3ducmV2LnhtbESPT4vCMBTE7wv7HcJb8LYmiq7aNYoogicX/4K3R/Ns&#10;yzYvpYm2fnsjLOxxmJnfMNN5a0txp9oXjjX0ugoEcepMwZmG42H9OQbhA7LB0jFpeJCH+ez9bYqJ&#10;cQ3v6L4PmYgQ9glqyEOoEil9mpNF33UVcfSurrYYoqwzaWpsItyWsq/Ul7RYcFzIsaJlTunv/mY1&#10;nLbXy3mgfrKVHVaNa5VkO5Fadz7axTeIQG34D/+1N0bDSPXgdSYeAT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d4g8MAAADcAAAADwAAAAAAAAAAAAAAAACYAgAAZHJzL2Rv&#10;d25yZXYueG1sUEsFBgAAAAAEAAQA9QAAAIgDAAAAAA==&#10;" filled="f" stroked="f">
                          <v:textbox>
                            <w:txbxContent>
                              <w:p w14:paraId="2F8E375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3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3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Xm9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Vk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F5vTEAAAA3AAAAA8AAAAAAAAAAAAAAAAAmAIAAGRycy9k&#10;b3ducmV2LnhtbFBLBQYAAAAABAAEAPUAAACJAwAAAAA=&#10;" filled="f" stroked="f">
                          <v:textbox>
                            <w:txbxContent>
                              <w:p w14:paraId="7DEECD9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3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4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lDb8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jNUb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JQ2/EAAAA3AAAAA8AAAAAAAAAAAAAAAAAmAIAAGRycy9k&#10;b3ducmV2LnhtbFBLBQYAAAAABAAEAPUAAACJAwAAAAA=&#10;" filled="f" stroked="f">
                          <v:textbox>
                            <w:txbxContent>
                              <w:p w14:paraId="4D52F04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4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4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DbG8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Vk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g2xvEAAAA3AAAAA8AAAAAAAAAAAAAAAAAmAIAAGRycy9k&#10;b3ducmV2LnhtbFBLBQYAAAAABAAEAPUAAACJAwAAAAA=&#10;" filled="f" stroked="f">
                          <v:textbox>
                            <w:txbxContent>
                              <w:p w14:paraId="01D8B18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4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4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4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x+gMQA&#10;AADcAAAADwAAAGRycy9kb3ducmV2LnhtbESPT2vCQBTE74LfYXlCb3XXolWjq0il0JPF+Ae8PbLP&#10;JJh9G7Jbk377rlDwOMzMb5jlurOVuFPjS8caRkMFgjhzpuRcw/Hw+ToD4QOywcoxafglD+tVv7fE&#10;xLiW93RPQy4ihH2CGooQ6kRKnxVk0Q9dTRy9q2sshiibXJoG2wi3lXxT6l1aLDkuFFjTR0HZLf2x&#10;Gk676+U8Vt/51k7q1nVKsp1LrV8G3WYBIlAXnuH/9pfRMFU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sfoDEAAAA3AAAAA8AAAAAAAAAAAAAAAAAmAIAAGRycy9k&#10;b3ducmV2LnhtbFBLBQYAAAAABAAEAPUAAACJAwAAAAA=&#10;" filled="f" stroked="f">
                          <v:textbox>
                            <w:txbxContent>
                              <w:p w14:paraId="711F6AC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4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4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4538962F" w14:textId="77777777" w:rsidR="00A87F48" w:rsidRPr="007866A3" w:rsidRDefault="00A87F48" w:rsidP="00401F78">
            <w:pPr>
              <w:rPr>
                <w:ins w:id="284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846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2847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53120" behindDoc="0" locked="0" layoutInCell="1" allowOverlap="1" wp14:anchorId="670C7F9F" wp14:editId="6588D924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44" name="Grupo 444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45" name="Rectángulo 445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49510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4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4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4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9ED28F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5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5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4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F9EEAD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5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5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4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35ABA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5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5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5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793530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5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5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5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3F072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5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5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5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20D968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6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6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5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BF5F41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6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6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5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BADDA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6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6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670C7F9F" id="Grupo 444" o:spid="_x0000_s1543" style="position:absolute;margin-left:63.15pt;margin-top:1.1pt;width:351.75pt;height:103.2pt;z-index:2516531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">
                        <v:rect id="Rectángulo 445" o:spid="_x0000_s154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ymfMMA&#10;AADcAAAADwAAAGRycy9kb3ducmV2LnhtbESPQWvCQBSE74L/YXmCN7NpSURiVqlCsdDmoC2eH9ln&#10;kjb7NmRXE/99t1DwOMzMN0y+HU0rbtS7xrKCpygGQVxa3XCl4OvzdbEC4TyyxtYyKbiTg+1mOskx&#10;03bgI91OvhIBwi5DBbX3XSalK2sy6CLbEQfvYnuDPsi+krrHIcBNK5/jeCkNNhwWauxoX1P5c7oa&#10;BZ6KA92Hc/HOKR/4+yPZyYtVaj4bX9YgPI3+Ef5vv2kFSZLC35lw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ymfMMAAADcAAAADwAAAAAAAAAAAAAAAACYAgAAZHJzL2Rv&#10;d25yZXYueG1sUEsFBgAAAAAEAAQA9QAAAIgDAAAAAA==&#10;" fillcolor="white [3212]" strokecolor="#4579b8 [3044]"/>
                        <v:shape id="Cuadro de texto 2" o:spid="_x0000_s154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E4S8MA&#10;AADcAAAADwAAAGRycy9kb3ducmV2LnhtbESPT4vCMBTE74LfITzBm01Wqux2jSLKgidF9w/s7dE8&#10;27LNS2mytn57Iwgeh5n5DbNY9bYWF2p95VjDS6JAEOfOVFxo+Pr8mLyC8AHZYO2YNFzJw2o5HCww&#10;M67jI11OoRARwj5DDWUITSalz0uy6BPXEEfv7FqLIcq2kKbFLsJtLadKzaXFiuNCiQ1tSsr/Tv9W&#10;w/f+/PuTqkOxtbOmc72SbN+k1uNRv34HEagPz/CjvTMa0nQO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/E4S8MAAADcAAAADwAAAAAAAAAAAAAAAACYAgAAZHJzL2Rv&#10;d25yZXYueG1sUEsFBgAAAAAEAAQA9QAAAIgDAAAAAA==&#10;" filled="f" stroked="f">
                          <v:textbox>
                            <w:txbxContent>
                              <w:p w14:paraId="5349510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6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6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4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2d0M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iSZw9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9ndDEAAAA3AAAAA8AAAAAAAAAAAAAAAAAmAIAAGRycy9k&#10;b3ducmV2LnhtbFBLBQYAAAAABAAEAPUAAACJAwAAAAA=&#10;" filled="f" stroked="f">
                          <v:textbox>
                            <w:txbxContent>
                              <w:p w14:paraId="49ED28F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6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6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4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IJosAA&#10;AADcAAAADwAAAGRycy9kb3ducmV2LnhtbERPTYvCMBC9C/6HMMLeNFGq7HaNIsqCJ0XdFbwNzdiW&#10;bSalibb+e3MQPD7e93zZ2UrcqfGlYw3jkQJBnDlTcq7h9/Qz/AThA7LByjFpeJCH5aLfm2NqXMsH&#10;uh9DLmII+xQ1FCHUqZQ+K8iiH7maOHJX11gMETa5NA22MdxWcqLUTFosOTYUWNO6oOz/eLMa/nbX&#10;yzlR+3xjp3XrOiXZfkmtPwbd6htEoC68xS/31mhIkrg2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SIJosAAAADcAAAADwAAAAAAAAAAAAAAAACYAgAAZHJzL2Rvd25y&#10;ZXYueG1sUEsFBgAAAAAEAAQA9QAAAIUDAAAAAA==&#10;" filled="f" stroked="f">
                          <v:textbox>
                            <w:txbxContent>
                              <w:p w14:paraId="6F9EEAD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7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7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4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6sOc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0Ad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urDnEAAAA3AAAAA8AAAAAAAAAAAAAAAAAmAIAAGRycy9k&#10;b3ducmV2LnhtbFBLBQYAAAAABAAEAPUAAACJAwAAAAA=&#10;" filled="f" stroked="f">
                          <v:textbox>
                            <w:txbxContent>
                              <w:p w14:paraId="2B35ABA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7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7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4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2Teb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vn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jZN5vwAAANwAAAAPAAAAAAAAAAAAAAAAAJgCAABkcnMvZG93bnJl&#10;di54bWxQSwUGAAAAAAQABAD1AAAAhAMAAAAA&#10;" filled="f" stroked="f">
                          <v:textbox>
                            <w:txbxContent>
                              <w:p w14:paraId="2793530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7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7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5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E24s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5LO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BNuLEAAAA3AAAAA8AAAAAAAAAAAAAAAAAmAIAAGRycy9k&#10;b3ducmV2LnhtbFBLBQYAAAAABAAEAPUAAACJAwAAAAA=&#10;" filled="f" stroked="f">
                          <v:textbox>
                            <w:txbxContent>
                              <w:p w14:paraId="663F072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7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7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5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ol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yKd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TqJXEAAAA3AAAAA8AAAAAAAAAAAAAAAAAmAIAAGRycy9k&#10;b3ducmV2LnhtbFBLBQYAAAAABAAEAPUAAACJAwAAAAA=&#10;" filled="f" stroked="f">
                          <v:textbox>
                            <w:txbxContent>
                              <w:p w14:paraId="520D968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7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7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5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8NDs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2L5B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fDQ7EAAAA3AAAAA8AAAAAAAAAAAAAAAAAmAIAAGRycy9k&#10;b3ducmV2LnhtbFBLBQYAAAAABAAEAPUAAACJAwAAAAA=&#10;" filled="f" stroked="f">
                          <v:textbox>
                            <w:txbxContent>
                              <w:p w14:paraId="4BF5F41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8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8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5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aVesQA&#10;AADcAAAADwAAAGRycy9kb3ducmV2LnhtbESPT2vCQBTE74LfYXmCN7NbidKmboIoBU8V7R/o7ZF9&#10;JqHZtyG7Nem3dwsFj8PM/IbZFKNtxZV63zjW8JAoEMSlMw1XGt7fXhaPIHxANtg6Jg2/5KHIp5MN&#10;ZsYNfKLrOVQiQthnqKEOocuk9GVNFn3iOuLoXVxvMUTZV9L0OES4beVSqbW02HBcqLGjXU3l9/nH&#10;avh4vXx9pupY7e2qG9yoJNsnqfV8Nm6fQQQawz383z4YDekqhb8z8Qj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2lXrEAAAA3AAAAA8AAAAAAAAAAAAAAAAAmAIAAGRycy9k&#10;b3ducmV2LnhtbFBLBQYAAAAABAAEAPUAAACJAwAAAAA=&#10;" filled="f" stroked="f">
                          <v:textbox>
                            <w:txbxContent>
                              <w:p w14:paraId="39BADDA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8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8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26E673A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1EE7FD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5AB363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4BD76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92D10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769A7E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B5BF34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190F63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14336E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A9E5DB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7D08F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155FB0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A8CC25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50777CB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25</w:t>
      </w:r>
    </w:p>
    <w:p w14:paraId="5A8B5C78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2F674A8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8A1E15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654EECC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FDF234E" w14:textId="2D3885EB" w:rsidR="00A87F48" w:rsidRPr="007866A3" w:rsidRDefault="00A87F48" w:rsidP="00A87F48">
      <w:pPr>
        <w:rPr>
          <w:del w:id="2884" w:author="J&amp;J" w:date="2015-05-02T17:40:00Z"/>
          <w:rFonts w:ascii="Arial" w:hAnsi="Arial" w:cs="Arial"/>
          <w:color w:val="000000"/>
          <w:sz w:val="18"/>
          <w:szCs w:val="18"/>
        </w:rPr>
      </w:pPr>
      <w:del w:id="2885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2886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0C8924C" wp14:editId="70349B59">
              <wp:extent cx="4676775" cy="1819275"/>
              <wp:effectExtent l="0" t="0" r="9525" b="9525"/>
              <wp:docPr id="561" name="Imagen 5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5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E5A2EF8" w14:textId="2B655EF6" w:rsidR="00A87F48" w:rsidRPr="007866A3" w:rsidRDefault="00A87F48" w:rsidP="00A87F48">
      <w:pPr>
        <w:rPr>
          <w:del w:id="2887" w:author="J&amp;J" w:date="2015-05-02T17:40:00Z"/>
          <w:rFonts w:ascii="Arial" w:hAnsi="Arial" w:cs="Arial"/>
          <w:color w:val="000000"/>
          <w:sz w:val="18"/>
          <w:szCs w:val="18"/>
        </w:rPr>
      </w:pPr>
      <w:del w:id="2888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889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9A169D8" wp14:editId="18FFE0F2">
              <wp:extent cx="904875" cy="276225"/>
              <wp:effectExtent l="0" t="0" r="9525" b="9525"/>
              <wp:docPr id="559" name="Imagen 5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60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4C8AC71" w14:textId="77777777" w:rsidR="00A87F48" w:rsidRPr="007866A3" w:rsidRDefault="00A87F48" w:rsidP="00A87F48">
      <w:pPr>
        <w:rPr>
          <w:ins w:id="2890" w:author="J&amp;J" w:date="2015-05-02T17:40:00Z"/>
          <w:rFonts w:ascii="Arial" w:hAnsi="Arial" w:cs="Arial"/>
          <w:color w:val="000000"/>
          <w:sz w:val="18"/>
          <w:szCs w:val="18"/>
        </w:rPr>
      </w:pPr>
      <w:ins w:id="2891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2892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4DFF26E0" wp14:editId="50832F53">
              <wp:extent cx="4676775" cy="1816912"/>
              <wp:effectExtent l="0" t="0" r="0" b="0"/>
              <wp:docPr id="55" name="Imagen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6982" cy="18247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18C6EC6" w14:textId="77777777" w:rsidR="00A87F48" w:rsidRPr="007866A3" w:rsidRDefault="00A87F48" w:rsidP="00A87F48">
      <w:pPr>
        <w:rPr>
          <w:ins w:id="2893" w:author="J&amp;J" w:date="2015-05-02T17:40:00Z"/>
          <w:rFonts w:ascii="Arial" w:hAnsi="Arial" w:cs="Arial"/>
          <w:color w:val="000000"/>
          <w:sz w:val="18"/>
          <w:szCs w:val="18"/>
        </w:rPr>
      </w:pPr>
      <w:ins w:id="2894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2895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3BB55B9" wp14:editId="54D47A7D">
              <wp:extent cx="902252" cy="273050"/>
              <wp:effectExtent l="0" t="0" r="0" b="0"/>
              <wp:docPr id="560" name="Imagen 5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382885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1B5F08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0BD8A92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1DF308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A54F38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80F1EA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896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897">
          <w:tblGrid>
            <w:gridCol w:w="1129"/>
            <w:gridCol w:w="5670"/>
            <w:gridCol w:w="2823"/>
          </w:tblGrid>
        </w:tblGridChange>
      </w:tblGrid>
      <w:tr w:rsidR="00A87F48" w:rsidRPr="007866A3" w14:paraId="699F9AA5" w14:textId="77777777" w:rsidTr="00401F78">
        <w:tc>
          <w:tcPr>
            <w:tcW w:w="9622" w:type="dxa"/>
            <w:gridSpan w:val="3"/>
            <w:tcPrChange w:id="2898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718486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572B6320" w14:textId="77777777" w:rsidTr="00401F78">
        <w:tc>
          <w:tcPr>
            <w:tcW w:w="1129" w:type="dxa"/>
            <w:tcPrChange w:id="289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2AFCA15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90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8C6EBB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90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24E76A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20787284" w14:textId="77777777" w:rsidTr="00401F78">
        <w:tc>
          <w:tcPr>
            <w:tcW w:w="1129" w:type="dxa"/>
            <w:tcPrChange w:id="290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68696C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90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452DCB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90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9EAD19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90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90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819424967"/>
                <w:placeholder>
                  <w:docPart w:val="A947FECA1A98482D83D7B0AA66FD890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906"/>
                <w:ins w:id="290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908" w:author="J&amp;J" w:date="2015-05-02T17:40:00Z"/>
              </w:sdtContent>
            </w:sdt>
            <w:customXmlInsRangeEnd w:id="2908"/>
          </w:p>
        </w:tc>
      </w:tr>
      <w:tr w:rsidR="00A87F48" w:rsidRPr="007866A3" w14:paraId="5F1C6603" w14:textId="77777777" w:rsidTr="00401F78">
        <w:tc>
          <w:tcPr>
            <w:tcW w:w="1129" w:type="dxa"/>
            <w:tcPrChange w:id="290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7CDFCC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91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468564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91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1C2F42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91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91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070796022"/>
                <w:placeholder>
                  <w:docPart w:val="5E14288F2EFE48F2A99428CC68415D0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913"/>
                <w:ins w:id="291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915" w:author="J&amp;J" w:date="2015-05-02T17:40:00Z"/>
              </w:sdtContent>
            </w:sdt>
            <w:customXmlInsRangeEnd w:id="2915"/>
          </w:p>
        </w:tc>
      </w:tr>
      <w:tr w:rsidR="00A87F48" w:rsidRPr="007866A3" w14:paraId="17BBB171" w14:textId="77777777" w:rsidTr="00401F78">
        <w:tc>
          <w:tcPr>
            <w:tcW w:w="1129" w:type="dxa"/>
            <w:tcPrChange w:id="291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F825AA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91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6DBAEA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91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4C8002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91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92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051686753"/>
                <w:placeholder>
                  <w:docPart w:val="7703FF7399AE4A39B651421D861CEC35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2920"/>
                <w:ins w:id="292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922" w:author="J&amp;J" w:date="2015-05-02T17:40:00Z"/>
              </w:sdtContent>
            </w:sdt>
            <w:customXmlInsRangeEnd w:id="2922"/>
          </w:p>
        </w:tc>
      </w:tr>
      <w:tr w:rsidR="00A87F48" w:rsidRPr="005255A8" w14:paraId="45211199" w14:textId="77777777" w:rsidTr="00401F78">
        <w:tc>
          <w:tcPr>
            <w:tcW w:w="9622" w:type="dxa"/>
            <w:gridSpan w:val="3"/>
            <w:tcPrChange w:id="2923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692EF88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1DFBDFB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2C248DE" w14:textId="024899F5" w:rsidR="00A87F48" w:rsidRPr="000D241A" w:rsidRDefault="00A87F48" w:rsidP="00401F78">
            <w:pPr>
              <w:rPr>
                <w:del w:id="2924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925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6608" behindDoc="0" locked="0" layoutInCell="1" allowOverlap="1" wp14:anchorId="11087F4E" wp14:editId="17646A24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84" name="Grupo 68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85" name="Rectángulo 45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D50FD6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2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2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8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715915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2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2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8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174757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3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3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8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BCA3F8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3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3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9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8F4D35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3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3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9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5CCFF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3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3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9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AA3911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3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3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9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00144E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4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4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9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BDBBF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4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4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11087F4E" id="Grupo 684" o:spid="_x0000_s1554" style="position:absolute;margin-left:63.15pt;margin-top:1.1pt;width:351.75pt;height:103.2pt;z-index:25171660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">
                        <v:rect id="Rectángulo 456" o:spid="_x0000_s155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Us8cMA&#10;AADcAAAADwAAAGRycy9kb3ducmV2LnhtbESPQWvCQBSE74L/YXlCb7pRUELqKtXW1qtaen7Nviah&#10;2bfJ7mqSf98VhB6HmfmGWW97U4sbOV9ZVjCfJSCIc6srLhR8Xg7TFIQPyBpry6RgIA/bzXi0xkzb&#10;jk90O4dCRAj7DBWUITSZlD4vyaCf2YY4ej/WGQxRukJqh12Em1oukmQlDVYcF0psaF9S/nu+GgWL&#10;g6sub7vW71+Hlr4/hq+2S9+Vepr0L88gAvXhP/xoH7WCVbqE+5l4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Us8cMAAADcAAAADwAAAAAAAAAAAAAAAACYAgAAZHJzL2Rv&#10;d25yZXYueG1sUEsFBgAAAAAEAAQA9QAAAIgDAAAAAA==&#10;" fillcolor="window" strokecolor="#4a7ebb"/>
                        <v:shape id="Cuadro de texto 2" o:spid="_x0000_s155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zsMMQA&#10;AADcAAAADwAAAGRycy9kb3ducmV2LnhtbESPT2sCMRTE74LfIbyCN00qdbFbsyKWgielagu9PTZv&#10;/9DNy7JJ3fXbG6HgcZiZ3zCr9WAbcaHO1441PM8UCOLcmZpLDefTx3QJwgdkg41j0nAlD+tsPFph&#10;alzPn3Q5hlJECPsUNVQhtKmUPq/Iop+5ljh6hesshii7UpoO+wi3jZwrlUiLNceFClvaVpT/Hv+s&#10;hq998fP9og7lu120vRuUZPsqtZ48DZs3EIGG8Aj/t3dGQ7JM4H4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M7DDEAAAA3AAAAA8AAAAAAAAAAAAAAAAAmAIAAGRycy9k&#10;b3ducmV2LnhtbFBLBQYAAAAABAAEAPUAAACJAwAAAAA=&#10;" filled="f" stroked="f">
                          <v:textbox>
                            <w:txbxContent>
                              <w:p w14:paraId="5D50FD6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4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4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5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BJq8QA&#10;AADcAAAADwAAAGRycy9kb3ducmV2LnhtbESPT4vCMBTE7wt+h/AEb2vioq5Wo8iK4Mll/QfeHs2z&#10;LTYvpYm2fnuzsLDHYWZ+w8yXrS3Fg2pfONYw6CsQxKkzBWcajofN+wSED8gGS8ek4UkelovO2xwT&#10;4xr+occ+ZCJC2CeoIQ+hSqT0aU4Wfd9VxNG7utpiiLLOpKmxiXBbyg+lxtJiwXEhx4q+ckpv+7vV&#10;cNpdL+eh+s7WdlQ1rlWS7VRq3eu2qxmIQG34D/+1t0bDePIJ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ASavEAAAA3AAAAA8AAAAAAAAAAAAAAAAAmAIAAGRycy9k&#10;b3ducmV2LnhtbFBLBQYAAAAABAAEAPUAAACJAwAAAAA=&#10;" filled="f" stroked="f">
                          <v:textbox>
                            <w:txbxContent>
                              <w:p w14:paraId="0715915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4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4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5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/d2c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wyqNa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f3dnBAAAA3AAAAA8AAAAAAAAAAAAAAAAAmAIAAGRycy9kb3du&#10;cmV2LnhtbFBLBQYAAAAABAAEAPUAAACGAwAAAAA=&#10;" filled="f" stroked="f">
                          <v:textbox>
                            <w:txbxContent>
                              <w:p w14:paraId="6174757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4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4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5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N4QsMA&#10;AADcAAAADwAAAGRycy9kb3ducmV2LnhtbESPT4vCMBTE74LfITxhb5q4qGg1iqwIe1pZ/4G3R/Ns&#10;i81LaaLtfnsjLHgcZuY3zGLV2lI8qPaFYw3DgQJBnDpTcKbheNj2pyB8QDZYOiYNf+Rhtex2FpgY&#10;1/AvPfYhExHCPkENeQhVIqVPc7LoB64ijt7V1RZDlHUmTY1NhNtSfio1kRYLjgs5VvSVU3rb362G&#10;08/1ch6pXbax46pxrZJsZ1Lrj167noMI1IZ3+L/9bTRMpjN4nY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N4QsMAAADcAAAADwAAAAAAAAAAAAAAAACYAgAAZHJzL2Rv&#10;d25yZXYueG1sUEsFBgAAAAAEAAQA9QAAAIgDAAAAAA==&#10;" filled="f" stroked="f">
                          <v:textbox>
                            <w:txbxContent>
                              <w:p w14:paraId="4BCA3F8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5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5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6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BHAsEA&#10;AADcAAAADwAAAGRycy9kb3ducmV2LnhtbERPz2vCMBS+D/wfwhN2WxNFZe1MiziEnZQ5Hez2aJ5t&#10;WfNSmszW/94chB0/vt/rYrStuFLvG8caZokCQVw603Cl4fS1e3kF4QOywdYxabiRhyKfPK0xM27g&#10;T7oeQyViCPsMNdQhdJmUvqzJok9cRxy5i+sthgj7SpoehxhuWzlXaiUtNhwbauxoW1P5e/yzGs77&#10;y8/3Qh2qd7vsBjcqyTaVWj9Px80biEBj+Bc/3B9GwyqN8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wRwLBAAAA3AAAAA8AAAAAAAAAAAAAAAAAmAIAAGRycy9kb3du&#10;cmV2LnhtbFBLBQYAAAAABAAEAPUAAACGAwAAAAA=&#10;" filled="f" stroked="f">
                          <v:textbox>
                            <w:txbxContent>
                              <w:p w14:paraId="28F4D35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5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5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6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zimc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Q7Ka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84pnEAAAA3AAAAA8AAAAAAAAAAAAAAAAAmAIAAGRycy9k&#10;b3ducmV2LnhtbFBLBQYAAAAABAAEAPUAAACJAwAAAAA=&#10;" filled="f" stroked="f">
                          <v:textbox>
                            <w:txbxContent>
                              <w:p w14:paraId="535CCFF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5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5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6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587s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mQ5h+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ufO7EAAAA3AAAAA8AAAAAAAAAAAAAAAAAmAIAAGRycy9k&#10;b3ducmV2LnhtbFBLBQYAAAAABAAEAPUAAACJAwAAAAA=&#10;" filled="f" stroked="f">
                          <v:textbox>
                            <w:txbxContent>
                              <w:p w14:paraId="2AA3911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5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5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6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Zd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xeoF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i2XXEAAAA3AAAAA8AAAAAAAAAAAAAAAAAmAIAAGRycy9k&#10;b3ducmV2LnhtbFBLBQYAAAAABAAEAPUAAACJAwAAAAA=&#10;" filled="f" stroked="f">
                          <v:textbox>
                            <w:txbxContent>
                              <w:p w14:paraId="600144E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5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5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6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tBAc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JbAS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tBAcMAAADcAAAADwAAAAAAAAAAAAAAAACYAgAAZHJzL2Rv&#10;d25yZXYueG1sUEsFBgAAAAAEAAQA9QAAAIgDAAAAAA==&#10;" filled="f" stroked="f">
                          <v:textbox>
                            <w:txbxContent>
                              <w:p w14:paraId="2BBDBBF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6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6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5272613C" w14:textId="77777777" w:rsidR="00A87F48" w:rsidRPr="007866A3" w:rsidRDefault="00A87F48" w:rsidP="00401F78">
            <w:pPr>
              <w:rPr>
                <w:ins w:id="2962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963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2964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54144" behindDoc="0" locked="0" layoutInCell="1" allowOverlap="1" wp14:anchorId="766BF6E8" wp14:editId="26EC18E5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55" name="Grupo 455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56" name="Rectángulo 45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23039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6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5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50A855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6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5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9C5D6B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7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6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7BF080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7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6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20A12D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7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6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647672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7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6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8AFDA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7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6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B20FB1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8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6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593A07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8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766BF6E8" id="Grupo 455" o:spid="_x0000_s1565" style="position:absolute;margin-left:63.15pt;margin-top:1.1pt;width:351.75pt;height:103.2pt;z-index:25165414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">
                        <v:rect id="Rectángulo 456" o:spid="_x0000_s156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eu1sQA&#10;AADcAAAADwAAAGRycy9kb3ducmV2LnhtbESPT2vCQBTE70K/w/IKvemmYoJEV7FCsdB68A+eH9ln&#10;Es2+DbtbE799tyB4HGbmN8x82ZtG3Mj52rKC91ECgriwuuZSwfHwOZyC8AFZY2OZFNzJw3LxMphj&#10;rm3HO7rtQykihH2OCqoQ2lxKX1Rk0I9sSxy9s3UGQ5SulNphF+GmkeMkyaTBmuNChS2tKyqu+1+j&#10;INB2Q/futP3mlDd8+Zl8yLNV6u21X81ABOrDM/xof2kFkzSD/zPxCM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3rtbEAAAA3AAAAA8AAAAAAAAAAAAAAAAAmAIAAGRycy9k&#10;b3ducmV2LnhtbFBLBQYAAAAABAAEAPUAAACJAwAAAAA=&#10;" fillcolor="white [3212]" strokecolor="#4579b8 [3044]"/>
                        <v:shape id="Cuadro de texto 2" o:spid="_x0000_s156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QLDc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k+kM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kCw3EAAAA3AAAAA8AAAAAAAAAAAAAAAAAmAIAAGRycy9k&#10;b3ducmV2LnhtbFBLBQYAAAAABAAEAPUAAACJAwAAAAA=&#10;" filled="f" stroked="f">
                          <v:textbox>
                            <w:txbxContent>
                              <w:p w14:paraId="2023039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8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6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uff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r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+59/vwAAANwAAAAPAAAAAAAAAAAAAAAAAJgCAABkcnMvZG93bnJl&#10;di54bWxQSwUGAAAAAAQABAD1AAAAhAMAAAAA&#10;" filled="f" stroked="f">
                          <v:textbox>
                            <w:txbxContent>
                              <w:p w14:paraId="050A855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8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6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c65M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ReAq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c65MMAAADcAAAADwAAAAAAAAAAAAAAAACYAgAAZHJzL2Rv&#10;d25yZXYueG1sUEsFBgAAAAAEAAQA9QAAAIgDAAAAAA==&#10;" filled="f" stroked="f">
                          <v:textbox>
                            <w:txbxContent>
                              <w:p w14:paraId="49C5D6B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8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7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FZxL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/P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4VnEvwAAANwAAAAPAAAAAAAAAAAAAAAAAJgCAABkcnMvZG93bnJl&#10;di54bWxQSwUGAAAAAAQABAD1AAAAhAMAAAAA&#10;" filled="f" stroked="f">
                          <v:textbox>
                            <w:txbxContent>
                              <w:p w14:paraId="77BF080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9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7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38X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iSd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t/F/EAAAA3AAAAA8AAAAAAAAAAAAAAAAAmAIAAGRycy9k&#10;b3ducmV2LnhtbFBLBQYAAAAABAAEAPUAAACJAwAAAAA=&#10;" filled="f" stroked="f">
                          <v:textbox>
                            <w:txbxContent>
                              <w:p w14:paraId="320A12D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9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7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9iKM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y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9iKMMAAADcAAAADwAAAAAAAAAAAAAAAACYAgAAZHJzL2Rv&#10;d25yZXYueG1sUEsFBgAAAAAEAAQA9QAAAIgDAAAAAA==&#10;" filled="f" stroked="f">
                          <v:textbox>
                            <w:txbxContent>
                              <w:p w14:paraId="3647672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9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7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Hs8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3L1CP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zx7PEAAAA3AAAAA8AAAAAAAAAAAAAAAAAmAIAAGRycy9k&#10;b3ducmV2LnhtbFBLBQYAAAAABAAEAPUAAACJAwAAAAA=&#10;" filled="f" stroked="f">
                          <v:textbox>
                            <w:txbxContent>
                              <w:p w14:paraId="3C8AFDA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9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7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pfx8MA&#10;AADcAAAADwAAAGRycy9kb3ducmV2LnhtbESPT4vCMBTE74LfITzBm01Wqux2jSLKgidF9w/s7dE8&#10;27LNS2mytn57Iwgeh5n5DbNY9bYWF2p95VjDS6JAEOfOVFxo+Pr8mLyC8AHZYO2YNFzJw2o5HCww&#10;M67jI11OoRARwj5DDWUITSalz0uy6BPXEEfv7FqLIcq2kKbFLsJtLadKzaXFiuNCiQ1tSsr/Tv9W&#10;w/f+/PuTqkOxtbOmc72SbN+k1uNRv34HEagPz/CjvTMa0n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pfx8MAAADcAAAADwAAAAAAAAAAAAAAAACYAgAAZHJzL2Rv&#10;d25yZXYueG1sUEsFBgAAAAAEAAQA9QAAAIgDAAAAAA==&#10;" filled="f" stroked="f">
                          <v:textbox>
                            <w:txbxContent>
                              <w:p w14:paraId="5B20FB1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9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7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6XM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QMxy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b6XMMAAADcAAAADwAAAAAAAAAAAAAAAACYAgAAZHJzL2Rv&#10;d25yZXYueG1sUEsFBgAAAAAEAAQA9QAAAIgDAAAAAA==&#10;" filled="f" stroked="f">
                          <v:textbox>
                            <w:txbxContent>
                              <w:p w14:paraId="3593A07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00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09092CE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00CD8F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7ED1C6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687C7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97C505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12271A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16F8E1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FAA70E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8BA2D6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96BA57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1B703F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0ACEAC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4B6D59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52CD5C7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26</w:t>
      </w:r>
    </w:p>
    <w:p w14:paraId="7411F78D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7052C84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2D9D63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69FB92A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3371ED6" w14:textId="2D2EE64D" w:rsidR="00A87F48" w:rsidRPr="007866A3" w:rsidRDefault="00A87F48" w:rsidP="00A87F48">
      <w:pPr>
        <w:rPr>
          <w:del w:id="3001" w:author="J&amp;J" w:date="2015-05-02T17:40:00Z"/>
          <w:rFonts w:ascii="Arial" w:hAnsi="Arial" w:cs="Arial"/>
          <w:color w:val="000000"/>
          <w:sz w:val="18"/>
          <w:szCs w:val="18"/>
        </w:rPr>
      </w:pPr>
      <w:del w:id="3002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3003" w:author="Unknown">
              <w:rPr>
                <w:noProof/>
                <w:lang w:val="es-CO" w:eastAsia="es-CO"/>
              </w:rPr>
            </w:rPrChange>
          </w:rPr>
          <w:lastRenderedPageBreak/>
          <w:drawing>
            <wp:inline distT="0" distB="0" distL="0" distR="0" wp14:anchorId="10663D18" wp14:editId="6CD47239">
              <wp:extent cx="4695825" cy="1819275"/>
              <wp:effectExtent l="0" t="0" r="9525" b="9525"/>
              <wp:docPr id="557" name="Imagen 5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7"/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9582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4A6DAB9" w14:textId="64547340" w:rsidR="00A87F48" w:rsidRPr="007866A3" w:rsidRDefault="00A87F48" w:rsidP="00A87F48">
      <w:pPr>
        <w:rPr>
          <w:del w:id="3004" w:author="J&amp;J" w:date="2015-05-02T17:40:00Z"/>
          <w:rFonts w:ascii="Arial" w:hAnsi="Arial" w:cs="Arial"/>
          <w:color w:val="000000"/>
          <w:sz w:val="18"/>
          <w:szCs w:val="18"/>
        </w:rPr>
      </w:pPr>
      <w:del w:id="3005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006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D4268FB" wp14:editId="2ABB08FC">
              <wp:extent cx="904875" cy="276225"/>
              <wp:effectExtent l="0" t="0" r="9525" b="9525"/>
              <wp:docPr id="555" name="Imagen 5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62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21C319" w14:textId="77777777" w:rsidR="00A87F48" w:rsidRPr="007866A3" w:rsidRDefault="00A87F48" w:rsidP="00A87F48">
      <w:pPr>
        <w:rPr>
          <w:ins w:id="3007" w:author="J&amp;J" w:date="2015-05-02T17:40:00Z"/>
          <w:rFonts w:ascii="Arial" w:hAnsi="Arial" w:cs="Arial"/>
          <w:color w:val="000000"/>
          <w:sz w:val="18"/>
          <w:szCs w:val="18"/>
        </w:rPr>
      </w:pPr>
      <w:ins w:id="3008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3009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4A83D159" wp14:editId="3E031A19">
              <wp:extent cx="4695825" cy="1824312"/>
              <wp:effectExtent l="0" t="0" r="0" b="5080"/>
              <wp:docPr id="57" name="Imagen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11938" cy="18305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A467265" w14:textId="77777777" w:rsidR="00A87F48" w:rsidRPr="007866A3" w:rsidRDefault="00A87F48" w:rsidP="00A87F48">
      <w:pPr>
        <w:rPr>
          <w:ins w:id="3010" w:author="J&amp;J" w:date="2015-05-02T17:40:00Z"/>
          <w:rFonts w:ascii="Arial" w:hAnsi="Arial" w:cs="Arial"/>
          <w:color w:val="000000"/>
          <w:sz w:val="18"/>
          <w:szCs w:val="18"/>
        </w:rPr>
      </w:pPr>
      <w:ins w:id="3011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012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180D17F6" wp14:editId="495CFAE7">
              <wp:extent cx="902252" cy="273050"/>
              <wp:effectExtent l="0" t="0" r="0" b="0"/>
              <wp:docPr id="562" name="Imagen 5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9F5E2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BEB4F9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1D5821E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919658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E59826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AEC7B6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3013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3014">
          <w:tblGrid>
            <w:gridCol w:w="1129"/>
            <w:gridCol w:w="5670"/>
            <w:gridCol w:w="2823"/>
          </w:tblGrid>
        </w:tblGridChange>
      </w:tblGrid>
      <w:tr w:rsidR="00A87F48" w:rsidRPr="007866A3" w14:paraId="03CBE72E" w14:textId="77777777" w:rsidTr="00401F78">
        <w:tc>
          <w:tcPr>
            <w:tcW w:w="9622" w:type="dxa"/>
            <w:gridSpan w:val="3"/>
            <w:tcPrChange w:id="3015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D467A3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3558A979" w14:textId="77777777" w:rsidTr="00401F78">
        <w:tc>
          <w:tcPr>
            <w:tcW w:w="1129" w:type="dxa"/>
            <w:tcPrChange w:id="301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0707699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301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582AFD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301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1A07FE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15D4556" w14:textId="77777777" w:rsidTr="00401F78">
        <w:tc>
          <w:tcPr>
            <w:tcW w:w="1129" w:type="dxa"/>
            <w:tcPrChange w:id="301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256A62E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302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D60C02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02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3B8BDF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02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02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005329396"/>
                <w:placeholder>
                  <w:docPart w:val="970C3666C4064B2AAC5EF69DC1B90F94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023"/>
                <w:ins w:id="302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025" w:author="J&amp;J" w:date="2015-05-02T17:40:00Z"/>
              </w:sdtContent>
            </w:sdt>
            <w:customXmlInsRangeEnd w:id="3025"/>
          </w:p>
        </w:tc>
      </w:tr>
      <w:tr w:rsidR="00A87F48" w:rsidRPr="007866A3" w14:paraId="0DE0D35C" w14:textId="77777777" w:rsidTr="00401F78">
        <w:tc>
          <w:tcPr>
            <w:tcW w:w="1129" w:type="dxa"/>
            <w:tcPrChange w:id="302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239D77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302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00B1D2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02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56990B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02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03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395201124"/>
                <w:placeholder>
                  <w:docPart w:val="4E03A25BDFF041D8A35D75CBC59EED41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030"/>
                <w:ins w:id="303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032" w:author="J&amp;J" w:date="2015-05-02T17:40:00Z"/>
              </w:sdtContent>
            </w:sdt>
            <w:customXmlInsRangeEnd w:id="3032"/>
          </w:p>
        </w:tc>
      </w:tr>
      <w:tr w:rsidR="00A87F48" w:rsidRPr="007866A3" w14:paraId="7D6DFF83" w14:textId="77777777" w:rsidTr="00401F78">
        <w:tc>
          <w:tcPr>
            <w:tcW w:w="1129" w:type="dxa"/>
            <w:tcPrChange w:id="303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51929F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303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16BD5C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03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0F40B9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03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03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859621244"/>
                <w:placeholder>
                  <w:docPart w:val="27FCDC7291A74367BA94B2F35E11C368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037"/>
                <w:ins w:id="303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039" w:author="J&amp;J" w:date="2015-05-02T17:40:00Z"/>
              </w:sdtContent>
            </w:sdt>
            <w:customXmlInsRangeEnd w:id="3039"/>
          </w:p>
        </w:tc>
      </w:tr>
      <w:tr w:rsidR="00A87F48" w:rsidRPr="005255A8" w14:paraId="7AA07CAA" w14:textId="77777777" w:rsidTr="00401F78">
        <w:tc>
          <w:tcPr>
            <w:tcW w:w="9622" w:type="dxa"/>
            <w:gridSpan w:val="3"/>
            <w:tcPrChange w:id="3040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FF04C5B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40AE445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881364A" w14:textId="6E5FD79B" w:rsidR="00A87F48" w:rsidRPr="000D241A" w:rsidRDefault="00A87F48" w:rsidP="00401F78">
            <w:pPr>
              <w:rPr>
                <w:del w:id="304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3042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7632" behindDoc="0" locked="0" layoutInCell="1" allowOverlap="1" wp14:anchorId="0E089221" wp14:editId="187C29E4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73" name="Grupo 67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74" name="Rectángulo 467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8E1EA3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4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7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E261B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4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7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CBBCB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4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7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138F7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5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7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073EA7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5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8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9F6214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5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8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267A96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5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8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DA19D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5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8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31D8BD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5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6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0E089221" id="Grupo 673" o:spid="_x0000_s1576" style="position:absolute;margin-left:63.15pt;margin-top:1.1pt;width:351.75pt;height:103.2pt;z-index:25171763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">
                        <v:rect id="Rectángulo 467" o:spid="_x0000_s157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z5TcQA&#10;AADcAAAADwAAAGRycy9kb3ducmV2LnhtbESPzW7CMBCE75X6DtZW4lacIkRRikEtLT9XAup5G2+T&#10;qPE6sQ1J3h4jVeI4mplvNItVb2pxIecrywpexgkI4tzqigsFp+PmeQ7CB2SNtWVSMJCH1fLxYYGp&#10;th0f6JKFQkQI+xQVlCE0qZQ+L8mgH9uGOHq/1hkMUbpCaoddhJtaTpJkJg1WHBdKbGhdUv6XnY2C&#10;ycZVx6+P1q8/h5Z+dsN32823So2e+vc3EIH6cA//t/dawex1Crcz8Qj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s+U3EAAAA3AAAAA8AAAAAAAAAAAAAAAAAmAIAAGRycy9k&#10;b3ducmV2LnhtbFBLBQYAAAAABAAEAPUAAACJAwAAAAA=&#10;" fillcolor="window" strokecolor="#4a7ebb"/>
                        <v:shape id="Cuadro de texto 2" o:spid="_x0000_s157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sCYM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/J5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LAmDEAAAA3AAAAA8AAAAAAAAAAAAAAAAAmAIAAGRycy9k&#10;b3ducmV2LnhtbFBLBQYAAAAABAAEAPUAAACJAwAAAAA=&#10;" filled="f" stroked="f">
                          <v:textbox>
                            <w:txbxContent>
                              <w:p w14:paraId="28E1EA3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6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7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mcF8QA&#10;AADcAAAADwAAAGRycy9kb3ducmV2LnhtbESPQWvCQBSE74X+h+UVvNXdFo01dRNKRfBkUavg7ZF9&#10;JqHZtyG7mvjv3UKhx2FmvmEW+WAbcaXO1441vIwVCOLCmZpLDd/71fMbCB+QDTaOScONPOTZ48MC&#10;U+N63tJ1F0oRIexT1FCF0KZS+qIii37sWuLonV1nMUTZldJ02Ee4beSrUom0WHNcqLClz4qKn93F&#10;ajhszqfjRH2VSzttezcoyXYutR49DR/vIAIN4T/8114bDcksgd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ZnBfEAAAA3AAAAA8AAAAAAAAAAAAAAAAAmAIAAGRycy9k&#10;b3ducmV2LnhtbFBLBQYAAAAABAAEAPUAAACJAwAAAAA=&#10;" filled="f" stroked="f">
                          <v:textbox>
                            <w:txbxContent>
                              <w:p w14:paraId="7DE261B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6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8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U5jMUA&#10;AADcAAAADwAAAGRycy9kb3ducmV2LnhtbESPT2vCQBTE7wW/w/KE3uquUv80ZiPSUvDUYloL3h7Z&#10;ZxLMvg3ZrYnf3i0UPA4z8xsm3Qy2ERfqfO1Yw3SiQBAXztRcavj+en9agfAB2WDjmDRcycMmGz2k&#10;mBjX854ueShFhLBPUEMVQptI6YuKLPqJa4mjd3KdxRBlV0rTYR/htpEzpRbSYs1xocKWXisqzvmv&#10;1XD4OB1/ntVn+Wbnbe8GJdm+SK0fx8N2DSLQEO7h//bOaFgsl/B3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FTmMxQAAANwAAAAPAAAAAAAAAAAAAAAAAJgCAABkcnMv&#10;ZG93bnJldi54bWxQSwUGAAAAAAQABAD1AAAAigMAAAAA&#10;" filled="f" stroked="f">
                          <v:textbox>
                            <w:txbxContent>
                              <w:p w14:paraId="70CBBCB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6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8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qt/s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3DUVwb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oqt/sAAAADcAAAADwAAAAAAAAAAAAAAAACYAgAAZHJzL2Rvd25y&#10;ZXYueG1sUEsFBgAAAAAEAAQA9QAAAIUDAAAAAA==&#10;" filled="f" stroked="f">
                          <v:textbox>
                            <w:txbxContent>
                              <w:p w14:paraId="53138F7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6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8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YIZc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zBcr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GCGXEAAAA3AAAAA8AAAAAAAAAAAAAAAAAmAIAAGRycy9k&#10;b3ducmV2LnhtbFBLBQYAAAAABAAEAPUAAACJAwAAAAA=&#10;" filled="f" stroked="f">
                          <v:textbox>
                            <w:txbxContent>
                              <w:p w14:paraId="3073EA7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7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8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R38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wyqN8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p0d/BAAAA3AAAAA8AAAAAAAAAAAAAAAAAmAIAAGRycy9kb3du&#10;cmV2LnhtbFBLBQYAAAAABAAEAPUAAACGAwAAAAA=&#10;" filled="f" stroked="f">
                          <v:textbox>
                            <w:txbxContent>
                              <w:p w14:paraId="69F6214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7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8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V0RM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Q7Kc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ldETEAAAA3AAAAA8AAAAAAAAAAAAAAAAAmAIAAGRycy9k&#10;b3ducmV2LnhtbFBLBQYAAAAABAAEAPUAAACJAwAAAAA=&#10;" filled="f" stroked="f">
                          <v:textbox>
                            <w:txbxContent>
                              <w:p w14:paraId="2267A96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7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8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fqM8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Q7Ja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36jPEAAAA3AAAAA8AAAAAAAAAAAAAAAAAmAIAAGRycy9k&#10;b3ducmV2LnhtbFBLBQYAAAAABAAEAPUAAACJAwAAAAA=&#10;" filled="f" stroked="f">
                          <v:textbox>
                            <w:txbxContent>
                              <w:p w14:paraId="7DDA19D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7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8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tPqMQA&#10;AADcAAAADwAAAGRycy9kb3ducmV2LnhtbESPT4vCMBTE7wt+h/AEb2vi6opWo8iK4Mll/QfeHs2z&#10;LTYvpYm2fnuzsLDHYWZ+w8yXrS3Fg2pfONYw6CsQxKkzBWcajofN+wSED8gGS8ek4UkelovO2xwT&#10;4xr+occ+ZCJC2CeoIQ+hSqT0aU4Wfd9VxNG7utpiiLLOpKmxiXBbyg+lxtJiwXEhx4q+ckpv+7vV&#10;cNpdL+eR+s7W9rNqXKsk26nUutdtVzMQgdrwH/5rb42G8WQI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7T6jEAAAA3AAAAA8AAAAAAAAAAAAAAAAAmAIAAGRycy9k&#10;b3ducmV2LnhtbFBLBQYAAAAABAAEAPUAAACJAwAAAAA=&#10;" filled="f" stroked="f">
                          <v:textbox>
                            <w:txbxContent>
                              <w:p w14:paraId="331D8BD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7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7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100CAFEB" w14:textId="77777777" w:rsidR="00A87F48" w:rsidRPr="007866A3" w:rsidRDefault="00A87F48" w:rsidP="00401F78">
            <w:pPr>
              <w:rPr>
                <w:ins w:id="307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3080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3081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56192" behindDoc="0" locked="0" layoutInCell="1" allowOverlap="1" wp14:anchorId="0F125526" wp14:editId="4D59557E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66" name="Grupo 466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67" name="Rectángulo 467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5FA5F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8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8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6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3E597A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8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8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7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8B74E6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8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8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7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E7793C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8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8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7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AE9460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9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9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7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00EB83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9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9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7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5FEE5B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9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9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7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C5B4A8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9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9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7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603266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9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9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0F125526" id="Grupo 466" o:spid="_x0000_s1587" style="position:absolute;margin-left:63.15pt;margin-top:1.1pt;width:351.75pt;height:103.2pt;z-index:25165619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">
                        <v:rect id="Rectángulo 467" o:spid="_x0000_s158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fB8MQA&#10;AADcAAAADwAAAGRycy9kb3ducmV2LnhtbESPQWvCQBSE74L/YXlCb7ppiVpS19AWioWag6l4fmSf&#10;Sdrs25DdmuTfuwXB4zAz3zCbdDCNuFDnassKHhcRCOLC6ppLBcfvj/kzCOeRNTaWScFIDtLtdLLB&#10;RNueD3TJfSkChF2CCirv20RKV1Rk0C1sSxy8s+0M+iC7UuoO+wA3jXyKopU0WHNYqLCl94qK3/zP&#10;KPCU7WjsT9kXL3nHP/v4TZ6tUg+z4fUFhKfB38O39qdWEK/W8H8mHAG5v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XwfDEAAAA3AAAAA8AAAAAAAAAAAAAAAAAmAIAAGRycy9k&#10;b3ducmV2LnhtbFBLBQYAAAAABAAEAPUAAACJAwAAAAA=&#10;" fillcolor="white [3212]" strokecolor="#4579b8 [3044]"/>
                        <v:shape id="Cuadro de texto 2" o:spid="_x0000_s158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Vwr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2v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l1XCvwAAANwAAAAPAAAAAAAAAAAAAAAAAJgCAABkcnMvZG93bnJl&#10;di54bWxQSwUGAAAAAAQABAD1AAAAhAMAAAAA&#10;" filled="f" stroked="f">
                          <v:textbox>
                            <w:txbxContent>
                              <w:p w14:paraId="515FA5F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10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10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vwWc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RZAa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vwWcMAAADcAAAADwAAAAAAAAAAAAAAAACYAgAAZHJzL2Rv&#10;d25yZXYueG1sUEsFBgAAAAAEAAQA9QAAAIgDAAAAAA==&#10;" filled="f" stroked="f">
                          <v:textbox>
                            <w:txbxContent>
                              <w:p w14:paraId="13E597A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10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10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jPGb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gHOfH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OM8ZvwAAANwAAAAPAAAAAAAAAAAAAAAAAJgCAABkcnMvZG93bnJl&#10;di54bWxQSwUGAAAAAAQABAD1AAAAhAMAAAAA&#10;" filled="f" stroked="f">
                          <v:textbox>
                            <w:txbxContent>
                              <w:p w14:paraId="58B74E6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10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10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qgsUA&#10;AADcAAAADwAAAGRycy9kb3ducmV2LnhtbESPW2vCQBSE3wX/w3IKvumuYr2kriJKoU8V4wX6dsge&#10;k9Ds2ZDdmvTfdwuCj8PMfMOsNp2txJ0aXzrWMB4pEMSZMyXnGs6n9+EChA/IBivHpOGXPGzW/d4K&#10;E+NaPtI9DbmIEPYJaihCqBMpfVaQRT9yNXH0bq6xGKJscmkabCPcVnKi1ExaLDkuFFjTrqDsO/2x&#10;Gi6ft6/rVB3yvX2tW9cpyXYptR68dNs3EIG68Aw/2h9Gw3Q+hv8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dGqCxQAAANwAAAAPAAAAAAAAAAAAAAAAAJgCAABkcnMv&#10;ZG93bnJldi54bWxQSwUGAAAAAAQABAD1AAAAigMAAAAA&#10;" filled="f" stroked="f">
                          <v:textbox>
                            <w:txbxContent>
                              <w:p w14:paraId="5E7793C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10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10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09c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0/c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m9PXEAAAA3AAAAA8AAAAAAAAAAAAAAAAAmAIAAGRycy9k&#10;b3ducmV2LnhtbFBLBQYAAAAABAAEAPUAAACJAwAAAAA=&#10;" filled="f" stroked="f">
                          <v:textbox>
                            <w:txbxContent>
                              <w:p w14:paraId="6AE9460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10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10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pRbs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w/E7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qUW7EAAAA3AAAAA8AAAAAAAAAAAAAAAAAmAIAAGRycy9k&#10;b3ducmV2LnhtbFBLBQYAAAAABAAEAPUAAACJAwAAAAA=&#10;" filled="f" stroked="f">
                          <v:textbox>
                            <w:txbxContent>
                              <w:p w14:paraId="000EB83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11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11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PJGs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mSe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DyRrEAAAA3AAAAA8AAAAAAAAAAAAAAAAAmAIAAGRycy9k&#10;b3ducmV2LnhtbFBLBQYAAAAABAAEAPUAAACJAwAAAAA=&#10;" filled="f" stroked="f">
                          <v:textbox>
                            <w:txbxContent>
                              <w:p w14:paraId="35FEE5B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11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11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9sgc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k9kU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PbIHEAAAA3AAAAA8AAAAAAAAAAAAAAAAAmAIAAGRycy9k&#10;b3ducmV2LnhtbFBLBQYAAAAABAAEAPUAAACJAwAAAAA=&#10;" filled="f" stroked="f">
                          <v:textbox>
                            <w:txbxContent>
                              <w:p w14:paraId="7C5B4A8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11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11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3y9s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uarJ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nfL2xQAAANwAAAAPAAAAAAAAAAAAAAAAAJgCAABkcnMv&#10;ZG93bnJldi54bWxQSwUGAAAAAAQABAD1AAAAigMAAAAA&#10;" filled="f" stroked="f">
                          <v:textbox>
                            <w:txbxContent>
                              <w:p w14:paraId="4603266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11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11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51C587B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1F52E6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6032AD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28E939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2C1689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0D5528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2CCB6D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28EA10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4C57F3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AE0E6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B6AC8A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9DB896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6333A2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64B3FF1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27</w:t>
      </w:r>
    </w:p>
    <w:p w14:paraId="2FE0BC92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BAEF378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61BF38E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7FF6EED9" w14:textId="44454C8F" w:rsidR="00A87F48" w:rsidRPr="007866A3" w:rsidRDefault="00A87F48" w:rsidP="00A87F48">
      <w:pPr>
        <w:rPr>
          <w:del w:id="3118" w:author="J&amp;J" w:date="2015-05-02T17:40:00Z"/>
          <w:rFonts w:ascii="Arial" w:hAnsi="Arial" w:cs="Arial"/>
          <w:color w:val="000000"/>
          <w:sz w:val="18"/>
          <w:szCs w:val="18"/>
        </w:rPr>
      </w:pPr>
      <w:del w:id="3119" w:author="J&amp;J" w:date="2015-05-02T17:40:00Z">
        <w:r w:rsidRPr="000D241A">
          <w:rPr>
            <w:rFonts w:ascii="Times New Roman" w:hAnsi="Times New Roman"/>
            <w:noProof/>
            <w:lang w:val="es-CO" w:eastAsia="es-CO"/>
            <w:rPrChange w:id="3120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7C245EB" wp14:editId="5AF3565E">
              <wp:extent cx="4695825" cy="1695450"/>
              <wp:effectExtent l="0" t="0" r="9525" b="0"/>
              <wp:docPr id="553" name="Imagen 5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8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95825" cy="169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F36017B" w14:textId="218AEA45" w:rsidR="00A87F48" w:rsidRPr="007866A3" w:rsidRDefault="00A87F48" w:rsidP="00A87F48">
      <w:pPr>
        <w:rPr>
          <w:del w:id="3121" w:author="J&amp;J" w:date="2015-05-02T17:40:00Z"/>
          <w:rFonts w:ascii="Arial" w:hAnsi="Arial" w:cs="Arial"/>
          <w:color w:val="000000"/>
          <w:sz w:val="18"/>
          <w:szCs w:val="18"/>
        </w:rPr>
      </w:pPr>
      <w:del w:id="3122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123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3010EF4" wp14:editId="09C339BE">
              <wp:extent cx="904875" cy="276225"/>
              <wp:effectExtent l="0" t="0" r="9525" b="9525"/>
              <wp:docPr id="551" name="Imagen 5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64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5E38EE6" w14:textId="77777777" w:rsidR="00A87F48" w:rsidRPr="007866A3" w:rsidRDefault="00A87F48" w:rsidP="00A87F48">
      <w:pPr>
        <w:rPr>
          <w:ins w:id="3124" w:author="J&amp;J" w:date="2015-05-02T17:40:00Z"/>
          <w:rFonts w:ascii="Arial" w:hAnsi="Arial" w:cs="Arial"/>
          <w:color w:val="000000"/>
          <w:sz w:val="18"/>
          <w:szCs w:val="18"/>
        </w:rPr>
      </w:pPr>
      <w:ins w:id="3125" w:author="J&amp;J" w:date="2015-05-02T17:40:00Z">
        <w:r w:rsidRPr="00284C5A">
          <w:rPr>
            <w:rFonts w:ascii="Times New Roman" w:hAnsi="Times New Roman" w:cs="Times New Roman"/>
            <w:noProof/>
            <w:lang w:val="es-CO" w:eastAsia="es-CO"/>
            <w:rPrChange w:id="3126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77318F92" wp14:editId="435DDB36">
              <wp:extent cx="4695825" cy="1696512"/>
              <wp:effectExtent l="0" t="0" r="0" b="0"/>
              <wp:docPr id="58" name="Imagen 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9405" cy="16978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5EDBE68" w14:textId="77777777" w:rsidR="00A87F48" w:rsidRPr="007866A3" w:rsidRDefault="00A87F48" w:rsidP="00A87F48">
      <w:pPr>
        <w:rPr>
          <w:ins w:id="3127" w:author="J&amp;J" w:date="2015-05-02T17:40:00Z"/>
          <w:rFonts w:ascii="Arial" w:hAnsi="Arial" w:cs="Arial"/>
          <w:color w:val="000000"/>
          <w:sz w:val="18"/>
          <w:szCs w:val="18"/>
        </w:rPr>
      </w:pPr>
      <w:ins w:id="3128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129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2AF742C" wp14:editId="20086F63">
              <wp:extent cx="902252" cy="273050"/>
              <wp:effectExtent l="0" t="0" r="0" b="0"/>
              <wp:docPr id="564" name="Imagen 5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AE861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E5B89FB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8C949A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6D1BAC6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9B1438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079868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12A26F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3130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3131">
          <w:tblGrid>
            <w:gridCol w:w="1129"/>
            <w:gridCol w:w="5670"/>
            <w:gridCol w:w="2823"/>
          </w:tblGrid>
        </w:tblGridChange>
      </w:tblGrid>
      <w:tr w:rsidR="00A87F48" w:rsidRPr="007866A3" w14:paraId="0883AF51" w14:textId="77777777" w:rsidTr="00401F78">
        <w:tc>
          <w:tcPr>
            <w:tcW w:w="9622" w:type="dxa"/>
            <w:gridSpan w:val="3"/>
            <w:tcPrChange w:id="3132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92556E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lastRenderedPageBreak/>
              <w:t>Líneas de texto (opcionales)</w:t>
            </w:r>
          </w:p>
        </w:tc>
      </w:tr>
      <w:tr w:rsidR="00A87F48" w:rsidRPr="007866A3" w14:paraId="21346659" w14:textId="77777777" w:rsidTr="00401F78">
        <w:tc>
          <w:tcPr>
            <w:tcW w:w="1129" w:type="dxa"/>
            <w:tcPrChange w:id="313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EE97045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313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C84E999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313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20266F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97B70B0" w14:textId="77777777" w:rsidTr="00401F78">
        <w:tc>
          <w:tcPr>
            <w:tcW w:w="1129" w:type="dxa"/>
            <w:tcPrChange w:id="313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24737A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313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12EDAE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13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D90DD0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13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14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555824647"/>
                <w:placeholder>
                  <w:docPart w:val="4454C2B1F427404BAC694CFC8EDBDC5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140"/>
                <w:ins w:id="314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142" w:author="J&amp;J" w:date="2015-05-02T17:40:00Z"/>
              </w:sdtContent>
            </w:sdt>
            <w:customXmlInsRangeEnd w:id="3142"/>
          </w:p>
        </w:tc>
      </w:tr>
      <w:tr w:rsidR="00A87F48" w:rsidRPr="007866A3" w14:paraId="24A2FA05" w14:textId="77777777" w:rsidTr="00401F78">
        <w:tc>
          <w:tcPr>
            <w:tcW w:w="1129" w:type="dxa"/>
            <w:tcPrChange w:id="314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F9EFD8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314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17226D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14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348384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14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14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558126915"/>
                <w:placeholder>
                  <w:docPart w:val="925C2A598D7C466A890492A6A9C04C3E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147"/>
                <w:ins w:id="314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149" w:author="J&amp;J" w:date="2015-05-02T17:40:00Z"/>
              </w:sdtContent>
            </w:sdt>
            <w:customXmlInsRangeEnd w:id="3149"/>
          </w:p>
        </w:tc>
      </w:tr>
      <w:tr w:rsidR="00A87F48" w:rsidRPr="007866A3" w14:paraId="46C8176E" w14:textId="77777777" w:rsidTr="00401F78">
        <w:tc>
          <w:tcPr>
            <w:tcW w:w="1129" w:type="dxa"/>
            <w:tcPrChange w:id="315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B5E549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315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CDF858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15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612B57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153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154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344048577"/>
                <w:placeholder>
                  <w:docPart w:val="3EDBB26B751C4D2BB8C3396C6F24833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154"/>
                <w:ins w:id="3155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156" w:author="J&amp;J" w:date="2015-05-02T17:40:00Z"/>
              </w:sdtContent>
            </w:sdt>
            <w:customXmlInsRangeEnd w:id="3156"/>
          </w:p>
        </w:tc>
      </w:tr>
      <w:tr w:rsidR="00A87F48" w:rsidRPr="005255A8" w14:paraId="5598B204" w14:textId="77777777" w:rsidTr="00401F78">
        <w:tc>
          <w:tcPr>
            <w:tcW w:w="9622" w:type="dxa"/>
            <w:gridSpan w:val="3"/>
            <w:tcPrChange w:id="3157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537AD35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43FC805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8D4DC14" w14:textId="22721880" w:rsidR="00A87F48" w:rsidRPr="000D241A" w:rsidRDefault="00A87F48" w:rsidP="00401F78">
            <w:pPr>
              <w:rPr>
                <w:del w:id="3158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3159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8656" behindDoc="0" locked="0" layoutInCell="1" allowOverlap="1" wp14:anchorId="79DAB7B4" wp14:editId="1260B0FA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62" name="Grupo 66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63" name="Rectángulo 478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F8AAF5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6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6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6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76711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6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6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6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DCF47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6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6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6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F9C52A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6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6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6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B1B921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6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6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6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BBFF92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7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7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7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EC56E7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7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7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7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2B67E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7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7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7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73EDEB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7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7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79DAB7B4" id="Grupo 662" o:spid="_x0000_s1598" style="position:absolute;margin-left:63.15pt;margin-top:1.1pt;width:351.75pt;height:103.2pt;z-index:25171865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">
                        <v:rect id="Rectángulo 478" o:spid="_x0000_s159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z35MQA&#10;AADcAAAADwAAAGRycy9kb3ducmV2LnhtbESPQWvCQBSE74L/YXlCb7rRQpDUVaqtba9G6fk1+5qE&#10;Zt8mu1uT/PtuQfA4zMw3zGY3mEZcyfnasoLlIgFBXFhdc6ngcj7O1yB8QNbYWCYFI3nYbaeTDWba&#10;9nyiax5KESHsM1RQhdBmUvqiIoN+YVvi6H1bZzBE6UqpHfYRbhq5SpJUGqw5LlTY0qGi4if/NQpW&#10;R1efX/edP7yMHX29j59dv35T6mE2PD+BCDSEe/jW/tAK0vQR/s/EI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c9+TEAAAA3AAAAA8AAAAAAAAAAAAAAAAAmAIAAGRycy9k&#10;b3ducmV2LnhtbFBLBQYAAAAABAAEAPUAAACJAwAAAAA=&#10;" fillcolor="window" strokecolor="#4a7ebb"/>
                        <v:shape id="Cuadro de texto 2" o:spid="_x0000_s160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4xJs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kmQ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eMSbEAAAA3AAAAA8AAAAAAAAAAAAAAAAAmAIAAGRycy9k&#10;b3ducmV2LnhtbFBLBQYAAAAABAAEAPUAAACJAwAAAAA=&#10;" filled="f" stroked="f">
                          <v:textbox>
                            <w:txbxContent>
                              <w:p w14:paraId="0F8AAF5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7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7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KUvc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0nQO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VKUvcMAAADcAAAADwAAAAAAAAAAAAAAAACYAgAAZHJzL2Rv&#10;d25yZXYueG1sUEsFBgAAAAAEAAQA9QAAAIgDAAAAAA==&#10;" filled="f" stroked="f">
                          <v:textbox>
                            <w:txbxContent>
                              <w:p w14:paraId="5676711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8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8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AKysQA&#10;AADcAAAADwAAAGRycy9kb3ducmV2LnhtbESPzWrDMBCE74W8g9hAb7WUkprEiRJCS6Cnljo/kNti&#10;bWwTa2Us1XbfvioUchxm5htmvR1tI3rqfO1YwyxRIIgLZ2ouNRwP+6cFCB+QDTaOScMPedhuJg9r&#10;zIwb+Iv6PJQiQthnqKEKoc2k9EVFFn3iWuLoXV1nMUTZldJ0OES4beSzUqm0WHNcqLCl14qKW/5t&#10;NZw+rpfzXH2Wb/alHdyoJNul1PpxOu5WIAKN4R7+b78bDWmawt+Ze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ACsrEAAAA3AAAAA8AAAAAAAAAAAAAAAAAmAIAAGRycy9k&#10;b3ducmV2LnhtbFBLBQYAAAAABAAEAPUAAACJAwAAAAA=&#10;" filled="f" stroked="f">
                          <v:textbox>
                            <w:txbxContent>
                              <w:p w14:paraId="18DCF47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8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8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yvUcQA&#10;AADcAAAADwAAAGRycy9kb3ducmV2LnhtbESPQWvCQBSE74X+h+UVvNXdFo01dRNKRfBkUavg7ZF9&#10;JqHZtyG7mvjv3UKhx2FmvmEW+WAbcaXO1441vIwVCOLCmZpLDd/71fMbCB+QDTaOScONPOTZ48MC&#10;U+N63tJ1F0oRIexT1FCF0KZS+qIii37sWuLonV1nMUTZldJ02Ee4beSrUom0WHNcqLClz4qKn93F&#10;ajhszqfjRH2VSzttezcoyXYutR49DR/vIAIN4T/8114bDUkyg9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Mr1HEAAAA3AAAAA8AAAAAAAAAAAAAAAAAmAIAAGRycy9k&#10;b3ducmV2LnhtbFBLBQYAAAAABAAEAPUAAACJAwAAAAA=&#10;" filled="f" stroked="f">
                          <v:textbox>
                            <w:txbxContent>
                              <w:p w14:paraId="6F9C52A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8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8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M7I8AA&#10;AADcAAAADwAAAGRycy9kb3ducmV2LnhtbERPTYvCMBC9C/6HMII3TZS17HaNIsqCJ0XdFbwNzdiW&#10;bSalibb+e3MQPD7e93zZ2UrcqfGlYw2TsQJBnDlTcq7h9/Qz+gThA7LByjFpeJCH5aLfm2NqXMsH&#10;uh9DLmII+xQ1FCHUqZQ+K8iiH7uaOHJX11gMETa5NA22MdxWcqpUIi2WHBsKrGldUPZ/vFkNf7vr&#10;5fyh9vnGzurWdUqy/ZJaDwfd6htEoC68xS/31mhIkrg2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1M7I8AAAADcAAAADwAAAAAAAAAAAAAAAACYAgAAZHJzL2Rvd25y&#10;ZXYueG1sUEsFBgAAAAAEAAQA9QAAAIUDAAAAAA==&#10;" filled="f" stroked="f">
                          <v:textbox>
                            <w:txbxContent>
                              <w:p w14:paraId="5B1B921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8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8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+euMQA&#10;AADcAAAADwAAAGRycy9kb3ducmV2LnhtbESPT2sCMRTE74LfITyhN00Uu+hqVkQRemqptoXeHpu3&#10;f3Dzsmyiu/32TaHgcZiZ3zDb3WAbcafO1441zGcKBHHuTM2lho/LaboC4QOywcYxafghD7tsPNpi&#10;alzP73Q/h1JECPsUNVQhtKmUPq/Iop+5ljh6hesshii7UpoO+wi3jVwolUiLNceFCls6VJRfzzer&#10;4fO1+P5aqrfyaJ/b3g1Ksl1LrZ8mw34DItAQHuH/9ovRkCRr+DsTj4D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fnrjEAAAA3AAAAA8AAAAAAAAAAAAAAAAAmAIAAGRycy9k&#10;b3ducmV2LnhtbFBLBQYAAAAABAAEAPUAAACJAwAAAAA=&#10;" filled="f" stroked="f">
                          <v:textbox>
                            <w:txbxContent>
                              <w:p w14:paraId="4BBFF92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8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8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yh+M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3DUZwf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yh+MAAAADcAAAADwAAAAAAAAAAAAAAAACYAgAAZHJzL2Rvd25y&#10;ZXYueG1sUEsFBgAAAAAEAAQA9QAAAIUDAAAAAA==&#10;" filled="f" stroked="f">
                          <v:textbox>
                            <w:txbxContent>
                              <w:p w14:paraId="1EC56E7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9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9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AEY8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WLxM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wBGPEAAAA3AAAAA8AAAAAAAAAAAAAAAAAmAIAAGRycy9k&#10;b3ducmV2LnhtbFBLBQYAAAAABAAEAPUAAACJAwAAAAA=&#10;" filled="f" stroked="f">
                          <v:textbox>
                            <w:txbxContent>
                              <w:p w14:paraId="172B67E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9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9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KaFM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+j6G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2KaFMMAAADcAAAADwAAAAAAAAAAAAAAAACYAgAAZHJzL2Rv&#10;d25yZXYueG1sUEsFBgAAAAAEAAQA9QAAAIgDAAAAAA==&#10;" filled="f" stroked="f">
                          <v:textbox>
                            <w:txbxContent>
                              <w:p w14:paraId="773EDEB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9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9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90BCDDF" w14:textId="77777777" w:rsidR="00A87F48" w:rsidRPr="007866A3" w:rsidRDefault="00A87F48" w:rsidP="00401F78">
            <w:pPr>
              <w:rPr>
                <w:ins w:id="3196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3197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3198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57216" behindDoc="0" locked="0" layoutInCell="1" allowOverlap="1" wp14:anchorId="7EA5F3AB" wp14:editId="3F81DBA3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77" name="Grupo 477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78" name="Rectángulo 478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251B7F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1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20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376CCC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2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20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302465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2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20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234DA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2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20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E51E7A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2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20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962B54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2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21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D02D0B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2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21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EF098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2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21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14DA2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2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21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7EA5F3AB" id="Grupo 477" o:spid="_x0000_s1609" style="position:absolute;margin-left:63.15pt;margin-top:1.1pt;width:351.75pt;height:103.2pt;z-index:25165721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">
                        <v:rect id="Rectángulo 478" o:spid="_x0000_s161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HDX8EA&#10;AADcAAAADwAAAGRycy9kb3ducmV2LnhtbERPy2rCQBTdF/yH4QrumknFR0kdpRVEQV2Ylq4vmWuS&#10;NnMnZMY8/t5ZCC4P573a9KYSLTWutKzgLYpBEGdWl5wr+Pnevb6DcB5ZY2WZFAzkYLMevaww0bbj&#10;C7Wpz0UIYZeggsL7OpHSZQUZdJGtiQN3tY1BH2CTS91gF8JNJadxvJAGSw4NBda0LSj7T29Ggafz&#10;nobu93zkOe/57zT7kler1GTcf36A8NT7p/jhPmgFs2VYG86EIy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Rw1/BAAAA3AAAAA8AAAAAAAAAAAAAAAAAmAIAAGRycy9kb3du&#10;cmV2LnhtbFBLBQYAAAAABAAEAPUAAACGAwAAAAA=&#10;" fillcolor="white [3212]" strokecolor="#4579b8 [3044]"/>
                        <v:shape id="Cuadro de texto 2" o:spid="_x0000_s161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JmhM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O3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AmaExQAAANwAAAAPAAAAAAAAAAAAAAAAAJgCAABkcnMv&#10;ZG93bnJldi54bWxQSwUGAAAAAAQABAD1AAAAigMAAAAA&#10;" filled="f" stroked="f">
                          <v:textbox>
                            <w:txbxContent>
                              <w:p w14:paraId="6251B7F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1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2/Ps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wyKN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tvz7BAAAA3AAAAA8AAAAAAAAAAAAAAAAAmAIAAGRycy9kb3du&#10;cmV2LnhtbFBLBQYAAAAABAAEAPUAAACGAwAAAAA=&#10;" filled="f" stroked="f">
                          <v:textbox>
                            <w:txbxContent>
                              <w:p w14:paraId="6376CCC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2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Eap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2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EapcMAAADcAAAADwAAAAAAAAAAAAAAAACYAgAAZHJzL2Rv&#10;d25yZXYueG1sUEsFBgAAAAAEAAQA9QAAAIgDAAAAAA==&#10;" filled="f" stroked="f">
                          <v:textbox>
                            <w:txbxContent>
                              <w:p w14:paraId="0302465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2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OE0s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Vewu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zhNLEAAAA3AAAAA8AAAAAAAAAAAAAAAAAmAIAAGRycy9k&#10;b3ducmV2LnhtbFBLBQYAAAAABAAEAPUAAACJAwAAAAA=&#10;" filled="f" stroked="f">
                          <v:textbox>
                            <w:txbxContent>
                              <w:p w14:paraId="37234DA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2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8hSc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GIz6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/IUnEAAAA3AAAAA8AAAAAAAAAAAAAAAAAmAIAAGRycy9k&#10;b3ducmV2LnhtbFBLBQYAAAAABAAEAPUAAACJAwAAAAA=&#10;" filled="f" stroked="f">
                          <v:textbox>
                            <w:txbxContent>
                              <w:p w14:paraId="4E51E7A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2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a5PcQA&#10;AADcAAAADwAAAGRycy9kb3ducmV2LnhtbESPT2vCQBTE7wW/w/IKvdXdSixp6kbEUvCkVG2ht0f2&#10;5Q/Nvg3ZrYnf3hUEj8PM/IZZLEfbihP1vnGs4WWqQBAXzjRcaTgePp9TED4gG2wdk4YzeVjmk4cF&#10;ZsYN/EWnfahEhLDPUEMdQpdJ6YuaLPqp64ijV7reYoiyr6TpcYhw28qZUq/SYsNxocaO1jUVf/t/&#10;q+F7W/7+JGpXfdh5N7hRSbZvUuunx3H1DiLQGO7hW3tjNCRpA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WuT3EAAAA3AAAAA8AAAAAAAAAAAAAAAAAmAIAAGRycy9k&#10;b3ducmV2LnhtbFBLBQYAAAAABAAEAPUAAACJAwAAAAA=&#10;" filled="f" stroked="f">
                          <v:textbox>
                            <w:txbxContent>
                              <w:p w14:paraId="4962B54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2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ocps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3DyQi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ocpsMAAADcAAAADwAAAAAAAAAAAAAAAACYAgAAZHJzL2Rv&#10;d25yZXYueG1sUEsFBgAAAAAEAAQA9QAAAIgDAAAAAA==&#10;" filled="f" stroked="f">
                          <v:textbox>
                            <w:txbxContent>
                              <w:p w14:paraId="0D02D0B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3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iC0cQA&#10;AADc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vki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IgtHEAAAA3AAAAA8AAAAAAAAAAAAAAAAAmAIAAGRycy9k&#10;b3ducmV2LnhtbFBLBQYAAAAABAAEAPUAAACJAwAAAAA=&#10;" filled="f" stroked="f">
                          <v:textbox>
                            <w:txbxContent>
                              <w:p w14:paraId="4DEF098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3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QnSs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NJ3A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QnSsMAAADcAAAADwAAAAAAAAAAAAAAAACYAgAAZHJzL2Rv&#10;d25yZXYueG1sUEsFBgAAAAAEAAQA9QAAAIgDAAAAAA==&#10;" filled="f" stroked="f">
                          <v:textbox>
                            <w:txbxContent>
                              <w:p w14:paraId="3914DA2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3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44E5BF5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CEAA34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086D4D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FA084E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C17D70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9A209F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864B5C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A9E487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4FE24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A8120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C8BA1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DF2283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DFE450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EAB4FCD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28</w:t>
      </w:r>
    </w:p>
    <w:p w14:paraId="5D2123AB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B6239CD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62504FC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3E116B1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D475855" w14:textId="39CEC61E" w:rsidR="00A87F48" w:rsidRPr="000D241A" w:rsidRDefault="00A87F48" w:rsidP="00A87F48">
      <w:pPr>
        <w:rPr>
          <w:del w:id="3235" w:author="J&amp;J" w:date="2015-05-02T17:40:00Z"/>
          <w:rFonts w:ascii="Times New Roman" w:hAnsi="Times New Roman"/>
          <w:noProof/>
          <w:color w:val="000000"/>
          <w:lang w:val="es-ES" w:eastAsia="es-ES"/>
        </w:rPr>
      </w:pPr>
      <w:del w:id="3236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3237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4AA78487" wp14:editId="786AF1E5">
              <wp:extent cx="4676775" cy="1819275"/>
              <wp:effectExtent l="0" t="0" r="9525" b="9525"/>
              <wp:docPr id="549" name="Imagen 5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9"/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5148713" w14:textId="77777777" w:rsidR="00A87F48" w:rsidRPr="007866A3" w:rsidRDefault="00A87F48" w:rsidP="00A87F48">
      <w:pPr>
        <w:rPr>
          <w:del w:id="3238" w:author="J&amp;J" w:date="2015-05-02T17:40:00Z"/>
          <w:rFonts w:ascii="Arial" w:hAnsi="Arial" w:cs="Arial"/>
          <w:color w:val="000000"/>
          <w:sz w:val="18"/>
          <w:szCs w:val="18"/>
        </w:rPr>
      </w:pPr>
    </w:p>
    <w:p w14:paraId="2F8EC7B5" w14:textId="38CAF938" w:rsidR="00A87F48" w:rsidRPr="007866A3" w:rsidRDefault="00A87F48" w:rsidP="00A87F48">
      <w:pPr>
        <w:rPr>
          <w:del w:id="3239" w:author="J&amp;J" w:date="2015-05-02T17:40:00Z"/>
          <w:rFonts w:ascii="Arial" w:hAnsi="Arial" w:cs="Arial"/>
          <w:color w:val="000000"/>
          <w:sz w:val="18"/>
          <w:szCs w:val="18"/>
        </w:rPr>
      </w:pPr>
      <w:del w:id="3240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241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1793F960" wp14:editId="7ED7D31D">
              <wp:extent cx="904875" cy="276225"/>
              <wp:effectExtent l="0" t="0" r="9525" b="9525"/>
              <wp:docPr id="547" name="Imagen 5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66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390427F" w14:textId="77777777" w:rsidR="00A87F48" w:rsidRPr="007866A3" w:rsidRDefault="00A87F48" w:rsidP="00A87F48">
      <w:pPr>
        <w:rPr>
          <w:ins w:id="3242" w:author="J&amp;J" w:date="2015-05-02T17:40:00Z"/>
          <w:rFonts w:ascii="Arial" w:hAnsi="Arial" w:cs="Arial"/>
          <w:color w:val="000000"/>
          <w:sz w:val="18"/>
          <w:szCs w:val="18"/>
        </w:rPr>
      </w:pPr>
      <w:del w:id="3243" w:author="J&amp;J" w:date="2015-05-02T17:40:00Z"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8"/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>8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9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8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9</w:delText>
        </w:r>
      </w:del>
      <w:ins w:id="3244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3245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73D3C112" wp14:editId="1DA2CCF9">
              <wp:extent cx="4676775" cy="1816912"/>
              <wp:effectExtent l="0" t="0" r="0" b="0"/>
              <wp:docPr id="59" name="Imagen 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8615" cy="18253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053D084" w14:textId="77777777" w:rsidR="00A87F48" w:rsidRPr="007866A3" w:rsidRDefault="00A87F48" w:rsidP="00A87F48">
      <w:pPr>
        <w:rPr>
          <w:ins w:id="3246" w:author="J&amp;J" w:date="2015-05-02T17:40:00Z"/>
          <w:rFonts w:ascii="Arial" w:hAnsi="Arial" w:cs="Arial"/>
          <w:color w:val="000000"/>
          <w:sz w:val="18"/>
          <w:szCs w:val="18"/>
        </w:rPr>
      </w:pPr>
      <w:ins w:id="3247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248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99E22A2" wp14:editId="12A360D8">
              <wp:extent cx="902252" cy="273050"/>
              <wp:effectExtent l="0" t="0" r="0" b="0"/>
              <wp:docPr id="566" name="Imagen 5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730B47" w14:textId="77777777" w:rsidR="00A87F48" w:rsidRPr="007866A3" w:rsidRDefault="00A87F48" w:rsidP="00A87F48">
      <w:pPr>
        <w:rPr>
          <w:rFonts w:ascii="Arial" w:hAnsi="Arial" w:cs="Arial"/>
          <w:color w:val="000000"/>
          <w:sz w:val="18"/>
          <w:szCs w:val="18"/>
        </w:rPr>
      </w:pPr>
    </w:p>
    <w:p w14:paraId="3A848CE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A1DE87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386BC45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95836C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839CC0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C5505A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3249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3250">
          <w:tblGrid>
            <w:gridCol w:w="1129"/>
            <w:gridCol w:w="5670"/>
            <w:gridCol w:w="2823"/>
          </w:tblGrid>
        </w:tblGridChange>
      </w:tblGrid>
      <w:tr w:rsidR="00A87F48" w:rsidRPr="007866A3" w14:paraId="6C8DF902" w14:textId="77777777" w:rsidTr="00401F78">
        <w:tc>
          <w:tcPr>
            <w:tcW w:w="9622" w:type="dxa"/>
            <w:gridSpan w:val="3"/>
            <w:tcPrChange w:id="3251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34C7B59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6E8AEA9C" w14:textId="77777777" w:rsidTr="00401F78">
        <w:tc>
          <w:tcPr>
            <w:tcW w:w="1129" w:type="dxa"/>
            <w:tcPrChange w:id="325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D96A07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325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695B2F1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325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7FEA19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51C7974D" w14:textId="77777777" w:rsidTr="00401F78">
        <w:tc>
          <w:tcPr>
            <w:tcW w:w="1129" w:type="dxa"/>
            <w:tcPrChange w:id="325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257560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325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B8D732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25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C87D37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25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25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952327087"/>
                <w:placeholder>
                  <w:docPart w:val="4553EBF9D99A4AA6AFEFECA94F0C495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259"/>
                <w:ins w:id="326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261" w:author="J&amp;J" w:date="2015-05-02T17:40:00Z"/>
              </w:sdtContent>
            </w:sdt>
            <w:customXmlInsRangeEnd w:id="3261"/>
          </w:p>
        </w:tc>
      </w:tr>
      <w:tr w:rsidR="00A87F48" w:rsidRPr="007866A3" w14:paraId="0F28C7CE" w14:textId="77777777" w:rsidTr="00401F78">
        <w:tc>
          <w:tcPr>
            <w:tcW w:w="1129" w:type="dxa"/>
            <w:tcPrChange w:id="326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1044B7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326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CD04D6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26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E3555C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26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26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417368006"/>
                <w:placeholder>
                  <w:docPart w:val="D2243460D95D48258B7A67619505173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266"/>
                <w:ins w:id="326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268" w:author="J&amp;J" w:date="2015-05-02T17:40:00Z"/>
              </w:sdtContent>
            </w:sdt>
            <w:customXmlInsRangeEnd w:id="3268"/>
          </w:p>
        </w:tc>
      </w:tr>
      <w:tr w:rsidR="00A87F48" w:rsidRPr="007866A3" w14:paraId="03038FDD" w14:textId="77777777" w:rsidTr="00401F78">
        <w:tc>
          <w:tcPr>
            <w:tcW w:w="1129" w:type="dxa"/>
            <w:tcPrChange w:id="326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2A85DDE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327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C9F16B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27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E36AFD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27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27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313997003"/>
                <w:placeholder>
                  <w:docPart w:val="4EAA6ADC63AF4B8F8CC150EC0B0363E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273"/>
                <w:ins w:id="327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275" w:author="J&amp;J" w:date="2015-05-02T17:40:00Z"/>
              </w:sdtContent>
            </w:sdt>
            <w:customXmlInsRangeEnd w:id="3275"/>
          </w:p>
        </w:tc>
      </w:tr>
      <w:tr w:rsidR="00A87F48" w:rsidRPr="005255A8" w14:paraId="7F2C1DB9" w14:textId="77777777" w:rsidTr="00401F78">
        <w:tc>
          <w:tcPr>
            <w:tcW w:w="9622" w:type="dxa"/>
            <w:gridSpan w:val="3"/>
            <w:tcPrChange w:id="3276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3AB2C7D5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77A9193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D390D80" w14:textId="691A806D" w:rsidR="00A87F48" w:rsidRPr="000D241A" w:rsidRDefault="00A87F48" w:rsidP="00401F78">
            <w:pPr>
              <w:rPr>
                <w:del w:id="327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3278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9680" behindDoc="0" locked="0" layoutInCell="1" allowOverlap="1" wp14:anchorId="56C66BAD" wp14:editId="66E48DA2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51" name="Grupo 65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52" name="Rectángulo 489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1F3EB3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8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5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593DF9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8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5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F4B32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8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5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8A24E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8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5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0B6992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8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5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81EEBF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8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9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5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5508CA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9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9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6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E2F9AA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9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9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6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34E0D2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9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56C66BAD" id="Grupo 651" o:spid="_x0000_s1620" style="position:absolute;margin-left:63.15pt;margin-top:1.1pt;width:351.75pt;height:103.2pt;z-index:25171968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LKG/s67&#10;BAAA2BwAAA4AAAAAAAAAAAAAAAAALgIAAGRycy9lMm9Eb2MueG1sUEsBAi0AFAAGAAgAAAAhAETH&#10;UPreAAAACQEAAA8AAAAAAAAAAAAAAAAAFQcAAGRycy9kb3ducmV2LnhtbFBLBQYAAAAABAAEAPMA&#10;AAAgCAAAAAA=&#10;">
                        <v:rect id="Rectángulo 489" o:spid="_x0000_s162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yYwsQA&#10;AADcAAAADwAAAGRycy9kb3ducmV2LnhtbESPQWvCQBSE74L/YXlCb7oxUJHUVaqtba9G6fk1+5qE&#10;Zt8mu1uT/PtuQfA4zMw3zGY3mEZcyfnasoLlIgFBXFhdc6ngcj7O1yB8QNbYWCYFI3nYbaeTDWba&#10;9nyiax5KESHsM1RQhdBmUvqiIoN+YVvi6H1bZzBE6UqpHfYRbhqZJslKGqw5LlTY0qGi4if/NQrS&#10;o6vPr/vOH17Gjr7ex8+uX78p9TAbnp9ABBrCPXxrf2gFq8cU/s/EI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8mMLEAAAA3AAAAA8AAAAAAAAAAAAAAAAAmAIAAGRycy9k&#10;b3ducmV2LnhtbFBLBQYAAAAABAAEAPUAAACJAwAAAAA=&#10;" fillcolor="window" strokecolor="#4a7ebb"/>
                        <v:shape id="Cuadro de texto 2" o:spid="_x0000_s162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tj78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3LxDH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bY+/EAAAA3AAAAA8AAAAAAAAAAAAAAAAAmAIAAGRycy9k&#10;b3ducmV2LnhtbFBLBQYAAAAABAAEAPUAAACJAwAAAAA=&#10;" filled="f" stroked="f">
                          <v:textbox>
                            <w:txbxContent>
                              <w:p w14:paraId="41F3EB3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2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29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2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L7m8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SMR0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L7m8MAAADcAAAADwAAAAAAAAAAAAAAAACYAgAAZHJzL2Rv&#10;d25yZXYueG1sUEsFBgAAAAAEAAQA9QAAAIgDAAAAAA==&#10;" filled="f" stroked="f">
                          <v:textbox>
                            <w:txbxContent>
                              <w:p w14:paraId="4593DF9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2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30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2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5eAMQA&#10;AADcAAAADwAAAGRycy9kb3ducmV2LnhtbESPQWvCQBSE7wX/w/KE3prdlkZqdBPEUuhJ0baCt0f2&#10;mYRm34bs1qT/3hUEj8PMfMMsi9G24ky9bxxreE4UCOLSmYYrDd9fH09vIHxANtg6Jg3/5KHIJw9L&#10;zIwbeEfnfahEhLDPUEMdQpdJ6cuaLPrEdcTRO7neYoiyr6TpcYhw28oXpWbSYsNxocaO1jWVv/s/&#10;q+FnczoeXtW2erdpN7hRSbZzqfXjdFwtQAQawz18a38aDbM0heuZeARk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+XgDEAAAA3AAAAA8AAAAAAAAAAAAAAAAAmAIAAGRycy9k&#10;b3ducmV2LnhtbFBLBQYAAAAABAAEAPUAAACJAwAAAAA=&#10;" filled="f" stroked="f">
                          <v:textbox>
                            <w:txbxContent>
                              <w:p w14:paraId="54F4B32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3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30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2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zAd8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0n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+zAd8MAAADcAAAADwAAAAAAAAAAAAAAAACYAgAAZHJzL2Rv&#10;d25yZXYueG1sUEsFBgAAAAAEAAQA9QAAAIgDAAAAAA==&#10;" filled="f" stroked="f">
                          <v:textbox>
                            <w:txbxContent>
                              <w:p w14:paraId="4A8A24E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3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30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2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Bl7M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3LxD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gZezEAAAA3AAAAA8AAAAAAAAAAAAAAAAAmAIAAGRycy9k&#10;b3ducmV2LnhtbFBLBQYAAAAABAAEAPUAAACJAwAAAAA=&#10;" filled="f" stroked="f">
                          <v:textbox>
                            <w:txbxContent>
                              <w:p w14:paraId="30B6992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3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30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2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/xnsAA&#10;AADcAAAADwAAAGRycy9kb3ducmV2LnhtbERPy4rCMBTdD/gP4QqzGxNlFK1GEUWYlTL1Ae4uzbUt&#10;Njelibbz92YhzPJw3otVZyvxpMaXjjUMBwoEceZMybmG03H3NQXhA7LByjFp+CMPq2XvY4GJcS3/&#10;0jMNuYgh7BPUUIRQJ1L6rCCLfuBq4sjdXGMxRNjk0jTYxnBbyZFSE2mx5NhQYE2bgrJ7+rAazvvb&#10;9fKtDvnWjuvWdUqynUmtP/vdeg4iUBf+xW/3j9EwGce1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T/xnsAAAADcAAAADwAAAAAAAAAAAAAAAACYAgAAZHJzL2Rvd25y&#10;ZXYueG1sUEsFBgAAAAAEAAQA9QAAAIUDAAAAAA==&#10;" filled="f" stroked="f">
                          <v:textbox>
                            <w:txbxContent>
                              <w:p w14:paraId="681EEBF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30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30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2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NUBc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cl8Ad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zVAXEAAAA3AAAAA8AAAAAAAAAAAAAAAAAmAIAAGRycy9k&#10;b3ducmV2LnhtbFBLBQYAAAAABAAEAPUAAACJAwAAAAA=&#10;" filled="f" stroked="f">
                          <v:textbox>
                            <w:txbxContent>
                              <w:p w14:paraId="05508CA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30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31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2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U3JcAA&#10;AADcAAAADwAAAGRycy9kb3ducmV2LnhtbERPTYvCMBC9C/6HMII3TZS17HaNIsqCJ0XdFbwNzdiW&#10;bSalibb+e3MQPD7e93zZ2UrcqfGlYw2TsQJBnDlTcq7h9/Qz+gThA7LByjFpeJCH5aLfm2NqXMsH&#10;uh9DLmII+xQ1FCHUqZQ+K8iiH7uaOHJX11gMETa5NA22MdxWcqpUIi2WHBsKrGldUPZ/vFkNf7vr&#10;5fyh9vnGzurWdUqy/ZJaDwfd6htEoC68xS/31mhIkjg/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SU3JcAAAADcAAAADwAAAAAAAAAAAAAAAACYAgAAZHJzL2Rvd25y&#10;ZXYueG1sUEsFBgAAAAAEAAQA9QAAAIUDAAAAAA==&#10;" filled="f" stroked="f">
                          <v:textbox>
                            <w:txbxContent>
                              <w:p w14:paraId="7E2F9AA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31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31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3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mSvsQA&#10;AADcAAAADwAAAGRycy9kb3ducmV2LnhtbESPT2vCQBTE74LfYXlCb7obscGmriKK0FNL/VPo7ZF9&#10;JsHs25Bdk/TbdwsFj8PM/IZZbQZbi45aXznWkMwUCOLcmYoLDefTYboE4QOywdoxafghD5v1eLTC&#10;zLieP6k7hkJECPsMNZQhNJmUPi/Jop+5hjh6V9daDFG2hTQt9hFuazlXKpUWK44LJTa0Kym/He9W&#10;w+X9+v21UB/F3j43vRuUZPsitX6aDNtXEIGG8Aj/t9+MhjRN4O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pkr7EAAAA3AAAAA8AAAAAAAAAAAAAAAAAmAIAAGRycy9k&#10;b3ducmV2LnhtbFBLBQYAAAAABAAEAPUAAACJAwAAAAA=&#10;" filled="f" stroked="f">
                          <v:textbox>
                            <w:txbxContent>
                              <w:p w14:paraId="034E0D2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3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31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00C7BC19" w14:textId="77777777" w:rsidR="00A87F48" w:rsidRPr="007866A3" w:rsidRDefault="00A87F48" w:rsidP="00401F78">
            <w:pPr>
              <w:rPr>
                <w:ins w:id="331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3316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3317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59264" behindDoc="0" locked="0" layoutInCell="1" allowOverlap="1" wp14:anchorId="20C6F698" wp14:editId="0BEEDA92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88" name="Grupo 488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89" name="Rectángulo 489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6FC73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31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31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2F1A50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32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32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9E1E39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32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32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B6FF57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32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32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F00E1F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32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32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E913B4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32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32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57BA2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33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33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0F00F8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33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33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AA4A20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33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33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20C6F698" id="Grupo 488" o:spid="_x0000_s1631" style="position:absolute;margin-left:63.15pt;margin-top:1.1pt;width:351.75pt;height:103.2pt;z-index:25165926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Ojths6UBAAA7hwAAA4AAAAAAAAAAAAAAAAALgIAAGRycy9lMm9Eb2MueG1s&#10;UEsBAi0AFAAGAAgAAAAhAETHUPreAAAACQEAAA8AAAAAAAAAAAAAAAAA7gYAAGRycy9kb3ducmV2&#10;LnhtbFBLBQYAAAAABAAEAPMAAAD5BwAAAAA=&#10;">
                        <v:rect id="Rectángulo 489" o:spid="_x0000_s163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gW48IA&#10;AADcAAAADwAAAGRycy9kb3ducmV2LnhtbESPT4vCMBTE74LfITzBm6Yu7qLVKK4gLqgH/+D50Tzb&#10;avNSmmjrtzfCgsdhZn7DTOeNKcSDKpdbVjDoRyCIE6tzThWcjqveCITzyBoLy6TgSQ7ms3ZrirG2&#10;Ne/pcfCpCBB2MSrIvC9jKV2SkUHXtyVx8C62MuiDrFKpK6wD3BTyK4p+pMGcw0KGJS0zSm6Hu1Hg&#10;abemZ33ebfib13zdDn/lxSrV7TSLCQhPjf+E/9t/WsFwNIb3mXAE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BbjwgAAANwAAAAPAAAAAAAAAAAAAAAAAJgCAABkcnMvZG93&#10;bnJldi54bWxQSwUGAAAAAAQABAD1AAAAhwMAAAAA&#10;" fillcolor="white [3212]" strokecolor="#4579b8 [3044]"/>
                        <v:shape id="Cuadro de texto 2" o:spid="_x0000_s163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Qp48IA&#10;AADcAAAADwAAAGRycy9kb3ducmV2LnhtbERPy2rCQBTdF/yH4QrumhmLFpM6CdIidKXUR6G7S+aa&#10;hGbuhMzUpH/vLASXh/NeF6NtxZV63zjWME8UCOLSmYYrDafj9nkFwgdkg61j0vBPHop88rTGzLiB&#10;v+h6CJWIIewz1FCH0GVS+rImiz5xHXHkLq63GCLsK2l6HGK4beWLUq/SYsOxocaO3msqfw9/VsN5&#10;d/n5Xqh99WGX3eBGJdmmUuvZdNy8gQg0hof47v40GhZpnB/PxCMg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NCnjwgAAANwAAAAPAAAAAAAAAAAAAAAAAJgCAABkcnMvZG93&#10;bnJldi54bWxQSwUGAAAAAAQABAD1AAAAhwMAAAAA&#10;" filled="f" stroked="f">
                          <v:textbox>
                            <w:txbxContent>
                              <w:p w14:paraId="706FC73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3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3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3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iMe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iMeMMAAADcAAAADwAAAAAAAAAAAAAAAACYAgAAZHJzL2Rv&#10;d25yZXYueG1sUEsFBgAAAAAEAAQA9QAAAIgDAAAAAA==&#10;" filled="f" stroked="f">
                          <v:textbox>
                            <w:txbxContent>
                              <w:p w14:paraId="32F1A50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3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3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3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oSD8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VZwu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Eg/EAAAA3AAAAA8AAAAAAAAAAAAAAAAAmAIAAGRycy9k&#10;b3ducmV2LnhtbFBLBQYAAAAABAAEAPUAAACJAwAAAAA=&#10;" filled="f" stroked="f">
                          <v:textbox>
                            <w:txbxContent>
                              <w:p w14:paraId="29E1E39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4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4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3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a3l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JrMx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mt5TEAAAA3AAAAA8AAAAAAAAAAAAAAAAAmAIAAGRycy9k&#10;b3ducmV2LnhtbFBLBQYAAAAABAAEAPUAAACJAwAAAAA=&#10;" filled="f" stroked="f">
                          <v:textbox>
                            <w:txbxContent>
                              <w:p w14:paraId="3B6FF57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4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4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3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8v4M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FC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PL+DEAAAA3AAAAA8AAAAAAAAAAAAAAAAAmAIAAGRycy9k&#10;b3ducmV2LnhtbFBLBQYAAAAABAAEAPUAAACJAwAAAAA=&#10;" filled="f" stroked="f">
                          <v:textbox>
                            <w:txbxContent>
                              <w:p w14:paraId="4F00E1F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4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4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3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OKe8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RdAy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OKe8MAAADcAAAADwAAAAAAAAAAAAAAAACYAgAAZHJzL2Rv&#10;d25yZXYueG1sUEsFBgAAAAAEAAQA9QAAAIgDAAAAAA==&#10;" filled="f" stroked="f">
                          <v:textbox>
                            <w:txbxContent>
                              <w:p w14:paraId="7E913B4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4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4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3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UDM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RbAK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EUDMMAAADcAAAADwAAAAAAAAAAAAAAAACYAgAAZHJzL2Rv&#10;d25yZXYueG1sUEsFBgAAAAAEAAQA9QAAAIgDAAAAAA==&#10;" filled="f" stroked="f">
                          <v:textbox>
                            <w:txbxContent>
                              <w:p w14:paraId="2557BA2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4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4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4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2xl8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PFG9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3bGXxQAAANwAAAAPAAAAAAAAAAAAAAAAAJgCAABkcnMv&#10;ZG93bnJldi54bWxQSwUGAAAAAAQABAD1AAAAigMAAAAA&#10;" filled="f" stroked="f">
                          <v:textbox>
                            <w:txbxContent>
                              <w:p w14:paraId="10F00F8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5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5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4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Il5cIA&#10;AADcAAAADwAAAGRycy9kb3ducmV2LnhtbERPy2rCQBTdF/yH4QrumhmLFpM6CdIidKXUR6G7S+aa&#10;hGbuhMzUpH/vLASXh/NeF6NtxZV63zjWME8UCOLSmYYrDafj9nkFwgdkg61j0vBPHop88rTGzLiB&#10;v+h6CJWIIewz1FCH0GVS+rImiz5xHXHkLq63GCLsK2l6HGK4beWLUq/SYsOxocaO3msqfw9/VsN5&#10;d/n5Xqh99WGX3eBGJdmmUuvZdNy8gQg0hof47v40GhZpXBvPxCMg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QiXlwgAAANwAAAAPAAAAAAAAAAAAAAAAAJgCAABkcnMvZG93&#10;bnJldi54bWxQSwUGAAAAAAQABAD1AAAAhwMAAAAA&#10;" filled="f" stroked="f">
                          <v:textbox>
                            <w:txbxContent>
                              <w:p w14:paraId="6AA4A20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5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5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0987C15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10A0D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0F7179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251800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BA8996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E10F11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AFE94F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3A5A0B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414912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410A5C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DB4E11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A7D316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FDD052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D1C5123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29</w:t>
      </w:r>
    </w:p>
    <w:p w14:paraId="326171A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F50CCA8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9C8387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512A7170" w14:textId="178E9DA6" w:rsidR="00A87F48" w:rsidRPr="000D241A" w:rsidRDefault="00A87F48" w:rsidP="00A87F48">
      <w:pPr>
        <w:rPr>
          <w:del w:id="3354" w:author="J&amp;J" w:date="2015-05-02T17:40:00Z"/>
          <w:rFonts w:ascii="Times New Roman" w:hAnsi="Times New Roman"/>
          <w:noProof/>
          <w:color w:val="000000"/>
          <w:lang w:val="es-ES" w:eastAsia="es-ES"/>
        </w:rPr>
      </w:pPr>
      <w:del w:id="3355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3356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22D2928C" wp14:editId="3046649D">
              <wp:extent cx="4667250" cy="1809750"/>
              <wp:effectExtent l="0" t="0" r="0" b="0"/>
              <wp:docPr id="52" name="Imagen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32"/>
                      <pic:cNvPicPr>
                        <a:picLocks noChangeAspect="1" noChangeArrowheads="1"/>
                      </pic:cNvPicPr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67250" cy="180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44EB179" w14:textId="77777777" w:rsidR="00A87F48" w:rsidRPr="007866A3" w:rsidRDefault="00A87F48" w:rsidP="00A87F48">
      <w:pPr>
        <w:rPr>
          <w:del w:id="3357" w:author="J&amp;J" w:date="2015-05-02T17:40:00Z"/>
          <w:rFonts w:ascii="Arial" w:hAnsi="Arial" w:cs="Arial"/>
          <w:color w:val="000000"/>
          <w:sz w:val="18"/>
          <w:szCs w:val="18"/>
        </w:rPr>
      </w:pPr>
      <w:del w:id="3358" w:author="J&amp;J" w:date="2015-05-02T17:40:00Z"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8"/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>8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9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8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9</w:delText>
        </w:r>
      </w:del>
    </w:p>
    <w:p w14:paraId="39FB5C5A" w14:textId="5743EC77" w:rsidR="00A87F48" w:rsidRPr="007866A3" w:rsidRDefault="00A87F48" w:rsidP="00A87F48">
      <w:pPr>
        <w:rPr>
          <w:del w:id="3359" w:author="J&amp;J" w:date="2015-05-02T17:40:00Z"/>
          <w:rFonts w:ascii="Arial" w:hAnsi="Arial" w:cs="Arial"/>
          <w:color w:val="000000"/>
          <w:sz w:val="18"/>
          <w:szCs w:val="18"/>
        </w:rPr>
      </w:pPr>
      <w:del w:id="3360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361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34CC0F5" wp14:editId="3076C3D7">
              <wp:extent cx="904875" cy="276225"/>
              <wp:effectExtent l="0" t="0" r="9525" b="9525"/>
              <wp:docPr id="38" name="Imagen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68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B12CA06" w14:textId="77777777" w:rsidR="00A87F48" w:rsidRPr="007866A3" w:rsidRDefault="00A87F48" w:rsidP="00A87F48">
      <w:pPr>
        <w:rPr>
          <w:ins w:id="3362" w:author="J&amp;J" w:date="2015-05-02T17:40:00Z"/>
          <w:rFonts w:ascii="Arial" w:hAnsi="Arial" w:cs="Arial"/>
          <w:color w:val="000000"/>
          <w:sz w:val="18"/>
          <w:szCs w:val="18"/>
        </w:rPr>
      </w:pPr>
      <w:ins w:id="3363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3364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6543D31A" wp14:editId="760671E5">
              <wp:extent cx="4667250" cy="1813211"/>
              <wp:effectExtent l="0" t="0" r="0" b="0"/>
              <wp:docPr id="532" name="Imagen 5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5504" cy="18241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ADD4683" w14:textId="77777777" w:rsidR="00A87F48" w:rsidRPr="007866A3" w:rsidRDefault="00A87F48" w:rsidP="00A87F48">
      <w:pPr>
        <w:rPr>
          <w:ins w:id="3365" w:author="J&amp;J" w:date="2015-05-02T17:40:00Z"/>
          <w:rFonts w:ascii="Arial" w:hAnsi="Arial" w:cs="Arial"/>
          <w:color w:val="000000"/>
          <w:sz w:val="18"/>
          <w:szCs w:val="18"/>
        </w:rPr>
      </w:pPr>
      <w:ins w:id="3366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367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704C5C25" wp14:editId="3C77DE52">
              <wp:extent cx="902252" cy="273050"/>
              <wp:effectExtent l="0" t="0" r="0" b="0"/>
              <wp:docPr id="568" name="Imagen 5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E6CCA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246244B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7EB343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653F6CF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D43F5A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334E5A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F5B48E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3368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3369">
          <w:tblGrid>
            <w:gridCol w:w="1129"/>
            <w:gridCol w:w="5670"/>
            <w:gridCol w:w="2823"/>
          </w:tblGrid>
        </w:tblGridChange>
      </w:tblGrid>
      <w:tr w:rsidR="00A87F48" w:rsidRPr="007866A3" w14:paraId="5F83F325" w14:textId="77777777" w:rsidTr="00401F78">
        <w:tc>
          <w:tcPr>
            <w:tcW w:w="9622" w:type="dxa"/>
            <w:gridSpan w:val="3"/>
            <w:tcPrChange w:id="3370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4C07BA5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77621015" w14:textId="77777777" w:rsidTr="00401F78">
        <w:tc>
          <w:tcPr>
            <w:tcW w:w="1129" w:type="dxa"/>
            <w:tcPrChange w:id="337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413A8F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337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1469D8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337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D15C63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554C3896" w14:textId="77777777" w:rsidTr="00401F78">
        <w:tc>
          <w:tcPr>
            <w:tcW w:w="1129" w:type="dxa"/>
            <w:tcPrChange w:id="337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80FE93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337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573D3D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37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793345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377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378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047920769"/>
                <w:placeholder>
                  <w:docPart w:val="58544A1A7AE042739FD250A5BA679A48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378"/>
                <w:ins w:id="3379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380" w:author="J&amp;J" w:date="2015-05-02T17:40:00Z"/>
              </w:sdtContent>
            </w:sdt>
            <w:customXmlInsRangeEnd w:id="3380"/>
          </w:p>
        </w:tc>
      </w:tr>
      <w:tr w:rsidR="00A87F48" w:rsidRPr="007866A3" w14:paraId="306757F4" w14:textId="77777777" w:rsidTr="00401F78">
        <w:tc>
          <w:tcPr>
            <w:tcW w:w="1129" w:type="dxa"/>
            <w:tcPrChange w:id="338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823AEC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338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BF5E64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38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390430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38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38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482431658"/>
                <w:placeholder>
                  <w:docPart w:val="6DF7E2CD619040AD8969B352270261F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385"/>
                <w:ins w:id="338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387" w:author="J&amp;J" w:date="2015-05-02T17:40:00Z"/>
              </w:sdtContent>
            </w:sdt>
            <w:customXmlInsRangeEnd w:id="3387"/>
          </w:p>
        </w:tc>
      </w:tr>
      <w:tr w:rsidR="00A87F48" w:rsidRPr="007866A3" w14:paraId="5B90D5D7" w14:textId="77777777" w:rsidTr="00401F78">
        <w:tc>
          <w:tcPr>
            <w:tcW w:w="1129" w:type="dxa"/>
            <w:tcPrChange w:id="338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7A5F64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338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4E58B9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39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529B1A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39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39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921775538"/>
                <w:placeholder>
                  <w:docPart w:val="649C84D78E2D40FEAFC846135B186CF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392"/>
                <w:ins w:id="339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394" w:author="J&amp;J" w:date="2015-05-02T17:40:00Z"/>
              </w:sdtContent>
            </w:sdt>
            <w:customXmlInsRangeEnd w:id="3394"/>
          </w:p>
        </w:tc>
      </w:tr>
      <w:tr w:rsidR="00A87F48" w:rsidRPr="005255A8" w14:paraId="565CD5E2" w14:textId="77777777" w:rsidTr="00401F78">
        <w:tc>
          <w:tcPr>
            <w:tcW w:w="9622" w:type="dxa"/>
            <w:gridSpan w:val="3"/>
            <w:tcPrChange w:id="3395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E687D48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99B2DB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1368BCC" w14:textId="59B63711" w:rsidR="00A87F48" w:rsidRPr="000D241A" w:rsidRDefault="00A87F48" w:rsidP="00401F78">
            <w:pPr>
              <w:rPr>
                <w:del w:id="3396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3397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20704" behindDoc="0" locked="0" layoutInCell="1" allowOverlap="1" wp14:anchorId="151DAC49" wp14:editId="50E0C36E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40" name="Grupo 64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41" name="Rectángulo 500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5A980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39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39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4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286699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0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0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4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8D565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0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0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4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E361FF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0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0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4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D747DA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0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0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4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062BD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0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0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4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CDAB3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1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11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4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2DD5A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1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1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5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E69AFB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1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1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151DAC49" id="Grupo 640" o:spid="_x0000_s1642" style="position:absolute;margin-left:63.15pt;margin-top:1.1pt;width:351.75pt;height:103.2pt;z-index:25172070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">
                        <v:rect id="Rectángulo 500" o:spid="_x0000_s164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eQaMQA&#10;AADcAAAADwAAAGRycy9kb3ducmV2LnhtbESPzW7CMBCE70i8g7VIvYEDqhBKMajlp/QKVD1v4yWJ&#10;iNeJ7ZLk7XElJI6jmflGs1x3phI3cr60rGA6SUAQZ1aXnCv4Pu/HCxA+IGusLJOCnjysV8PBElNt&#10;Wz7S7RRyESHsU1RQhFCnUvqsIIN+Ymvi6F2sMxiidLnUDtsIN5WcJclcGiw5LhRY06ag7Hr6Mwpm&#10;e1eedx+N32z7hn4P/U/TLj6Vehl1728gAnXhGX60v7SC+esU/s/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3kGjEAAAA3AAAAA8AAAAAAAAAAAAAAAAAmAIAAGRycy9k&#10;b3ducmV2LnhtbFBLBQYAAAAABAAEAPUAAACJAwAAAAA=&#10;" fillcolor="window" strokecolor="#4a7ebb"/>
                        <v:shape id="Cuadro de texto 2" o:spid="_x0000_s164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Qqc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T0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QqcMAAADcAAAADwAAAAAAAAAAAAAAAACYAgAAZHJzL2Rv&#10;d25yZXYueG1sUEsFBgAAAAAEAAQA9QAAAIgDAAAAAA==&#10;" filled="f" stroked="f">
                          <v:textbox>
                            <w:txbxContent>
                              <w:p w14:paraId="645A980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41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41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4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L1M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2r5CP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C9TLEAAAA3AAAAA8AAAAAAAAAAAAAAAAAmAIAAGRycy9k&#10;b3ducmV2LnhtbFBLBQYAAAAABAAEAPUAAACJAwAAAAA=&#10;" filled="f" stroked="f">
                          <v:textbox>
                            <w:txbxContent>
                              <w:p w14:paraId="0286699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41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41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4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ttRsMA&#10;AADcAAAADwAAAGRycy9kb3ducmV2LnhtbESPT4vCMBTE74LfITzBm01Wqux2jSLKgidF9w/s7dE8&#10;27LNS2mytn57Iwgeh5n5DbNY9bYWF2p95VjDS6JAEOfOVFxo+Pr8mLyC8AHZYO2YNFzJw2o5HCww&#10;M67jI11OoRARwj5DDWUITSalz0uy6BPXEEfv7FqLIcq2kKbFLsJtLadKzaXFiuNCiQ1tSsr/Tv9W&#10;w/f+/PuTqkOxtbOmc72SbN+k1uNRv34HEagPz/CjvTMa5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ttRsMAAADcAAAADwAAAAAAAAAAAAAAAACYAgAAZHJzL2Rv&#10;d25yZXYueG1sUEsFBgAAAAAEAAQA9QAAAIgDAAAAAA==&#10;" filled="f" stroked="f">
                          <v:textbox>
                            <w:txbxContent>
                              <w:p w14:paraId="798D565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42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42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4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fI3c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SMhy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ufI3cMAAADcAAAADwAAAAAAAAAAAAAAAACYAgAAZHJzL2Rv&#10;d25yZXYueG1sUEsFBgAAAAAEAAQA9QAAAIgDAAAAAA==&#10;" filled="f" stroked="f">
                          <v:textbox>
                            <w:txbxContent>
                              <w:p w14:paraId="3E361FF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42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42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4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Wqs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k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1VqrEAAAA3AAAAA8AAAAAAAAAAAAAAAAAmAIAAGRycy9k&#10;b3ducmV2LnhtbFBLBQYAAAAABAAEAPUAAACJAwAAAAA=&#10;" filled="f" stroked="f">
                          <v:textbox>
                            <w:txbxContent>
                              <w:p w14:paraId="3D747DA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42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42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4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nzMc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pbzF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fMxxQAAANwAAAAPAAAAAAAAAAAAAAAAAJgCAABkcnMv&#10;ZG93bnJldi54bWxQSwUGAAAAAAQABAD1AAAAigMAAAAA&#10;" filled="f" stroked="f">
                          <v:textbox>
                            <w:txbxContent>
                              <w:p w14:paraId="39062BD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42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42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5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ZnQ7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2iWv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5mdDvwAAANwAAAAPAAAAAAAAAAAAAAAAAJgCAABkcnMvZG93bnJl&#10;di54bWxQSwUGAAAAAAQABAD1AAAAhAMAAAAA&#10;" filled="f" stroked="f">
                          <v:textbox>
                            <w:txbxContent>
                              <w:p w14:paraId="3CCDAB3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42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429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5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rC2M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JaAa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6rC2MMAAADcAAAADwAAAAAAAAAAAAAAAACYAgAAZHJzL2Rv&#10;d25yZXYueG1sUEsFBgAAAAAEAAQA9QAAAIgDAAAAAA==&#10;" filled="f" stroked="f">
                          <v:textbox>
                            <w:txbxContent>
                              <w:p w14:paraId="392DD5A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43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43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5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n9mMAA&#10;AADcAAAADwAAAGRycy9kb3ducmV2LnhtbERPy4rCMBTdD/gP4QqzGxNlFK1GEUWYlTL1Ae4uzbUt&#10;Njelibbz92YhzPJw3otVZyvxpMaXjjUMBwoEceZMybmG03H3NQXhA7LByjFp+CMPq2XvY4GJcS3/&#10;0jMNuYgh7BPUUIRQJ1L6rCCLfuBq4sjdXGMxRNjk0jTYxnBbyZFSE2mx5NhQYE2bgrJ7+rAazvvb&#10;9fKtDvnWjuvWdUqynUmtP/vdeg4iUBf+xW/3j9EwGcf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0n9mMAAAADcAAAADwAAAAAAAAAAAAAAAACYAgAAZHJzL2Rvd25y&#10;ZXYueG1sUEsFBgAAAAAEAAQA9QAAAIUDAAAAAA==&#10;" filled="f" stroked="f">
                          <v:textbox>
                            <w:txbxContent>
                              <w:p w14:paraId="2E69AFB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43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43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49DC64F" w14:textId="77777777" w:rsidR="00A87F48" w:rsidRPr="007866A3" w:rsidRDefault="00A87F48" w:rsidP="00401F78">
            <w:pPr>
              <w:rPr>
                <w:ins w:id="3434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3435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3436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60288" behindDoc="0" locked="0" layoutInCell="1" allowOverlap="1" wp14:anchorId="5D98B266" wp14:editId="4600DF40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99" name="Grupo 499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500" name="Rectángulo 500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49094E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3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CBC63D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4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BE102B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4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758F54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4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20042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4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55651D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4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4A8B3E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5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CE556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5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EC5A53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5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5D98B266" id="Grupo 499" o:spid="_x0000_s1653" style="position:absolute;margin-left:63.15pt;margin-top:1.1pt;width:351.75pt;height:103.2pt;z-index:25166028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">
                        <v:rect id="Rectángulo 500" o:spid="_x0000_s165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CzucAA&#10;AADcAAAADwAAAGRycy9kb3ducmV2LnhtbERPTYvCMBC9C/sfwix403RFRaqx7C5IhdWDVTwPzdhW&#10;m0lpoq3/fnMQPD7e9yrpTS0e1LrKsoKvcQSCOLe64kLB6bgZLUA4j6yxtkwKnuQgWX8MVhhr2/GB&#10;HpkvRAhhF6OC0vsmltLlJRl0Y9sQB+5iW4M+wLaQusUuhJtaTqJoLg1WHBpKbOi3pPyW3Y0CT/uU&#10;nt15/8czTvm6m/7Ii1Vq+Nl/L0F46v1b/HJvtYJZFOaHM+EIyP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cCzucAAAADcAAAADwAAAAAAAAAAAAAAAACYAgAAZHJzL2Rvd25y&#10;ZXYueG1sUEsFBgAAAAAEAAQA9QAAAIUDAAAAAA==&#10;" fillcolor="white [3212]" strokecolor="#4579b8 [3044]"/>
                        <v:shape id="Cuadro de texto 2" o:spid="_x0000_s165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MWYsQA&#10;AADcAAAADwAAAGRycy9kb3ducmV2LnhtbESPQWvCQBSE70L/w/IEb2Y3pYqmWUOpFDy1qK3Q2yP7&#10;TILZtyG7mvTfdwsFj8PMfMPkxWhbcaPeN441pIkCQVw603Cl4fP4Nl+B8AHZYOuYNPyQh2LzMMkx&#10;M27gPd0OoRIRwj5DDXUIXSalL2uy6BPXEUfv7HqLIcq+kqbHIcJtKx+VWkqLDceFGjt6ram8HK5W&#10;w9f7+fv0pD6qrV10gxuVZLuWWs+m48sziEBjuIf/2zujYaFS+DsTj4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TFmLEAAAA3AAAAA8AAAAAAAAAAAAAAAAAmAIAAGRycy9k&#10;b3ducmV2LnhtbFBLBQYAAAAABAAEAPUAAACJAwAAAAA=&#10;" filled="f" stroked="f">
                          <v:textbox>
                            <w:txbxContent>
                              <w:p w14:paraId="149094E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5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5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GIFc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TNYb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QYgVwgAAANwAAAAPAAAAAAAAAAAAAAAAAJgCAABkcnMvZG93&#10;bnJldi54bWxQSwUGAAAAAAQABAD1AAAAhwMAAAAA&#10;" filled="f" stroked="f">
                          <v:textbox>
                            <w:txbxContent>
                              <w:p w14:paraId="5CBC63D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5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5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0tjs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mo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0tjsMAAADcAAAADwAAAAAAAAAAAAAAAACYAgAAZHJzL2Rv&#10;d25yZXYueG1sUEsFBgAAAAAEAAQA9QAAAIgDAAAAAA==&#10;" filled="f" stroked="f">
                          <v:textbox>
                            <w:txbxContent>
                              <w:p w14:paraId="1BE102B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6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5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S1+sMA&#10;AADcAAAADwAAAGRycy9kb3ducmV2LnhtbESPT4vCMBTE7wt+h/CEva2JootWo4gi7ElZ/4G3R/Ns&#10;i81LaaKt394sLHgcZuY3zGzR2lI8qPaFYw39ngJBnDpTcKbheNh8jUH4gGywdEwanuRhMe98zDAx&#10;ruFfeuxDJiKEfYIa8hCqREqf5mTR91xFHL2rqy2GKOtMmhqbCLelHCj1LS0WHBdyrGiVU3rb362G&#10;0/Z6OQ/VLlvbUdW4Vkm2E6n1Z7ddTkEEasM7/N/+MRpGagh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S1+sMAAADcAAAADwAAAAAAAAAAAAAAAACYAgAAZHJzL2Rv&#10;d25yZXYueG1sUEsFBgAAAAAEAAQA9QAAAIgDAAAAAA==&#10;" filled="f" stroked="f">
                          <v:textbox>
                            <w:txbxContent>
                              <w:p w14:paraId="4758F54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6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5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gQYcQA&#10;AADcAAAADwAAAGRycy9kb3ducmV2LnhtbESPQWvCQBSE74L/YXmF3sxuxUibugliEXpqUVvB2yP7&#10;TEKzb0N2a9J/3xUEj8PMfMOsitG24kK9bxxreEoUCOLSmYYrDV+H7ewZhA/IBlvHpOGPPBT5dLLC&#10;zLiBd3TZh0pECPsMNdQhdJmUvqzJok9cRxy9s+sthij7Spoehwi3rZwrtZQWG44LNXa0qan82f9a&#10;Dd8f59NxoT6rN5t2gxuVZPsitX58GNevIAKN4R6+td+NhlSlcD0Tj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oEGHEAAAA3AAAAA8AAAAAAAAAAAAAAAAAmAIAAGRycy9k&#10;b3ducmV2LnhtbFBLBQYAAAAABAAEAPUAAACJAwAAAAA=&#10;" filled="f" stroked="f">
                          <v:textbox>
                            <w:txbxContent>
                              <w:p w14:paraId="4A20042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6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6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qOFsQA&#10;AADcAAAADwAAAGRycy9kb3ducmV2LnhtbESPQWvCQBSE70L/w/IK3sxuiwmaZpXSUvBUUVuht0f2&#10;mYRm34bs1sR/3xUEj8PMfMMU69G24ky9bxxreEoUCOLSmYYrDV+Hj9kChA/IBlvHpOFCHtarh0mB&#10;uXED7+i8D5WIEPY5aqhD6HIpfVmTRZ+4jjh6J9dbDFH2lTQ9DhFuW/msVCYtNhwXauzorabyd/9n&#10;NXx/nn6Oc7Wt3m3aDW5Uku1Saj19HF9fQAQawz18a2+MhlRlcD0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6jhbEAAAA3AAAAA8AAAAAAAAAAAAAAAAAmAIAAGRycy9k&#10;b3ducmV2LnhtbFBLBQYAAAAABAAEAPUAAACJAwAAAAA=&#10;" filled="f" stroked="f">
                          <v:textbox>
                            <w:txbxContent>
                              <w:p w14:paraId="355651D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6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6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rjcQA&#10;AADcAAAADwAAAGRycy9kb3ducmV2LnhtbESPT2vCQBTE74LfYXlCb3XXolWjq0il0JPF+Ae8PbLP&#10;JJh9G7Jbk377rlDwOMzMb5jlurOVuFPjS8caRkMFgjhzpuRcw/Hw+ToD4QOywcoxafglD+tVv7fE&#10;xLiW93RPQy4ihH2CGooQ6kRKnxVk0Q9dTRy9q2sshiibXJoG2wi3lXxT6l1aLDkuFFjTR0HZLf2x&#10;Gk676+U8Vt/51k7q1nVKsp1LrV8G3WYBIlAXnuH/9pfRMFF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2K43EAAAA3AAAAA8AAAAAAAAAAAAAAAAAmAIAAGRycy9k&#10;b3ducmV2LnhtbFBLBQYAAAAABAAEAPUAAACJAwAAAAA=&#10;" filled="f" stroked="f">
                          <v:textbox>
                            <w:txbxContent>
                              <w:p w14:paraId="24A8B3E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6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6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//8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RMVFwb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am//8AAAADcAAAADwAAAAAAAAAAAAAAAACYAgAAZHJzL2Rvd25y&#10;ZXYueG1sUEsFBgAAAAAEAAQA9QAAAIUDAAAAAA==&#10;" filled="f" stroked="f">
                          <v:textbox>
                            <w:txbxContent>
                              <w:p w14:paraId="40CE556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7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6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aZ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0TNY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RpkwgAAANwAAAAPAAAAAAAAAAAAAAAAAJgCAABkcnMvZG93&#10;bnJldi54bWxQSwUGAAAAAAQABAD1AAAAhwMAAAAA&#10;" filled="f" stroked="f">
                          <v:textbox>
                            <w:txbxContent>
                              <w:p w14:paraId="2EC5A53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7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53CD9D3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1433A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0DB34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A48EE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0C00E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F8B597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FF4D36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5EB25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1ED908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1CF20F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2FFF2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428620F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EAB396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9C55165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30</w:t>
      </w:r>
    </w:p>
    <w:p w14:paraId="21D08601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7B1A702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560DEF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00570234" w14:textId="72441648" w:rsidR="00A87F48" w:rsidRPr="000D241A" w:rsidRDefault="00A87F48" w:rsidP="00A87F48">
      <w:pPr>
        <w:rPr>
          <w:del w:id="3473" w:author="J&amp;J" w:date="2015-05-02T17:40:00Z"/>
          <w:rFonts w:ascii="Times New Roman" w:hAnsi="Times New Roman"/>
          <w:noProof/>
          <w:color w:val="000000"/>
          <w:lang w:val="es-ES" w:eastAsia="es-ES"/>
        </w:rPr>
      </w:pPr>
      <w:del w:id="3474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3475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32931E0B" wp14:editId="4A2B17FD">
              <wp:extent cx="4676775" cy="1819275"/>
              <wp:effectExtent l="0" t="0" r="9525" b="9525"/>
              <wp:docPr id="36" name="Imagen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33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4FC2F27" w14:textId="77777777" w:rsidR="00A87F48" w:rsidRPr="007866A3" w:rsidRDefault="00A87F48" w:rsidP="00A87F48">
      <w:pPr>
        <w:rPr>
          <w:del w:id="3476" w:author="J&amp;J" w:date="2015-05-02T17:40:00Z"/>
          <w:rFonts w:ascii="Arial" w:hAnsi="Arial" w:cs="Arial"/>
          <w:color w:val="000000"/>
          <w:sz w:val="18"/>
          <w:szCs w:val="18"/>
        </w:rPr>
      </w:pPr>
      <w:del w:id="3477" w:author="J&amp;J" w:date="2015-05-02T17:40:00Z"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8"/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>8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9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8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9</w:delText>
        </w:r>
      </w:del>
    </w:p>
    <w:p w14:paraId="79A9AFBA" w14:textId="7EA577A5" w:rsidR="00A87F48" w:rsidRPr="007866A3" w:rsidRDefault="00A87F48" w:rsidP="00A87F48">
      <w:pPr>
        <w:rPr>
          <w:del w:id="3478" w:author="J&amp;J" w:date="2015-05-02T17:40:00Z"/>
          <w:rFonts w:ascii="Arial" w:hAnsi="Arial" w:cs="Arial"/>
          <w:color w:val="000000"/>
          <w:sz w:val="18"/>
          <w:szCs w:val="18"/>
        </w:rPr>
      </w:pPr>
      <w:del w:id="3479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480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0F457D3" wp14:editId="32DA6019">
              <wp:extent cx="904875" cy="276225"/>
              <wp:effectExtent l="0" t="0" r="9525" b="9525"/>
              <wp:docPr id="35" name="Imagen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70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DC76282" w14:textId="77777777" w:rsidR="00A87F48" w:rsidRPr="007866A3" w:rsidRDefault="00A87F48" w:rsidP="00A87F48">
      <w:pPr>
        <w:rPr>
          <w:ins w:id="3481" w:author="J&amp;J" w:date="2015-05-02T17:40:00Z"/>
          <w:rFonts w:ascii="Arial" w:hAnsi="Arial" w:cs="Arial"/>
          <w:color w:val="000000"/>
          <w:sz w:val="18"/>
          <w:szCs w:val="18"/>
        </w:rPr>
      </w:pPr>
      <w:ins w:id="3482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3483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2A817F2E" wp14:editId="44F8D4E3">
              <wp:extent cx="4676775" cy="1816912"/>
              <wp:effectExtent l="0" t="0" r="0" b="0"/>
              <wp:docPr id="533" name="Imagen 5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4252" cy="18237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51B23D0" w14:textId="77777777" w:rsidR="00A87F48" w:rsidRPr="007866A3" w:rsidRDefault="00A87F48" w:rsidP="00A87F48">
      <w:pPr>
        <w:rPr>
          <w:ins w:id="3484" w:author="J&amp;J" w:date="2015-05-02T17:40:00Z"/>
          <w:rFonts w:ascii="Arial" w:hAnsi="Arial" w:cs="Arial"/>
          <w:color w:val="000000"/>
          <w:sz w:val="18"/>
          <w:szCs w:val="18"/>
        </w:rPr>
      </w:pPr>
      <w:ins w:id="3485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486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190BE5C1" wp14:editId="7879D60E">
              <wp:extent cx="902252" cy="273050"/>
              <wp:effectExtent l="0" t="0" r="0" b="0"/>
              <wp:docPr id="570" name="Imagen 5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D39D5E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ECEE11F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19F279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1BDE68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D42993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EFDE08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C9C52D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3487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3488">
          <w:tblGrid>
            <w:gridCol w:w="1129"/>
            <w:gridCol w:w="5670"/>
            <w:gridCol w:w="2823"/>
          </w:tblGrid>
        </w:tblGridChange>
      </w:tblGrid>
      <w:tr w:rsidR="00A87F48" w:rsidRPr="007866A3" w14:paraId="1A843C56" w14:textId="77777777" w:rsidTr="00401F78">
        <w:tc>
          <w:tcPr>
            <w:tcW w:w="9622" w:type="dxa"/>
            <w:gridSpan w:val="3"/>
            <w:tcPrChange w:id="3489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342214C9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75E09ECC" w14:textId="77777777" w:rsidTr="00401F78">
        <w:tc>
          <w:tcPr>
            <w:tcW w:w="1129" w:type="dxa"/>
            <w:tcPrChange w:id="349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E0B767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349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8CDDC5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349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C8C1A7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57213991" w14:textId="77777777" w:rsidTr="00401F78">
        <w:tc>
          <w:tcPr>
            <w:tcW w:w="1129" w:type="dxa"/>
            <w:tcPrChange w:id="349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538E83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349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330E28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49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56FA53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49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49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014597903"/>
                <w:placeholder>
                  <w:docPart w:val="908532FC65E84EDDB5A3996767D22FFC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497"/>
                <w:ins w:id="349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499" w:author="J&amp;J" w:date="2015-05-02T17:40:00Z"/>
              </w:sdtContent>
            </w:sdt>
            <w:customXmlInsRangeEnd w:id="3499"/>
          </w:p>
        </w:tc>
      </w:tr>
      <w:tr w:rsidR="00A87F48" w:rsidRPr="007866A3" w14:paraId="0D5F51B5" w14:textId="77777777" w:rsidTr="00401F78">
        <w:tc>
          <w:tcPr>
            <w:tcW w:w="1129" w:type="dxa"/>
            <w:tcPrChange w:id="350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0AA57C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350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1F5460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50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98D50B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503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504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61009629"/>
                <w:placeholder>
                  <w:docPart w:val="AD8B994626D94619BF0040188A3E36D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504"/>
                <w:ins w:id="3505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506" w:author="J&amp;J" w:date="2015-05-02T17:40:00Z"/>
              </w:sdtContent>
            </w:sdt>
            <w:customXmlInsRangeEnd w:id="3506"/>
          </w:p>
        </w:tc>
      </w:tr>
      <w:tr w:rsidR="00A87F48" w:rsidRPr="007866A3" w14:paraId="003A48A1" w14:textId="77777777" w:rsidTr="00401F78">
        <w:tc>
          <w:tcPr>
            <w:tcW w:w="1129" w:type="dxa"/>
            <w:tcPrChange w:id="350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CCE479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350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09C9C6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50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32A137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51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51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87660915"/>
                <w:placeholder>
                  <w:docPart w:val="E8821030ED90417AA0FB2E634FB64828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511"/>
                <w:ins w:id="351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513" w:author="J&amp;J" w:date="2015-05-02T17:40:00Z"/>
              </w:sdtContent>
            </w:sdt>
            <w:customXmlInsRangeEnd w:id="3513"/>
          </w:p>
        </w:tc>
      </w:tr>
      <w:tr w:rsidR="00A87F48" w:rsidRPr="005255A8" w14:paraId="4BD7E902" w14:textId="77777777" w:rsidTr="00401F78">
        <w:tc>
          <w:tcPr>
            <w:tcW w:w="9622" w:type="dxa"/>
            <w:gridSpan w:val="3"/>
            <w:tcPrChange w:id="3514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700EE07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59B8737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4320ED2" w14:textId="4A14295A" w:rsidR="00A87F48" w:rsidRPr="000D241A" w:rsidRDefault="00A87F48" w:rsidP="00401F78">
            <w:pPr>
              <w:rPr>
                <w:del w:id="351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3516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21728" behindDoc="0" locked="0" layoutInCell="1" allowOverlap="1" wp14:anchorId="2E67173B" wp14:editId="65174DE5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202" name="Grupo 20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03" name="Rectángulo 51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786259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1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05C06B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2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57A688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2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409F3C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2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2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CD97A6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2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2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E3A615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2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2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B62EB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3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2AD49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3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E2B2C1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3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2E67173B" id="Grupo 202" o:spid="_x0000_s1664" style="position:absolute;margin-left:63.15pt;margin-top:1.1pt;width:351.75pt;height:103.2pt;z-index:25172172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">
                        <v:rect id="Rectángulo 511" o:spid="_x0000_s166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y+XcMA&#10;AADcAAAADwAAAGRycy9kb3ducmV2LnhtbESPzW7CMBCE75V4B2uRuBUHkCoUMIif0vZaQJyXeEki&#10;4nViuyR5+7pSJY6jmW9Gs1x3phIPcr60rGAyTkAQZ1aXnCs4nw6vcxA+IGusLJOCnjysV4OXJaba&#10;tvxNj2PIRSxhn6KCIoQ6ldJnBRn0Y1sTR+9mncEQpculdtjGclPJaZK8SYMlx4UCa9oVlN2PP0bB&#10;9ODK0/u28bt939D1s7807fxDqdGw2yxABOrCM/xPf+nIJTP4OxOP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y+XcMAAADcAAAADwAAAAAAAAAAAAAAAACYAgAAZHJzL2Rv&#10;d25yZXYueG1sUEsFBgAAAAAEAAQA9QAAAIgDAAAAAA==&#10;" fillcolor="window" strokecolor="#4a7ebb"/>
                        <v:shape id="Cuadro de texto 2" o:spid="_x0000_s166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4n8MA&#10;AADc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54n8MAAADcAAAADwAAAAAAAAAAAAAAAACYAgAAZHJzL2Rv&#10;d25yZXYueG1sUEsFBgAAAAAEAAQA9QAAAIgDAAAAAA==&#10;" filled="f" stroked="f">
                          <v:textbox>
                            <w:txbxContent>
                              <w:p w14:paraId="2786259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3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6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dBM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jNY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0EwgAAANwAAAAPAAAAAAAAAAAAAAAAAJgCAABkcnMvZG93&#10;bnJldi54bWxQSwUGAAAAAAQABAD1AAAAhwMAAAAA&#10;" filled="f" stroked="f">
                          <v:textbox>
                            <w:txbxContent>
                              <w:p w14:paraId="605C06B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3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6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      <v:textbox>
                            <w:txbxContent>
                              <w:p w14:paraId="457A688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4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6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m6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G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c5ujEAAAA3AAAAA8AAAAAAAAAAAAAAAAAmAIAAGRycy9k&#10;b3ducmV2LnhtbFBLBQYAAAAABAAEAPUAAACJAwAAAAA=&#10;" filled="f" stroked="f">
                          <v:textbox>
                            <w:txbxContent>
                              <w:p w14:paraId="0409F3C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4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4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7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NymsEA&#10;AADcAAAADwAAAGRycy9kb3ducmV2LnhtbERPW2vCMBR+F/wP4Qh7s4myidZGkY3Bnja8gm+H5tgW&#10;m5PQZLb798vDYI8f373YDrYVD+pC41jDLFMgiEtnGq40nI7v0yWIEJENto5Jww8F2G7GowJz43re&#10;0+MQK5FCOOSooY7R51KGsiaLIXOeOHE311mMCXaVNB32Kdy2cq7UQlpsODXU6Om1pvJ++LYazp+3&#10;6+VZfVVv9sX3blCS7Upq/TQZdmsQkYb4L/5zfxgNc5XWpjPp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DcprBAAAA3AAAAA8AAAAAAAAAAAAAAAAAmAIAAGRycy9kb3du&#10;cmV2LnhtbFBLBQYAAAAABAAEAPUAAACGAwAAAAA=&#10;" filled="f" stroked="f">
                          <v:textbox>
                            <w:txbxContent>
                              <w:p w14:paraId="0CD97A6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4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4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7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XAc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1y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1wHEAAAA3AAAAA8AAAAAAAAAAAAAAAAAmAIAAGRycy9k&#10;b3ducmV2LnhtbFBLBQYAAAAABAAEAPUAAACJAwAAAAA=&#10;" filled="f" stroked="f">
                          <v:textbox>
                            <w:txbxContent>
                              <w:p w14:paraId="0E3A615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4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4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7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zoQc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+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zoQcAAAADcAAAADwAAAAAAAAAAAAAAAACYAgAAZHJzL2Rvd25y&#10;ZXYueG1sUEsFBgAAAAAEAAQA9QAAAIUDAAAAAA==&#10;" filled="f" stroked="f">
                          <v:textbox>
                            <w:txbxContent>
                              <w:p w14:paraId="70B62EB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4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7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BN2sMA&#10;AADcAAAADwAAAGRycy9kb3ducmV2LnhtbESPT4vCMBTE74LfITxhb5pUdkWrUWQXwdMu/gVvj+bZ&#10;FpuX0kRbv/1mYcHjMDO/YRarzlbiQY0vHWtIRgoEceZMybmG42EznILwAdlg5Zg0PMnDatnvLTA1&#10;ruUdPfYhFxHCPkUNRQh1KqXPCrLoR64mjt7VNRZDlE0uTYNthNtKjpWaSIslx4UCa/osKLvt71bD&#10;6ft6Ob+rn/zLftSt65RkO5Navw269RxEoC68wv/trdEwTh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eBN2sMAAADcAAAADwAAAAAAAAAAAAAAAACYAgAAZHJzL2Rv&#10;d25yZXYueG1sUEsFBgAAAAAEAAQA9QAAAIgDAAAAAA==&#10;" filled="f" stroked="f">
                          <v:textbox>
                            <w:txbxContent>
                              <w:p w14:paraId="182AD49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5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7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LTrc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awf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y063EAAAA3AAAAA8AAAAAAAAAAAAAAAAAmAIAAGRycy9k&#10;b3ducmV2LnhtbFBLBQYAAAAABAAEAPUAAACJAwAAAAA=&#10;" filled="f" stroked="f">
                          <v:textbox>
                            <w:txbxContent>
                              <w:p w14:paraId="3E2B2C1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5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5F6F546C" w14:textId="77777777" w:rsidR="00A87F48" w:rsidRPr="007866A3" w:rsidRDefault="00A87F48" w:rsidP="00401F78">
            <w:pPr>
              <w:rPr>
                <w:ins w:id="355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3554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3555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62336" behindDoc="0" locked="0" layoutInCell="1" allowOverlap="1" wp14:anchorId="7515D915" wp14:editId="62360086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510" name="Grupo 510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511" name="Rectángulo 51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1D8060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5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5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1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7E1125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5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5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D4340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6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6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1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779599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6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6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1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AEE950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6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6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1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DA7209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6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6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1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A34906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6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6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EF56B6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7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7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9815E4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7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7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7515D915" id="Grupo 510" o:spid="_x0000_s1675" style="position:absolute;margin-left:63.15pt;margin-top:1.1pt;width:351.75pt;height:103.2pt;z-index:25166233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">
                        <v:rect id="Rectángulo 511" o:spid="_x0000_s167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WA/8IA&#10;AADcAAAADwAAAGRycy9kb3ducmV2LnhtbESPQYvCMBSE7wv+h/AEb5pWVJZqFBUWF1YPW8Xzo3m2&#10;1ealNFlb/70RhD0OM/MNs1h1phJ3alxpWUE8ikAQZ1aXnCs4Hb+GnyCcR9ZYWSYFD3KwWvY+Fpho&#10;2/Iv3VOfiwBhl6CCwvs6kdJlBRl0I1sTB+9iG4M+yCaXusE2wE0lx1E0kwZLDgsF1rQtKLulf0aB&#10;p8OOHu358MNT3vF1P9nIi1Vq0O/WcxCeOv8ffre/tYJpHMPrTDgC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VYD/wgAAANwAAAAPAAAAAAAAAAAAAAAAAJgCAABkcnMvZG93&#10;bnJldi54bWxQSwUGAAAAAAQABAD1AAAAhwMAAAAA&#10;" fillcolor="white [3212]" strokecolor="#4579b8 [3044]"/>
                        <v:shape id="Cuadro de texto 2" o:spid="_x0000_s167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geyM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SM+g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geyMMAAADcAAAADwAAAAAAAAAAAAAAAACYAgAAZHJzL2Rv&#10;d25yZXYueG1sUEsFBgAAAAAEAAQA9QAAAIgDAAAAAA==&#10;" filled="f" stroked="f">
                          <v:textbox>
                            <w:txbxContent>
                              <w:p w14:paraId="71D8060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7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7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7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S7U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WEyf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Uu1PEAAAA3AAAAA8AAAAAAAAAAAAAAAAAmAIAAGRycy9k&#10;b3ducmV2LnhtbFBLBQYAAAAABAAEAPUAAACJAwAAAAA=&#10;" filled="f" stroked="f">
                          <v:textbox>
                            <w:txbxContent>
                              <w:p w14:paraId="67E1125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7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7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7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0jJ8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pP4P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9IyfEAAAA3AAAAA8AAAAAAAAAAAAAAAAAmAIAAGRycy9k&#10;b3ducmV2LnhtbFBLBQYAAAAABAAEAPUAAACJAwAAAAA=&#10;" filled="f" stroked="f">
                          <v:textbox>
                            <w:txbxContent>
                              <w:p w14:paraId="12D4340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7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7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8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GGvM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k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GGvMMAAADcAAAADwAAAAAAAAAAAAAAAACYAgAAZHJzL2Rv&#10;d25yZXYueG1sUEsFBgAAAAAEAAQA9QAAAIgDAAAAAA==&#10;" filled="f" stroked="f">
                          <v:textbox>
                            <w:txbxContent>
                              <w:p w14:paraId="4779599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8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8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8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MYy8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0NIP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MYy8MAAADcAAAADwAAAAAAAAAAAAAAAACYAgAAZHJzL2Rv&#10;d25yZXYueG1sUEsFBgAAAAAEAAQA9QAAAIgDAAAAAA==&#10;" filled="f" stroked="f">
                          <v:textbox>
                            <w:txbxContent>
                              <w:p w14:paraId="7AEE950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8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8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8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+9UM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qe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vvVDEAAAA3AAAAA8AAAAAAAAAAAAAAAAAmAIAAGRycy9k&#10;b3ducmV2LnhtbFBLBQYAAAAABAAEAPUAAACJAwAAAAA=&#10;" filled="f" stroked="f">
                          <v:textbox>
                            <w:txbxContent>
                              <w:p w14:paraId="6DA7209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8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8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8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ApIs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nFt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HApIsAAAADcAAAADwAAAAAAAAAAAAAAAACYAgAAZHJzL2Rvd25y&#10;ZXYueG1sUEsFBgAAAAAEAAQA9QAAAIUDAAAAAA==&#10;" filled="f" stroked="f">
                          <v:textbox>
                            <w:txbxContent>
                              <w:p w14:paraId="7A34906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8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8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8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yMu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yMucMAAADcAAAADwAAAAAAAAAAAAAAAACYAgAAZHJzL2Rv&#10;d25yZXYueG1sUEsFBgAAAAAEAAQA9QAAAIgDAAAAAA==&#10;" filled="f" stroked="f">
                          <v:textbox>
                            <w:txbxContent>
                              <w:p w14:paraId="6EF56B6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8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8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8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rvmc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+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q75nBAAAA3AAAAA8AAAAAAAAAAAAAAAAAmAIAAGRycy9kb3du&#10;cmV2LnhtbFBLBQYAAAAABAAEAPUAAACGAwAAAAA=&#10;" filled="f" stroked="f">
                          <v:textbox>
                            <w:txbxContent>
                              <w:p w14:paraId="29815E4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9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9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4D068DA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F75E28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80A6E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A90569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E56DB2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5229AD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B9B405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00046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1B693A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4A4CA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16B48E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512C29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BBF5AD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70DCBD7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31</w:t>
      </w:r>
    </w:p>
    <w:p w14:paraId="1751E51A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3BCEE2C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ADF897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3CA9A6DF" w14:textId="2C6051F1" w:rsidR="00A87F48" w:rsidRPr="000D241A" w:rsidRDefault="00A87F48" w:rsidP="00A87F48">
      <w:pPr>
        <w:rPr>
          <w:del w:id="3592" w:author="J&amp;J" w:date="2015-05-02T17:40:00Z"/>
          <w:rFonts w:ascii="Times New Roman" w:hAnsi="Times New Roman"/>
          <w:noProof/>
          <w:color w:val="000000"/>
          <w:lang w:val="es-ES" w:eastAsia="es-ES"/>
        </w:rPr>
      </w:pPr>
      <w:del w:id="3593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3594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48DA239A" wp14:editId="0FB1A053">
              <wp:extent cx="4695825" cy="1819275"/>
              <wp:effectExtent l="0" t="0" r="9525" b="9525"/>
              <wp:docPr id="34" name="Imagen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34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9582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3739087" w14:textId="77777777" w:rsidR="00A87F48" w:rsidRPr="007866A3" w:rsidRDefault="00A87F48" w:rsidP="00A87F48">
      <w:pPr>
        <w:rPr>
          <w:del w:id="3595" w:author="J&amp;J" w:date="2015-05-02T17:40:00Z"/>
          <w:rFonts w:ascii="Arial" w:hAnsi="Arial" w:cs="Arial"/>
          <w:color w:val="000000"/>
          <w:sz w:val="18"/>
          <w:szCs w:val="18"/>
        </w:rPr>
      </w:pPr>
      <w:del w:id="3596" w:author="J&amp;J" w:date="2015-05-02T17:40:00Z"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8"/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>8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9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8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9</w:delText>
        </w:r>
      </w:del>
    </w:p>
    <w:p w14:paraId="137C6AE1" w14:textId="4C6F1C4A" w:rsidR="00A87F48" w:rsidRPr="007866A3" w:rsidRDefault="00A87F48" w:rsidP="00A87F48">
      <w:pPr>
        <w:rPr>
          <w:del w:id="3597" w:author="J&amp;J" w:date="2015-05-02T17:40:00Z"/>
          <w:rFonts w:ascii="Arial" w:hAnsi="Arial" w:cs="Arial"/>
          <w:color w:val="000000"/>
          <w:sz w:val="18"/>
          <w:szCs w:val="18"/>
        </w:rPr>
      </w:pPr>
      <w:del w:id="3598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599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73949EA3" wp14:editId="2FE056CF">
              <wp:extent cx="638175" cy="295275"/>
              <wp:effectExtent l="0" t="0" r="9525" b="9525"/>
              <wp:docPr id="33" name="Imagen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77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17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71CF96E" w14:textId="77777777" w:rsidR="00A87F48" w:rsidRPr="007866A3" w:rsidRDefault="00A87F48" w:rsidP="00A87F48">
      <w:pPr>
        <w:rPr>
          <w:ins w:id="3600" w:author="J&amp;J" w:date="2015-05-02T17:40:00Z"/>
          <w:rFonts w:ascii="Arial" w:hAnsi="Arial" w:cs="Arial"/>
          <w:color w:val="000000"/>
          <w:sz w:val="18"/>
          <w:szCs w:val="18"/>
        </w:rPr>
      </w:pPr>
      <w:ins w:id="3601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3602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4CBF054C" wp14:editId="573B0EAC">
              <wp:extent cx="4695825" cy="1824312"/>
              <wp:effectExtent l="0" t="0" r="0" b="5080"/>
              <wp:docPr id="534" name="Imagen 5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04832" cy="18278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D99B393" w14:textId="77777777" w:rsidR="00A87F48" w:rsidRPr="007866A3" w:rsidRDefault="00A87F48" w:rsidP="00A87F48">
      <w:pPr>
        <w:rPr>
          <w:ins w:id="3603" w:author="J&amp;J" w:date="2015-05-02T17:40:00Z"/>
          <w:rFonts w:ascii="Arial" w:hAnsi="Arial" w:cs="Arial"/>
          <w:color w:val="000000"/>
          <w:sz w:val="18"/>
          <w:szCs w:val="18"/>
        </w:rPr>
      </w:pPr>
      <w:ins w:id="3604" w:author="J&amp;J" w:date="2015-05-02T17:40:00Z">
        <w:r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605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0FAEC311" wp14:editId="3E7E09D7">
              <wp:extent cx="638175" cy="295275"/>
              <wp:effectExtent l="0" t="0" r="9525" b="9525"/>
              <wp:docPr id="577" name="Imagen 5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17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C8AD43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4FCE6B9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52C3AB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1CD68EA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E2C3BC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1FEB66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3A7AD2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3606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3607">
          <w:tblGrid>
            <w:gridCol w:w="1129"/>
            <w:gridCol w:w="5670"/>
            <w:gridCol w:w="2823"/>
          </w:tblGrid>
        </w:tblGridChange>
      </w:tblGrid>
      <w:tr w:rsidR="00A87F48" w:rsidRPr="007866A3" w14:paraId="6A4BE149" w14:textId="77777777" w:rsidTr="00401F78">
        <w:tc>
          <w:tcPr>
            <w:tcW w:w="9622" w:type="dxa"/>
            <w:gridSpan w:val="3"/>
            <w:tcPrChange w:id="3608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2A9E1E5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631F1DE3" w14:textId="77777777" w:rsidTr="00401F78">
        <w:tc>
          <w:tcPr>
            <w:tcW w:w="1129" w:type="dxa"/>
            <w:tcPrChange w:id="360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C0E983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361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6F268F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361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CB2D195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2E13EA8F" w14:textId="77777777" w:rsidTr="00401F78">
        <w:tc>
          <w:tcPr>
            <w:tcW w:w="1129" w:type="dxa"/>
            <w:tcPrChange w:id="361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BCA88B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361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3EBF35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61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DE2BA5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61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61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670164627"/>
                <w:placeholder>
                  <w:docPart w:val="86A00036472A4710BEC747FCD4CC89A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616"/>
                <w:ins w:id="361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618" w:author="J&amp;J" w:date="2015-05-02T17:40:00Z"/>
              </w:sdtContent>
            </w:sdt>
            <w:customXmlInsRangeEnd w:id="3618"/>
          </w:p>
        </w:tc>
      </w:tr>
      <w:tr w:rsidR="00A87F48" w:rsidRPr="007866A3" w14:paraId="28539CEB" w14:textId="77777777" w:rsidTr="00401F78">
        <w:tc>
          <w:tcPr>
            <w:tcW w:w="1129" w:type="dxa"/>
            <w:tcPrChange w:id="361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D1A3E1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362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2CD303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62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4C0178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62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62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451743859"/>
                <w:placeholder>
                  <w:docPart w:val="75C689CC6D2246FFA73DA2C38182A0E4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623"/>
                <w:ins w:id="362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625" w:author="J&amp;J" w:date="2015-05-02T17:40:00Z"/>
              </w:sdtContent>
            </w:sdt>
            <w:customXmlInsRangeEnd w:id="3625"/>
          </w:p>
        </w:tc>
      </w:tr>
      <w:tr w:rsidR="00A87F48" w:rsidRPr="007866A3" w14:paraId="3FD45F39" w14:textId="77777777" w:rsidTr="00401F78">
        <w:tc>
          <w:tcPr>
            <w:tcW w:w="1129" w:type="dxa"/>
            <w:tcPrChange w:id="362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2AB7AC0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362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3504FE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62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B16415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62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63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608587446"/>
                <w:placeholder>
                  <w:docPart w:val="6A82DEC6F4794325AD309C1026B9421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630"/>
                <w:ins w:id="363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632" w:author="J&amp;J" w:date="2015-05-02T17:40:00Z"/>
              </w:sdtContent>
            </w:sdt>
            <w:customXmlInsRangeEnd w:id="3632"/>
          </w:p>
        </w:tc>
      </w:tr>
      <w:tr w:rsidR="00A87F48" w:rsidRPr="005255A8" w14:paraId="4128E764" w14:textId="77777777" w:rsidTr="00401F78">
        <w:tc>
          <w:tcPr>
            <w:tcW w:w="9622" w:type="dxa"/>
            <w:gridSpan w:val="3"/>
            <w:tcPrChange w:id="3633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155DA48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5A3EE6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CFE7F26" w14:textId="0C29532B" w:rsidR="00A87F48" w:rsidRPr="000D241A" w:rsidRDefault="00A87F48" w:rsidP="00401F78">
            <w:pPr>
              <w:rPr>
                <w:del w:id="3634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3635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22752" behindDoc="0" locked="0" layoutInCell="1" allowOverlap="1" wp14:anchorId="43F2FA71" wp14:editId="09E0B26A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33" name="Grupo 63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34" name="Rectángulo 522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946D91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3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37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3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E0297A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3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3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3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7FBA4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4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4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3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31A17E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4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4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3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B12BD4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4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4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9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8F4ED0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4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4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9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736901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4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4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341CAB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5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5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E09E56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5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5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43F2FA71" id="Grupo 633" o:spid="_x0000_s1686" style="position:absolute;margin-left:63.15pt;margin-top:1.1pt;width:351.75pt;height:103.2pt;z-index:25172275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">
                        <v:rect id="Rectángulo 522" o:spid="_x0000_s168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ZAjcQA&#10;AADcAAAADwAAAGRycy9kb3ducmV2LnhtbESPS2/CMBCE70j9D9ZW6g2cUoRQikEtLY8rD/W8jbdJ&#10;1Hid2IYk/x4jIXEczcw3mvmyM5W4kPOlZQWvowQEcWZ1ybmC03E9nIHwAVljZZkU9ORhuXgazDHV&#10;tuU9XQ4hFxHCPkUFRQh1KqXPCjLoR7Ymjt6fdQZDlC6X2mEb4aaS4ySZSoMlx4UCa1oVlP0fzkbB&#10;eO3K4/dn41dffUO/2/6naWcbpV6eu493EIG68Ajf2zutYPo2gduZe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GQI3EAAAA3AAAAA8AAAAAAAAAAAAAAAAAmAIAAGRycy9k&#10;b3ducmV2LnhtbFBLBQYAAAAABAAEAPUAAACJAwAAAAA=&#10;" fillcolor="window" strokecolor="#4a7ebb"/>
                        <v:shape id="Cuadro de texto 2" o:spid="_x0000_s168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G7oM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/J5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hu6DEAAAA3AAAAA8AAAAAAAAAAAAAAAAAmAIAAGRycy9k&#10;b3ducmV2LnhtbFBLBQYAAAAABAAEAPUAAACJAwAAAAA=&#10;" filled="f" stroked="f">
                          <v:textbox>
                            <w:txbxContent>
                              <w:p w14:paraId="1946D91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5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55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8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Ml18QA&#10;AADcAAAADwAAAGRycy9kb3ducmV2LnhtbESPQWvCQBSE74X+h+UVvNXdVhtq6iaUiuDJolbB2yP7&#10;TEKzb0N2NfHfu4WCx2FmvmHm+WAbcaHO1441vIwVCOLCmZpLDT+75fM7CB+QDTaOScOVPOTZ48Mc&#10;U+N63tBlG0oRIexT1FCF0KZS+qIii37sWuLonVxnMUTZldJ02Ee4beSrUom0WHNcqLClr4qK3+3Z&#10;ativT8fDVH2XC/vW9m5Qku1Maj16Gj4/QAQawj38314ZDckkgb8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zJdfEAAAA3AAAAA8AAAAAAAAAAAAAAAAAmAIAAGRycy9k&#10;b3ducmV2LnhtbFBLBQYAAAAABAAEAPUAAACJAwAAAAA=&#10;" filled="f" stroked="f">
                          <v:textbox>
                            <w:txbxContent>
                              <w:p w14:paraId="4E0297A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5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5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9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+ATM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mLxO4X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/gEzEAAAA3AAAAA8AAAAAAAAAAAAAAAAAmAIAAGRycy9k&#10;b3ducmV2LnhtbFBLBQYAAAAABAAEAPUAAACJAwAAAAA=&#10;" filled="f" stroked="f">
                          <v:textbox>
                            <w:txbxContent>
                              <w:p w14:paraId="547FBA4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5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5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9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AUP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2jn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OAUPsAAAADcAAAADwAAAAAAAAAAAAAAAACYAgAAZHJzL2Rvd25y&#10;ZXYueG1sUEsFBgAAAAAEAAQA9QAAAIUDAAAAAA==&#10;" filled="f" stroked="f">
                          <v:textbox>
                            <w:txbxContent>
                              <w:p w14:paraId="431A17E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6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6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9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yxp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xcs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ssaXEAAAA3AAAAA8AAAAAAAAAAAAAAAAAmAIAAGRycy9k&#10;b3ducmV2LnhtbFBLBQYAAAAABAAEAPUAAACJAwAAAAA=&#10;" filled="f" stroked="f">
                          <v:textbox>
                            <w:txbxContent>
                              <w:p w14:paraId="5B12BD4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6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6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9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          <v:textbox>
                            <w:txbxContent>
                              <w:p w14:paraId="78F4ED0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6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6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9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Aj+sIA&#10;AADc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msL1mXiB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YCP6wgAAANwAAAAPAAAAAAAAAAAAAAAAAJgCAABkcnMvZG93&#10;bnJldi54bWxQSwUGAAAAAAQABAD1AAAAhwMAAAAA&#10;" filled="f" stroked="f">
                          <v:textbox>
                            <w:txbxContent>
                              <w:p w14:paraId="6736901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6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6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9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V+nMMA&#10;AADcAAAADwAAAGRycy9kb3ducmV2LnhtbESPQWsCMRSE74X+h/AK3rpJxYrdbpRSETxV1LbQ22Pz&#10;3F26eQmb6K7/3giCx2FmvmGKxWBbcaIuNI41vGQKBHHpTMOVhu/96nkGIkRkg61j0nCmAIv540OB&#10;uXE9b+m0i5VIEA45aqhj9LmUoazJYsicJ07ewXUWY5JdJU2HfYLbVo6VmkqLDaeFGj191lT+745W&#10;w8/X4e93ojbV0r763g1Ksn2TWo+eho93EJGGeA/f2mujIRHheiYdAT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V+nMMAAADcAAAADwAAAAAAAAAAAAAAAACYAgAAZHJzL2Rv&#10;d25yZXYueG1sUEsFBgAAAAAEAAQA9QAAAIgDAAAAAA==&#10;" filled="f" stroked="f">
                          <v:textbox>
                            <w:txbxContent>
                              <w:p w14:paraId="3341CAB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6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6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9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bB8QA&#10;AADcAAAADwAAAGRycy9kb3ducmV2LnhtbESPzWrDMBCE74W8g9hAb7Xk0JbEsWJCS6CnluYPclus&#10;jW1irYylxO7bV4VCjsPMfMPkxWhbcaPeN441pIkCQVw603ClYb/bPM1B+IBssHVMGn7IQ7GaPOSY&#10;GTfwN922oRIRwj5DDXUIXSalL2uy6BPXEUfv7HqLIcq+kqbHIcJtK2dKvUqLDceFGjt6q6m8bK9W&#10;w+HzfDo+q6/q3b50gxuVZLuQWj9Ox/USRKAx3MP/7Q+jYaZ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52wfEAAAA3AAAAA8AAAAAAAAAAAAAAAAAmAIAAGRycy9k&#10;b3ducmV2LnhtbFBLBQYAAAAABAAEAPUAAACJAwAAAAA=&#10;" filled="f" stroked="f">
                          <v:textbox>
                            <w:txbxContent>
                              <w:p w14:paraId="7E09E56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7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7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A60AD72" w14:textId="77777777" w:rsidR="00A87F48" w:rsidRPr="007866A3" w:rsidRDefault="00A87F48" w:rsidP="00401F78">
            <w:pPr>
              <w:rPr>
                <w:ins w:id="3672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3673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3674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63360" behindDoc="0" locked="0" layoutInCell="1" allowOverlap="1" wp14:anchorId="044C4C75" wp14:editId="7E1DE5B0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521" name="Grupo 521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522" name="Rectángulo 522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12FDD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7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2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EC65FF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7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2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F9C24B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8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2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2436F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8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2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EDD0D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8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2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7BF988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8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2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474A6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8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251E84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8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9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586EF6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9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9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044C4C75" id="Grupo 521" o:spid="_x0000_s1697" style="position:absolute;margin-left:63.15pt;margin-top:1.1pt;width:351.75pt;height:103.2pt;z-index:25166336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">
                        <v:rect id="Rectángulo 522" o:spid="_x0000_s169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vUNcQA&#10;AADcAAAADwAAAGRycy9kb3ducmV2LnhtbESPQWvCQBSE74L/YXlCb82moSklZpUqiIWaQ9Pi+ZF9&#10;Jmmzb0N2NfHfu4WCx2FmvmHy9WQ6caHBtZYVPEUxCOLK6pZrBd9fu8dXEM4ja+wsk4IrOViv5rMc&#10;M21H/qRL6WsRIOwyVNB432dSuqohgy6yPXHwTnYw6IMcaqkHHAPcdDKJ4xdpsOWw0GBP24aq3/Js&#10;FHgq9nQdj8UHp7znn8PzRp6sUg+L6W0JwtPk7+H/9rtWkCYJ/J0JR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r1DXEAAAA3AAAAA8AAAAAAAAAAAAAAAAAmAIAAGRycy9k&#10;b3ducmV2LnhtbFBLBQYAAAAABAAEAPUAAACJAwAAAAA=&#10;" fillcolor="white [3212]" strokecolor="#4579b8 [3044]"/>
                        <v:shape id="Cuadro de texto 2" o:spid="_x0000_s169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hx7s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On6D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Lhx7sMAAADcAAAADwAAAAAAAAAAAAAAAACYAgAAZHJzL2Rv&#10;d25yZXYueG1sUEsFBgAAAAAEAAQA9QAAAIgDAAAAAA==&#10;" filled="f" stroked="f">
                          <v:textbox>
                            <w:txbxContent>
                              <w:p w14:paraId="3412FDD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6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69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Hpm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zpf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R6ZrEAAAA3AAAAA8AAAAAAAAAAAAAAAAAmAIAAGRycy9k&#10;b3ducmV2LnhtbFBLBQYAAAAABAAEAPUAAACJAwAAAAA=&#10;" filled="f" stroked="f">
                          <v:textbox>
                            <w:txbxContent>
                              <w:p w14:paraId="5EC65FF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6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69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1MA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nE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dTAHEAAAA3AAAAA8AAAAAAAAAAAAAAAAAmAIAAGRycy9k&#10;b3ducmV2LnhtbFBLBQYAAAAABAAEAPUAAACJAwAAAAA=&#10;" filled="f" stroked="f">
                          <v:textbox>
                            <w:txbxContent>
                              <w:p w14:paraId="4F9C24B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6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69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/Sds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mSRwu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P0nbEAAAA3AAAAA8AAAAAAAAAAAAAAAAAmAIAAGRycy9k&#10;b3ducmV2LnhtbFBLBQYAAAAABAAEAPUAAACJAwAAAAA=&#10;" filled="f" stroked="f">
                          <v:textbox>
                            <w:txbxContent>
                              <w:p w14:paraId="402436F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6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70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N37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TZ5h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Dd+3EAAAA3AAAAA8AAAAAAAAAAAAAAAAAmAIAAGRycy9k&#10;b3ducmV2LnhtbFBLBQYAAAAABAAEAPUAAACJAwAAAAA=&#10;" filled="f" stroked="f">
                          <v:textbox>
                            <w:txbxContent>
                              <w:p w14:paraId="51EDD0D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7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70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zjn8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t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c45/BAAAA3AAAAA8AAAAAAAAAAAAAAAAAmAIAAGRycy9kb3du&#10;cmV2LnhtbFBLBQYAAAAABAAEAPUAAACGAwAAAAA=&#10;" filled="f" stroked="f">
                          <v:textbox>
                            <w:txbxContent>
                              <w:p w14:paraId="67BF988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7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70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              <v:textbox>
                            <w:txbxContent>
                              <w:p w14:paraId="51474A6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7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70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N5R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bN5RMAAAADcAAAADwAAAAAAAAAAAAAAAACYAgAAZHJzL2Rvd25y&#10;ZXYueG1sUEsFBgAAAAAEAAQA9QAAAIUDAAAAAA==&#10;" filled="f" stroked="f">
                          <v:textbox>
                            <w:txbxContent>
                              <w:p w14:paraId="3251E84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70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70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/c3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WDxP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/3N/EAAAA3AAAAA8AAAAAAAAAAAAAAAAAmAIAAGRycy9k&#10;b3ducmV2LnhtbFBLBQYAAAAABAAEAPUAAACJAwAAAAA=&#10;" filled="f" stroked="f">
                          <v:textbox>
                            <w:txbxContent>
                              <w:p w14:paraId="6586EF6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70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71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59EAC3A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61DF2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BBB899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99D08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BE0A14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39723E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489D2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C2756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31FCBA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D3FB6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060EB2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941CD1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C656BBB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DIAPOSITIVA 32</w:t>
      </w:r>
    </w:p>
    <w:p w14:paraId="69E2BB4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3A3669AE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481137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76D4EBEF" w14:textId="7224BE18" w:rsidR="00A87F48" w:rsidRPr="007866A3" w:rsidRDefault="00A87F48" w:rsidP="00A87F48">
      <w:pPr>
        <w:rPr>
          <w:del w:id="3711" w:author="J&amp;J" w:date="2015-05-02T17:40:00Z"/>
          <w:rFonts w:ascii="Arial" w:hAnsi="Arial" w:cs="Arial"/>
          <w:color w:val="000000"/>
          <w:sz w:val="18"/>
          <w:szCs w:val="18"/>
        </w:rPr>
      </w:pPr>
      <w:del w:id="3712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  <w:rPrChange w:id="3713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2796CF4C" wp14:editId="42E54F6C">
              <wp:extent cx="4657725" cy="2019300"/>
              <wp:effectExtent l="0" t="0" r="9525" b="0"/>
              <wp:docPr id="32" name="Imagen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80"/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57725" cy="2019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16C2E00" w14:textId="71681B17" w:rsidR="00A87F48" w:rsidRPr="007866A3" w:rsidRDefault="00A87F48" w:rsidP="00A87F48">
      <w:pPr>
        <w:rPr>
          <w:del w:id="3714" w:author="J&amp;J" w:date="2015-05-02T17:40:00Z"/>
          <w:rFonts w:ascii="Arial" w:hAnsi="Arial" w:cs="Arial"/>
          <w:color w:val="000000"/>
          <w:sz w:val="18"/>
          <w:szCs w:val="18"/>
        </w:rPr>
      </w:pPr>
      <w:del w:id="3715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716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F9B68A7" wp14:editId="30D834A3">
              <wp:extent cx="638175" cy="295275"/>
              <wp:effectExtent l="0" t="0" r="9525" b="9525"/>
              <wp:docPr id="31" name="Imagen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79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17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0E2DB1B6" w14:textId="77777777" w:rsidR="00A87F48" w:rsidRPr="007866A3" w:rsidRDefault="00A87F48" w:rsidP="00A87F48">
      <w:pPr>
        <w:rPr>
          <w:ins w:id="3717" w:author="J&amp;J" w:date="2015-05-02T17:40:00Z"/>
          <w:rFonts w:ascii="Arial" w:hAnsi="Arial" w:cs="Arial"/>
          <w:color w:val="000000"/>
          <w:sz w:val="18"/>
          <w:szCs w:val="18"/>
        </w:rPr>
      </w:pPr>
      <w:ins w:id="3718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  <w:rPrChange w:id="3719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5C019230" wp14:editId="43522204">
              <wp:extent cx="4667250" cy="2024693"/>
              <wp:effectExtent l="0" t="0" r="0" b="0"/>
              <wp:docPr id="580" name="Imagen 58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1181" cy="20263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074253" w14:textId="77777777" w:rsidR="00A87F48" w:rsidRPr="007866A3" w:rsidRDefault="00A87F48" w:rsidP="00A87F48">
      <w:pPr>
        <w:rPr>
          <w:ins w:id="3720" w:author="J&amp;J" w:date="2015-05-02T17:40:00Z"/>
          <w:rFonts w:ascii="Arial" w:hAnsi="Arial" w:cs="Arial"/>
          <w:color w:val="000000"/>
          <w:sz w:val="18"/>
          <w:szCs w:val="18"/>
        </w:rPr>
      </w:pPr>
      <w:ins w:id="3721" w:author="J&amp;J" w:date="2015-05-02T17:40:00Z">
        <w:r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  <w:rPrChange w:id="3722" w:author="Unknown">
              <w:rPr>
                <w:noProof/>
                <w:lang w:val="es-CO" w:eastAsia="es-CO"/>
              </w:rPr>
            </w:rPrChange>
          </w:rPr>
          <w:drawing>
            <wp:inline distT="0" distB="0" distL="0" distR="0" wp14:anchorId="40EFC07B" wp14:editId="48B7FE08">
              <wp:extent cx="638175" cy="295275"/>
              <wp:effectExtent l="0" t="0" r="9525" b="9525"/>
              <wp:docPr id="579" name="Imagen 5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17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3882E43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A639E7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AC2810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2DC24C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27B0A0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53DA44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3723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3724">
          <w:tblGrid>
            <w:gridCol w:w="1129"/>
            <w:gridCol w:w="5670"/>
            <w:gridCol w:w="2823"/>
          </w:tblGrid>
        </w:tblGridChange>
      </w:tblGrid>
      <w:tr w:rsidR="00A87F48" w:rsidRPr="007866A3" w14:paraId="66573F9D" w14:textId="77777777" w:rsidTr="00401F78">
        <w:tc>
          <w:tcPr>
            <w:tcW w:w="9622" w:type="dxa"/>
            <w:gridSpan w:val="3"/>
            <w:tcPrChange w:id="3725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8D45F4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7936DA6B" w14:textId="77777777" w:rsidTr="00401F78">
        <w:tc>
          <w:tcPr>
            <w:tcW w:w="1129" w:type="dxa"/>
            <w:tcPrChange w:id="372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C3065A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372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7B91FB9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372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402C471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180256E2" w14:textId="77777777" w:rsidTr="00401F78">
        <w:tc>
          <w:tcPr>
            <w:tcW w:w="1129" w:type="dxa"/>
            <w:tcPrChange w:id="372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86643F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373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64B2A5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73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CA3EE8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73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73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717273753"/>
                <w:placeholder>
                  <w:docPart w:val="8FB63386632E4452BA5C3F087F658504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733"/>
                <w:ins w:id="373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735" w:author="J&amp;J" w:date="2015-05-02T17:40:00Z"/>
              </w:sdtContent>
            </w:sdt>
            <w:customXmlInsRangeEnd w:id="3735"/>
          </w:p>
        </w:tc>
      </w:tr>
      <w:tr w:rsidR="00A87F48" w:rsidRPr="007866A3" w14:paraId="4580C51F" w14:textId="77777777" w:rsidTr="00401F78">
        <w:tc>
          <w:tcPr>
            <w:tcW w:w="1129" w:type="dxa"/>
            <w:tcPrChange w:id="373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2CCBEB8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373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617623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73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A1F154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73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74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988776496"/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740"/>
                <w:ins w:id="374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742" w:author="J&amp;J" w:date="2015-05-02T17:40:00Z"/>
              </w:sdtContent>
            </w:sdt>
            <w:customXmlInsRangeEnd w:id="3742"/>
          </w:p>
        </w:tc>
      </w:tr>
      <w:tr w:rsidR="00A87F48" w:rsidRPr="007866A3" w14:paraId="4790B4BC" w14:textId="77777777" w:rsidTr="00401F78">
        <w:tc>
          <w:tcPr>
            <w:tcW w:w="1129" w:type="dxa"/>
            <w:tcPrChange w:id="374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8171F2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374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A134D2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74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182876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74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74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877650276"/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EndPr/>
              <w:sdtContent>
                <w:customXmlInsRangeEnd w:id="3747"/>
                <w:ins w:id="374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749" w:author="J&amp;J" w:date="2015-05-02T17:40:00Z"/>
              </w:sdtContent>
            </w:sdt>
            <w:customXmlInsRangeEnd w:id="3749"/>
          </w:p>
        </w:tc>
      </w:tr>
      <w:tr w:rsidR="00A87F48" w:rsidRPr="005255A8" w14:paraId="165AE658" w14:textId="77777777" w:rsidTr="00401F78">
        <w:tc>
          <w:tcPr>
            <w:tcW w:w="9622" w:type="dxa"/>
            <w:gridSpan w:val="3"/>
            <w:tcPrChange w:id="3750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5726CFC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1CBCD7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2967133" w14:textId="10EC03F4" w:rsidR="00A87F48" w:rsidRPr="000D241A" w:rsidRDefault="00A87F48" w:rsidP="00401F78">
            <w:pPr>
              <w:rPr>
                <w:del w:id="375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3752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23776" behindDoc="0" locked="0" layoutInCell="1" allowOverlap="1" wp14:anchorId="5B7E89E1" wp14:editId="2C9FFE50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22" name="Grupo 62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23" name="Rectángulo 53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CB393D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7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75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2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3B61B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7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75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2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2095A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7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75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2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1AF2C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75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76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2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6E0897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76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76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2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F069DE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7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76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BE3A00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7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76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67FC80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7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76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3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28612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7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77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5B7E89E1" id="Grupo 622" o:spid="_x0000_s1708" style="position:absolute;margin-left:63.15pt;margin-top:1.1pt;width:351.75pt;height:103.2pt;z-index:25172377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">
                        <v:rect id="Rectángulo 536" o:spid="_x0000_s170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ZOJMQA&#10;AADcAAAADwAAAGRycy9kb3ducmV2LnhtbESPQWvCQBSE74L/YXlCb7oxBZHUVaqtba9G6fk1+5qE&#10;Zt8mu1uT/PtuQfA4zMw3zGY3mEZcyfnasoLlIgFBXFhdc6ngcj7O1yB8QNbYWCYFI3nYbaeTDWba&#10;9nyiax5KESHsM1RQhdBmUvqiIoN+YVvi6H1bZzBE6UqpHfYRbhqZJslKGqw5LlTY0qGi4if/NQrS&#10;o6vPr/vOH17Gjr7ex8+uX78p9TAbnp9ABBrCPXxrf2gFq/QR/s/EI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2TiTEAAAA3AAAAA8AAAAAAAAAAAAAAAAAmAIAAGRycy9k&#10;b3ducmV2LnhtbFBLBQYAAAAABAAEAPUAAACJAwAAAAA=&#10;" fillcolor="window" strokecolor="#4a7ebb"/>
                        <v:shape id="Cuadro de texto 2" o:spid="_x0000_s171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SI5s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T4Qi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SI5sMAAADcAAAADwAAAAAAAAAAAAAAAACYAgAAZHJzL2Rv&#10;d25yZXYueG1sUEsFBgAAAAAEAAQA9QAAAIgDAAAAAA==&#10;" filled="f" stroked="f">
                          <v:textbox>
                            <w:txbxContent>
                              <w:p w14:paraId="5CB393D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7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gtfc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nSRwO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4LX3EAAAA3AAAAA8AAAAAAAAAAAAAAAAAmAIAAGRycy9k&#10;b3ducmV2LnhtbFBLBQYAAAAABAAEAPUAAACJAwAAAAA=&#10;" filled="f" stroked="f">
                          <v:textbox>
                            <w:txbxContent>
                              <w:p w14:paraId="703B61B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7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qzCs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Zm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qswrEAAAA3AAAAA8AAAAAAAAAAAAAAAAAmAIAAGRycy9k&#10;b3ducmV2LnhtbFBLBQYAAAAABAAEAPUAAACJAwAAAAA=&#10;" filled="f" stroked="f">
                          <v:textbox>
                            <w:txbxContent>
                              <w:p w14:paraId="312095A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7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YWkc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On6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YWkcMAAADcAAAADwAAAAAAAAAAAAAAAACYAgAAZHJzL2Rv&#10;d25yZXYueG1sUEsFBgAAAAAEAAQA9QAAAIgDAAAAAA==&#10;" filled="f" stroked="f">
                          <v:textbox>
                            <w:txbxContent>
                              <w:p w14:paraId="4A1AF2C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7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7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C48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IZ3H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5guPBAAAA3AAAAA8AAAAAAAAAAAAAAAAAmAIAAGRycy9kb3du&#10;cmV2LnhtbFBLBQYAAAAABAAEAPUAAACGAwAAAAA=&#10;" filled="f" stroked="f">
                          <v:textbox>
                            <w:txbxContent>
                              <w:p w14:paraId="06E0897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7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8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Une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mS+hO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1J3jEAAAA3AAAAA8AAAAAAAAAAAAAAAAAmAIAAGRycy9k&#10;b3ducmV2LnhtbFBLBQYAAAAABAAEAPUAAACJAwAAAAA=&#10;" filled="f" stroked="f">
                          <v:textbox>
                            <w:txbxContent>
                              <w:p w14:paraId="6F069DE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8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YYO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2jn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pYYOMAAAADcAAAADwAAAAAAAAAAAAAAAACYAgAAZHJzL2Rvd25y&#10;ZXYueG1sUEsFBgAAAAAEAAQA9QAAAIUDAAAAAA==&#10;" filled="f" stroked="f">
                          <v:textbox>
                            <w:txbxContent>
                              <w:p w14:paraId="6BE3A00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8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q9o8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WD7N4P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avaPEAAAA3AAAAA8AAAAAAAAAAAAAAAAAmAIAAGRycy9k&#10;b3ducmV2LnhtbFBLBQYAAAAABAAEAPUAAACJAwAAAAA=&#10;" filled="f" stroked="f">
                          <v:textbox>
                            <w:txbxContent>
                              <w:p w14:paraId="167FC80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8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gj1M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9jaG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gj1MMAAADcAAAADwAAAAAAAAAAAAAAAACYAgAAZHJzL2Rv&#10;d25yZXYueG1sUEsFBgAAAAAEAAQA9QAAAIgDAAAAAA==&#10;" filled="f" stroked="f">
                          <v:textbox>
                            <w:txbxContent>
                              <w:p w14:paraId="3F28612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8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40818DFD" w14:textId="77777777" w:rsidR="00A87F48" w:rsidRPr="007866A3" w:rsidRDefault="00A87F48" w:rsidP="00401F78">
            <w:pPr>
              <w:rPr>
                <w:ins w:id="378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3790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  <w:rPrChange w:id="3791" w:author="Unknown">
                    <w:rPr>
                      <w:noProof/>
                      <w:lang w:val="es-CO" w:eastAsia="es-CO"/>
                    </w:rPr>
                  </w:rPrChange>
                </w:rPr>
                <mc:AlternateContent>
                  <mc:Choice Requires="wpg">
                    <w:drawing>
                      <wp:anchor distT="0" distB="0" distL="114300" distR="114300" simplePos="0" relativeHeight="251665408" behindDoc="0" locked="0" layoutInCell="1" allowOverlap="1" wp14:anchorId="55996075" wp14:editId="78164364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535" name="Grupo 535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536" name="Rectángulo 53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E5028C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79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793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3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85747D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79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795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3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ADD955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79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79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4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A710E1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79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799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4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7FD724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800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801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AD8036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802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803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7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D48D9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804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805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7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8B020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806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807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7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2D685F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808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809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55996075" id="Grupo 535" o:spid="_x0000_s1719" style="position:absolute;margin-left:63.15pt;margin-top:1.1pt;width:351.75pt;height:103.2pt;z-index:25166540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AY3YAaUBAAA7hwAAA4AAAAAAAAAAAAAAAAALgIAAGRycy9lMm9Eb2MueG1s&#10;UEsBAi0AFAAGAAgAAAAhAETHUPreAAAACQEAAA8AAAAAAAAAAAAAAAAA7gYAAGRycy9kb3ducmV2&#10;LnhtbFBLBQYAAAAABAAEAPMAAAD5BwAAAAA=&#10;">
                        <v:rect id="Rectángulo 536" o:spid="_x0000_s172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lE68QA&#10;AADcAAAADwAAAGRycy9kb3ducmV2LnhtbESPQWvCQBSE70L/w/KE3szGtoYSXaUtlAjqoWnx/Mg+&#10;k7TZtyG7JvHfdwXB4zAz3zCrzWga0VPnassK5lEMgriwuuZSwc/35+wVhPPIGhvLpOBCDjbrh8kK&#10;U20H/qI+96UIEHYpKqi8b1MpXVGRQRfZljh4J9sZ9EF2pdQdDgFuGvkUx4k0WHNYqLClj4qKv/xs&#10;FHg6ZHQZjocdLzjj3/3LuzxZpR6n49sShKfR38O39lYrWDwncD0Tj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JROvEAAAA3AAAAA8AAAAAAAAAAAAAAAAAmAIAAGRycy9k&#10;b3ducmV2LnhtbFBLBQYAAAAABAAEAPUAAACJAwAAAAA=&#10;" fillcolor="white [3212]" strokecolor="#4579b8 [3044]"/>
                        <v:shape id="Cuadro de texto 2" o:spid="_x0000_s172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rhMM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+RlB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a4TDEAAAA3AAAAA8AAAAAAAAAAAAAAAAAmAIAAGRycy9k&#10;b3ducmV2LnhtbFBLBQYAAAAABAAEAPUAAACJAwAAAAA=&#10;" filled="f" stroked="f">
                          <v:textbox>
                            <w:txbxContent>
                              <w:p w14:paraId="6E5028C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81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811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V1Q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8V1QsAAAADcAAAADwAAAAAAAAAAAAAAAACYAgAAZHJzL2Rvd25y&#10;ZXYueG1sUEsFBgAAAAAEAAQA9QAAAIUDAAAAAA==&#10;" filled="f" stroked="f">
                          <v:textbox>
                            <w:txbxContent>
                              <w:p w14:paraId="085747D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81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813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nQ2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+cs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0NnEAAAA3AAAAA8AAAAAAAAAAAAAAAAAmAIAAGRycy9k&#10;b3ducmV2LnhtbFBLBQYAAAAABAAEAPUAAACJAwAAAAA=&#10;" filled="f" stroked="f">
                          <v:textbox>
                            <w:txbxContent>
                              <w:p w14:paraId="0ADD955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81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81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UKOb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dxPn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tQo5vwAAANwAAAAPAAAAAAAAAAAAAAAAAJgCAABkcnMvZG93bnJl&#10;di54bWxQSwUGAAAAAAQABAD1AAAAhAMAAAAA&#10;" filled="f" stroked="f">
                          <v:textbox>
                            <w:txbxContent>
                              <w:p w14:paraId="3A710E1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81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817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mvos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5rM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5r6LEAAAA3AAAAA8AAAAAAAAAAAAAAAAAmAIAAGRycy9k&#10;b3ducmV2LnhtbFBLBQYAAAAABAAEAPUAAACJAwAAAAA=&#10;" filled="f" stroked="f">
                          <v:textbox>
                            <w:txbxContent>
                              <w:p w14:paraId="47FD724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818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819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sx1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7qY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rMdXEAAAA3AAAAA8AAAAAAAAAAAAAAAAAmAIAAGRycy9k&#10;b3ducmV2LnhtbFBLBQYAAAAABAAEAPUAAACJAwAAAAA=&#10;" filled="f" stroked="f">
                          <v:textbox>
                            <w:txbxContent>
                              <w:p w14:paraId="1AD8036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820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821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7aM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Y6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H+2jEAAAA3AAAAA8AAAAAAAAAAAAAAAAAmAIAAGRycy9k&#10;b3ducmV2LnhtbFBLBQYAAAAABAAEAPUAAACJAwAAAAA=&#10;" filled="f" stroked="f">
                          <v:textbox>
                            <w:txbxContent>
                              <w:p w14:paraId="7DD48D9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822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823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te88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2T2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LXvPEAAAA3AAAAA8AAAAAAAAAAAAAAAAAmAIAAGRycy9k&#10;b3ducmV2LnhtbFBLBQYAAAAABAAEAPUAAACJAwAAAAA=&#10;" filled="f" stroked="f">
                          <v:textbox>
                            <w:txbxContent>
                              <w:p w14:paraId="318B020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824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825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LGh8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09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ixofEAAAA3AAAAA8AAAAAAAAAAAAAAAAAmAIAAGRycy9k&#10;b3ducmV2LnhtbFBLBQYAAAAABAAEAPUAAACJAwAAAAA=&#10;" filled="f" stroked="f">
                          <v:textbox>
                            <w:txbxContent>
                              <w:p w14:paraId="72D685F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826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827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4531024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431D9D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77F5B8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BE75A5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8228C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D6249D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B7426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7C257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0B6263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6E4D9A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47FCFF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84371B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E6F739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6AF5A0E" w14:textId="77777777" w:rsidR="00281D06" w:rsidRPr="00A87F48" w:rsidRDefault="00281D06" w:rsidP="00A87F48"/>
    <w:sectPr w:rsidR="00281D06" w:rsidRPr="00A87F48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D81864"/>
    <w:multiLevelType w:val="hybridMultilevel"/>
    <w:tmpl w:val="EF8C7C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B14D9C"/>
    <w:multiLevelType w:val="hybridMultilevel"/>
    <w:tmpl w:val="29667A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03FDC"/>
    <w:rsid w:val="00025642"/>
    <w:rsid w:val="0005228B"/>
    <w:rsid w:val="00054002"/>
    <w:rsid w:val="00055E09"/>
    <w:rsid w:val="00072995"/>
    <w:rsid w:val="000F06B6"/>
    <w:rsid w:val="00104E5C"/>
    <w:rsid w:val="0014528A"/>
    <w:rsid w:val="00186948"/>
    <w:rsid w:val="001B3983"/>
    <w:rsid w:val="001E1243"/>
    <w:rsid w:val="001E2043"/>
    <w:rsid w:val="002166A3"/>
    <w:rsid w:val="002469FA"/>
    <w:rsid w:val="00251C62"/>
    <w:rsid w:val="00252B93"/>
    <w:rsid w:val="00254FDB"/>
    <w:rsid w:val="00281D06"/>
    <w:rsid w:val="002A563F"/>
    <w:rsid w:val="002B7E96"/>
    <w:rsid w:val="002C186D"/>
    <w:rsid w:val="002E4EE6"/>
    <w:rsid w:val="002F6267"/>
    <w:rsid w:val="00326C60"/>
    <w:rsid w:val="00340C3A"/>
    <w:rsid w:val="00345260"/>
    <w:rsid w:val="00353644"/>
    <w:rsid w:val="003A1667"/>
    <w:rsid w:val="003B7018"/>
    <w:rsid w:val="003D72B3"/>
    <w:rsid w:val="00406746"/>
    <w:rsid w:val="00436EE3"/>
    <w:rsid w:val="004375B6"/>
    <w:rsid w:val="0045712C"/>
    <w:rsid w:val="004735BF"/>
    <w:rsid w:val="0048163F"/>
    <w:rsid w:val="00485F4E"/>
    <w:rsid w:val="004A0080"/>
    <w:rsid w:val="004A2B92"/>
    <w:rsid w:val="005255A8"/>
    <w:rsid w:val="00551D6E"/>
    <w:rsid w:val="00552120"/>
    <w:rsid w:val="00552D7C"/>
    <w:rsid w:val="005C209B"/>
    <w:rsid w:val="005E5933"/>
    <w:rsid w:val="005F4C68"/>
    <w:rsid w:val="00611072"/>
    <w:rsid w:val="00616529"/>
    <w:rsid w:val="0063490D"/>
    <w:rsid w:val="00647430"/>
    <w:rsid w:val="006559E5"/>
    <w:rsid w:val="006661E6"/>
    <w:rsid w:val="006907A4"/>
    <w:rsid w:val="006A32CE"/>
    <w:rsid w:val="006A3851"/>
    <w:rsid w:val="006B1C75"/>
    <w:rsid w:val="006E1C59"/>
    <w:rsid w:val="006E32EF"/>
    <w:rsid w:val="00705DE0"/>
    <w:rsid w:val="0074775C"/>
    <w:rsid w:val="00771228"/>
    <w:rsid w:val="007866A3"/>
    <w:rsid w:val="007B25A6"/>
    <w:rsid w:val="007C28CE"/>
    <w:rsid w:val="007D4CAF"/>
    <w:rsid w:val="0084009B"/>
    <w:rsid w:val="008404BC"/>
    <w:rsid w:val="00870466"/>
    <w:rsid w:val="008740ED"/>
    <w:rsid w:val="008A0DE3"/>
    <w:rsid w:val="008B3F81"/>
    <w:rsid w:val="008C4296"/>
    <w:rsid w:val="008F6F15"/>
    <w:rsid w:val="0091337F"/>
    <w:rsid w:val="0094308C"/>
    <w:rsid w:val="00962D93"/>
    <w:rsid w:val="00986954"/>
    <w:rsid w:val="009A38AE"/>
    <w:rsid w:val="009E19DB"/>
    <w:rsid w:val="00A22796"/>
    <w:rsid w:val="00A23E06"/>
    <w:rsid w:val="00A3232A"/>
    <w:rsid w:val="00A56BCC"/>
    <w:rsid w:val="00A61B6D"/>
    <w:rsid w:val="00A87F48"/>
    <w:rsid w:val="00A925B6"/>
    <w:rsid w:val="00AC44A0"/>
    <w:rsid w:val="00AC45C1"/>
    <w:rsid w:val="00AC7496"/>
    <w:rsid w:val="00AC7FAC"/>
    <w:rsid w:val="00AD7044"/>
    <w:rsid w:val="00AE384D"/>
    <w:rsid w:val="00AE4322"/>
    <w:rsid w:val="00AE458C"/>
    <w:rsid w:val="00AF23DF"/>
    <w:rsid w:val="00B0282E"/>
    <w:rsid w:val="00B1142A"/>
    <w:rsid w:val="00B13EE6"/>
    <w:rsid w:val="00B16990"/>
    <w:rsid w:val="00B207FD"/>
    <w:rsid w:val="00B92165"/>
    <w:rsid w:val="00B9709F"/>
    <w:rsid w:val="00BA4232"/>
    <w:rsid w:val="00BB47B8"/>
    <w:rsid w:val="00BC129D"/>
    <w:rsid w:val="00BD1FFA"/>
    <w:rsid w:val="00BF6A48"/>
    <w:rsid w:val="00C038CA"/>
    <w:rsid w:val="00C0683E"/>
    <w:rsid w:val="00C209AE"/>
    <w:rsid w:val="00C34A1F"/>
    <w:rsid w:val="00C35567"/>
    <w:rsid w:val="00C37CD4"/>
    <w:rsid w:val="00C45351"/>
    <w:rsid w:val="00C704DA"/>
    <w:rsid w:val="00C7411E"/>
    <w:rsid w:val="00C82D30"/>
    <w:rsid w:val="00C84826"/>
    <w:rsid w:val="00C92E0A"/>
    <w:rsid w:val="00CA5658"/>
    <w:rsid w:val="00CB02D2"/>
    <w:rsid w:val="00CB552F"/>
    <w:rsid w:val="00CB78BE"/>
    <w:rsid w:val="00CD2245"/>
    <w:rsid w:val="00CD652E"/>
    <w:rsid w:val="00D15A42"/>
    <w:rsid w:val="00D57C54"/>
    <w:rsid w:val="00D660AD"/>
    <w:rsid w:val="00DA782C"/>
    <w:rsid w:val="00DB0C40"/>
    <w:rsid w:val="00DE1C4F"/>
    <w:rsid w:val="00DF0217"/>
    <w:rsid w:val="00DF6F53"/>
    <w:rsid w:val="00E31CAA"/>
    <w:rsid w:val="00E54DA3"/>
    <w:rsid w:val="00E61A4B"/>
    <w:rsid w:val="00E7707B"/>
    <w:rsid w:val="00E84C33"/>
    <w:rsid w:val="00E928AA"/>
    <w:rsid w:val="00EA3E65"/>
    <w:rsid w:val="00EB0CCB"/>
    <w:rsid w:val="00EB756D"/>
    <w:rsid w:val="00EC398E"/>
    <w:rsid w:val="00F11289"/>
    <w:rsid w:val="00F157B9"/>
    <w:rsid w:val="00F4317E"/>
    <w:rsid w:val="00F44F99"/>
    <w:rsid w:val="00F55780"/>
    <w:rsid w:val="00F566C6"/>
    <w:rsid w:val="00F80068"/>
    <w:rsid w:val="00F819D0"/>
    <w:rsid w:val="00FA04FB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5:docId w15:val="{B430B00A-9377-4125-B7C9-9F247D649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0540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03FDC"/>
    <w:rPr>
      <w:color w:val="808080"/>
    </w:rPr>
  </w:style>
  <w:style w:type="paragraph" w:customStyle="1" w:styleId="Normal1">
    <w:name w:val="Normal1"/>
    <w:basedOn w:val="Normal"/>
    <w:rsid w:val="0018694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255A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55A8"/>
    <w:rPr>
      <w:rFonts w:ascii="Tahoma" w:hAnsi="Tahoma" w:cs="Tahoma"/>
      <w:sz w:val="16"/>
      <w:szCs w:val="16"/>
    </w:rPr>
  </w:style>
  <w:style w:type="character" w:customStyle="1" w:styleId="Textodelmarcadordeposicin1">
    <w:name w:val="Texto del marcador de posición1"/>
    <w:uiPriority w:val="99"/>
    <w:semiHidden/>
    <w:rsid w:val="00A87F48"/>
    <w:rPr>
      <w:color w:val="808080"/>
    </w:rPr>
  </w:style>
  <w:style w:type="character" w:styleId="Refdecomentario">
    <w:name w:val="annotation reference"/>
    <w:basedOn w:val="Fuentedeprrafopredeter"/>
    <w:semiHidden/>
    <w:rsid w:val="00A87F48"/>
    <w:rPr>
      <w:sz w:val="18"/>
    </w:rPr>
  </w:style>
  <w:style w:type="paragraph" w:styleId="Textocomentario">
    <w:name w:val="annotation text"/>
    <w:basedOn w:val="Normal"/>
    <w:link w:val="TextocomentarioCar"/>
    <w:semiHidden/>
    <w:rsid w:val="00A87F48"/>
    <w:rPr>
      <w:rFonts w:ascii="Cambria" w:eastAsia="MS Mincho" w:hAnsi="Cambria" w:cs="Times New Roman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87F48"/>
    <w:rPr>
      <w:rFonts w:ascii="Cambria" w:eastAsia="MS Mincho" w:hAnsi="Cambria" w:cs="Times New Roman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A87F48"/>
  </w:style>
  <w:style w:type="character" w:customStyle="1" w:styleId="AsuntodelcomentarioCar">
    <w:name w:val="Asunto del comentario Car"/>
    <w:basedOn w:val="TextocomentarioCar"/>
    <w:link w:val="Asuntodelcomentario"/>
    <w:semiHidden/>
    <w:rsid w:val="00A87F48"/>
    <w:rPr>
      <w:rFonts w:ascii="Cambria" w:eastAsia="MS Mincho" w:hAnsi="Cambria" w:cs="Times New Roman"/>
    </w:rPr>
  </w:style>
  <w:style w:type="paragraph" w:styleId="Revisin">
    <w:name w:val="Revision"/>
    <w:hidden/>
    <w:uiPriority w:val="99"/>
    <w:semiHidden/>
    <w:rsid w:val="00A87F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AAA880AB59144B4A1F8365B37D47A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B60638-8377-42C4-8EE2-5404E368A3DA}"/>
      </w:docPartPr>
      <w:docPartBody>
        <w:p w:rsidR="004A62DD" w:rsidRDefault="00C07117" w:rsidP="00C07117">
          <w:pPr>
            <w:pStyle w:val="9AAA880AB59144B4A1F8365B37D47AD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65EE15C6AE841A5B0F93FB6E37DFF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09C189-9AFE-4CA9-A9F0-4DAC193372C0}"/>
      </w:docPartPr>
      <w:docPartBody>
        <w:p w:rsidR="004A62DD" w:rsidRDefault="00C07117" w:rsidP="00C07117">
          <w:pPr>
            <w:pStyle w:val="665EE15C6AE841A5B0F93FB6E37DFFC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5B09DBF218848EAA70509038B6EF3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B145A-CE5C-47A9-9071-6FDB2F630605}"/>
      </w:docPartPr>
      <w:docPartBody>
        <w:p w:rsidR="004A62DD" w:rsidRDefault="00C07117" w:rsidP="00C07117">
          <w:pPr>
            <w:pStyle w:val="95B09DBF218848EAA70509038B6EF3B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0B79B7B2B2D4CD4AE1106D3A70D94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E886B7-22C6-408E-8C4D-40F8C6A0FA6C}"/>
      </w:docPartPr>
      <w:docPartBody>
        <w:p w:rsidR="004A62DD" w:rsidRDefault="00C07117" w:rsidP="00C07117">
          <w:pPr>
            <w:pStyle w:val="30B79B7B2B2D4CD4AE1106D3A70D947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A338DDA85874BF18D8A531AC0FF7D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9C43F4-9A38-4476-8478-ACD9818E5120}"/>
      </w:docPartPr>
      <w:docPartBody>
        <w:p w:rsidR="004A62DD" w:rsidRDefault="00C07117" w:rsidP="00C07117">
          <w:pPr>
            <w:pStyle w:val="AA338DDA85874BF18D8A531AC0FF7DE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9BF6B06B4984D7AB3F22A565E519F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31F708-80A7-4A5A-B2FA-A00B1B789454}"/>
      </w:docPartPr>
      <w:docPartBody>
        <w:p w:rsidR="004A62DD" w:rsidRDefault="00C07117" w:rsidP="00C07117">
          <w:pPr>
            <w:pStyle w:val="09BF6B06B4984D7AB3F22A565E519F6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2F7107B4B6B4D61A85BFE686932B3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E3E9CA-0BE3-4C81-8C7B-35FF3D09A817}"/>
      </w:docPartPr>
      <w:docPartBody>
        <w:p w:rsidR="004A62DD" w:rsidRDefault="00C07117" w:rsidP="00C07117">
          <w:pPr>
            <w:pStyle w:val="F2F7107B4B6B4D61A85BFE686932B33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B19E702AA7D4C369169300C83A4FC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C1C757-7765-4344-8909-C886087BD29C}"/>
      </w:docPartPr>
      <w:docPartBody>
        <w:p w:rsidR="004A62DD" w:rsidRDefault="00C07117" w:rsidP="00C07117">
          <w:pPr>
            <w:pStyle w:val="5B19E702AA7D4C369169300C83A4FCE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2D95F8ED1B843F5A15E29E41F5299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3BB4E-C27B-4195-8D6C-D9439FDBD5A6}"/>
      </w:docPartPr>
      <w:docPartBody>
        <w:p w:rsidR="004A62DD" w:rsidRDefault="00C07117" w:rsidP="00C07117">
          <w:pPr>
            <w:pStyle w:val="02D95F8ED1B843F5A15E29E41F52990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B13B039EF00F45DC8EE0A7C6D78042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53D7D-0DE2-4743-8D44-5A154E0694D5}"/>
      </w:docPartPr>
      <w:docPartBody>
        <w:p w:rsidR="004A62DD" w:rsidRDefault="00C07117" w:rsidP="00C07117">
          <w:pPr>
            <w:pStyle w:val="B13B039EF00F45DC8EE0A7C6D78042B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785DE89065C402E93137EC70F9837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944E5F-7DF9-4EDB-81AF-57A9FAB7BD03}"/>
      </w:docPartPr>
      <w:docPartBody>
        <w:p w:rsidR="004A62DD" w:rsidRDefault="00C07117" w:rsidP="00C07117">
          <w:pPr>
            <w:pStyle w:val="2785DE89065C402E93137EC70F98378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8FC5A5F3EB84C69BAC70207090BAB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C298F0-91E2-472F-8129-A681D06B277A}"/>
      </w:docPartPr>
      <w:docPartBody>
        <w:p w:rsidR="004A62DD" w:rsidRDefault="00C07117" w:rsidP="00C07117">
          <w:pPr>
            <w:pStyle w:val="E8FC5A5F3EB84C69BAC70207090BAB4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985AA52CD7B4806A392D878B78378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278E55-6D23-4B4E-892A-279A862DEA05}"/>
      </w:docPartPr>
      <w:docPartBody>
        <w:p w:rsidR="004A62DD" w:rsidRDefault="00C07117" w:rsidP="00C07117">
          <w:pPr>
            <w:pStyle w:val="7985AA52CD7B4806A392D878B783781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0DB2AF9855449F8895216D6DA52F0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0C2824-5DEF-496C-81B5-169406055BB4}"/>
      </w:docPartPr>
      <w:docPartBody>
        <w:p w:rsidR="004A62DD" w:rsidRDefault="00C07117" w:rsidP="00C07117">
          <w:pPr>
            <w:pStyle w:val="80DB2AF9855449F8895216D6DA52F09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9072B44D0BB48979985D8DED09C06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20E3F-4689-414C-9F25-D5C99F2F3075}"/>
      </w:docPartPr>
      <w:docPartBody>
        <w:p w:rsidR="004A62DD" w:rsidRDefault="00C07117" w:rsidP="00C07117">
          <w:pPr>
            <w:pStyle w:val="29072B44D0BB48979985D8DED09C064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7D62658BD84468A8EC45DD5D40FBF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E301E7-3280-4B46-B986-E589C85750A4}"/>
      </w:docPartPr>
      <w:docPartBody>
        <w:p w:rsidR="004A62DD" w:rsidRDefault="00C07117" w:rsidP="00C07117">
          <w:pPr>
            <w:pStyle w:val="07D62658BD84468A8EC45DD5D40FBF8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038CA7539B3422AB74D617B4E4FF0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046C4B-9F40-4F4C-B32F-115F27063680}"/>
      </w:docPartPr>
      <w:docPartBody>
        <w:p w:rsidR="004A62DD" w:rsidRDefault="00C07117" w:rsidP="00C07117">
          <w:pPr>
            <w:pStyle w:val="0038CA7539B3422AB74D617B4E4FF04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E8EA531866C4E1699114F37115FC1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6A37CB-6A08-4D22-A0D6-0D93F8C43ED2}"/>
      </w:docPartPr>
      <w:docPartBody>
        <w:p w:rsidR="004A62DD" w:rsidRDefault="00C07117" w:rsidP="00C07117">
          <w:pPr>
            <w:pStyle w:val="0E8EA531866C4E1699114F37115FC1E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5323F7E91E346D8B70E5DB5E36073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5102A4-4ADB-41D7-8466-3227842A2210}"/>
      </w:docPartPr>
      <w:docPartBody>
        <w:p w:rsidR="004A62DD" w:rsidRDefault="00C07117" w:rsidP="00C07117">
          <w:pPr>
            <w:pStyle w:val="A5323F7E91E346D8B70E5DB5E36073A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14CFE7662F44B099C17079229340F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9C2CEC-D4DC-4BA6-A1C0-9DF3EBC83F9D}"/>
      </w:docPartPr>
      <w:docPartBody>
        <w:p w:rsidR="004A62DD" w:rsidRDefault="00C07117" w:rsidP="00C07117">
          <w:pPr>
            <w:pStyle w:val="414CFE7662F44B099C17079229340F6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70D7F063F934A41B28259BD5ED57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6F689B-A9BD-4CC9-A5D2-DB197D481E5B}"/>
      </w:docPartPr>
      <w:docPartBody>
        <w:p w:rsidR="004A62DD" w:rsidRDefault="00C07117" w:rsidP="00C07117">
          <w:pPr>
            <w:pStyle w:val="E70D7F063F934A41B28259BD5ED57C9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497B2FC4DBD4F6D89339CF9C8A87D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324AED-1AC8-4625-AB7E-66325779E31A}"/>
      </w:docPartPr>
      <w:docPartBody>
        <w:p w:rsidR="004A62DD" w:rsidRDefault="00C07117" w:rsidP="00C07117">
          <w:pPr>
            <w:pStyle w:val="8497B2FC4DBD4F6D89339CF9C8A87DA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0450B00B5D941819C05231710B7FD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33C405-D905-4A02-9E65-ECBC86F884C7}"/>
      </w:docPartPr>
      <w:docPartBody>
        <w:p w:rsidR="004A62DD" w:rsidRDefault="00C07117" w:rsidP="00C07117">
          <w:pPr>
            <w:pStyle w:val="30450B00B5D941819C05231710B7FDA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B914FAA3F7340A09411A18273B559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975A7-94A2-44E3-8379-8FB4228BD210}"/>
      </w:docPartPr>
      <w:docPartBody>
        <w:p w:rsidR="004A62DD" w:rsidRDefault="00C07117" w:rsidP="00C07117">
          <w:pPr>
            <w:pStyle w:val="9B914FAA3F7340A09411A18273B559F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510E1E648C4418294786B21F082E9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7652CA-6A22-44C6-8C38-7084C6FCEFE9}"/>
      </w:docPartPr>
      <w:docPartBody>
        <w:p w:rsidR="004A62DD" w:rsidRDefault="00C07117" w:rsidP="00C07117">
          <w:pPr>
            <w:pStyle w:val="F510E1E648C4418294786B21F082E9D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06A4DBA93B84AA3A3618ECB4F5A00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2D62BD-60F8-45C5-882B-5F02616D6FA4}"/>
      </w:docPartPr>
      <w:docPartBody>
        <w:p w:rsidR="004A62DD" w:rsidRDefault="00C07117" w:rsidP="00C07117">
          <w:pPr>
            <w:pStyle w:val="506A4DBA93B84AA3A3618ECB4F5A008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9FAEA616DB04324A4CCC837D43A64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B14888-4B0C-4FB8-ABC3-90B486004C94}"/>
      </w:docPartPr>
      <w:docPartBody>
        <w:p w:rsidR="004A62DD" w:rsidRDefault="00C07117" w:rsidP="00C07117">
          <w:pPr>
            <w:pStyle w:val="F9FAEA616DB04324A4CCC837D43A645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6FAEB0A81EA42959C45C7E9703DA4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F49C3-9C54-41FC-9DC2-100782D4F0A0}"/>
      </w:docPartPr>
      <w:docPartBody>
        <w:p w:rsidR="004A62DD" w:rsidRDefault="00C07117" w:rsidP="00C07117">
          <w:pPr>
            <w:pStyle w:val="36FAEB0A81EA42959C45C7E9703DA40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7804BBBDBA149649B917B1FCB00F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993E25-F08D-4630-92DE-EE7A0E67F917}"/>
      </w:docPartPr>
      <w:docPartBody>
        <w:p w:rsidR="004A62DD" w:rsidRDefault="00C07117" w:rsidP="00C07117">
          <w:pPr>
            <w:pStyle w:val="D7804BBBDBA149649B917B1FCB00F4A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38FAFFAEF6C427A87C098801EA13A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5CAF70-220E-482A-9157-855D9A94D092}"/>
      </w:docPartPr>
      <w:docPartBody>
        <w:p w:rsidR="004A62DD" w:rsidRDefault="00C07117" w:rsidP="00C07117">
          <w:pPr>
            <w:pStyle w:val="C38FAFFAEF6C427A87C098801EA13AA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2A147A648D54F5FADC8252A105036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D42A75-051B-43B1-97AD-2D9BB3985D7D}"/>
      </w:docPartPr>
      <w:docPartBody>
        <w:p w:rsidR="004A62DD" w:rsidRDefault="00C07117" w:rsidP="00C07117">
          <w:pPr>
            <w:pStyle w:val="E2A147A648D54F5FADC8252A1050362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23D5FFAFE4D42DA9163252EF54A68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0047DB-A90B-4902-A280-D946122CE8DA}"/>
      </w:docPartPr>
      <w:docPartBody>
        <w:p w:rsidR="004A62DD" w:rsidRDefault="00C07117" w:rsidP="00C07117">
          <w:pPr>
            <w:pStyle w:val="023D5FFAFE4D42DA9163252EF54A68E3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14E16D6AD43B4E72BA66192FF9C59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499035-B274-47D7-98C8-DC5C9DA9B18A}"/>
      </w:docPartPr>
      <w:docPartBody>
        <w:p w:rsidR="004A62DD" w:rsidRDefault="00C07117" w:rsidP="00C07117">
          <w:pPr>
            <w:pStyle w:val="14E16D6AD43B4E72BA66192FF9C5950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4FD8D120E9A40BDAD5F77D4E4ADF1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A8F488-AB93-42FB-ABA1-A4DCC10A8B36}"/>
      </w:docPartPr>
      <w:docPartBody>
        <w:p w:rsidR="004A62DD" w:rsidRDefault="00C07117" w:rsidP="00C07117">
          <w:pPr>
            <w:pStyle w:val="34FD8D120E9A40BDAD5F77D4E4ADF19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2560A8319254C2293D98A3BECDBDC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61FBB9-8626-4205-ABA2-86F7C1DDD367}"/>
      </w:docPartPr>
      <w:docPartBody>
        <w:p w:rsidR="004A62DD" w:rsidRDefault="00C07117" w:rsidP="00C07117">
          <w:pPr>
            <w:pStyle w:val="42560A8319254C2293D98A3BECDBDCA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3EA703D9AAD44D9A469CB95A4929A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DD24D2-5A19-49FF-A5A1-2FEBB9B6784E}"/>
      </w:docPartPr>
      <w:docPartBody>
        <w:p w:rsidR="004A62DD" w:rsidRDefault="00C07117" w:rsidP="00C07117">
          <w:pPr>
            <w:pStyle w:val="43EA703D9AAD44D9A469CB95A4929A1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CE481B285BA47699B528F35D506C1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5DEA6A-E2CC-4D30-8DFF-2924BA7B9662}"/>
      </w:docPartPr>
      <w:docPartBody>
        <w:p w:rsidR="004A62DD" w:rsidRDefault="00C07117" w:rsidP="00C07117">
          <w:pPr>
            <w:pStyle w:val="3CE481B285BA47699B528F35D506C14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8BAE7848FB64E9282D73E4589B82A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2CEF8D-F8FF-445A-B854-DDB08B67007B}"/>
      </w:docPartPr>
      <w:docPartBody>
        <w:p w:rsidR="004A62DD" w:rsidRDefault="00C07117" w:rsidP="00C07117">
          <w:pPr>
            <w:pStyle w:val="38BAE7848FB64E9282D73E4589B82AC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DDC5B18EC8C49D08AABAFFC5FD959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A3D3B3-B3FB-4433-975A-F2F926451B53}"/>
      </w:docPartPr>
      <w:docPartBody>
        <w:p w:rsidR="004A62DD" w:rsidRDefault="00C07117" w:rsidP="00C07117">
          <w:pPr>
            <w:pStyle w:val="6DDC5B18EC8C49D08AABAFFC5FD959D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4B9CD0FB9B24699BD379A11E6DB8E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502C24-191A-49E2-8634-062701697859}"/>
      </w:docPartPr>
      <w:docPartBody>
        <w:p w:rsidR="004A62DD" w:rsidRDefault="00C07117" w:rsidP="00C07117">
          <w:pPr>
            <w:pStyle w:val="D4B9CD0FB9B24699BD379A11E6DB8ED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2A3697A596F4E6B86A912ED004A30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ECFCB4-C158-48ED-ABBE-A29700C3950D}"/>
      </w:docPartPr>
      <w:docPartBody>
        <w:p w:rsidR="004A62DD" w:rsidRDefault="00C07117" w:rsidP="00C07117">
          <w:pPr>
            <w:pStyle w:val="F2A3697A596F4E6B86A912ED004A308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BD746F69AF04D5FB31B07D8F100D2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A5B6F1-B7CA-4C59-A987-89563EA19E5A}"/>
      </w:docPartPr>
      <w:docPartBody>
        <w:p w:rsidR="004A62DD" w:rsidRDefault="00C07117" w:rsidP="00C07117">
          <w:pPr>
            <w:pStyle w:val="2BD746F69AF04D5FB31B07D8F100D24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73C274CB0044C57BDF3A7C2B622A7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91082E-1933-4715-968D-6D23729E97A4}"/>
      </w:docPartPr>
      <w:docPartBody>
        <w:p w:rsidR="004A62DD" w:rsidRDefault="00C07117" w:rsidP="00C07117">
          <w:pPr>
            <w:pStyle w:val="073C274CB0044C57BDF3A7C2B622A75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84BA20E31054FEE984B3AEC39583A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53824-55FA-4301-82A9-FEC23AA49E11}"/>
      </w:docPartPr>
      <w:docPartBody>
        <w:p w:rsidR="004A62DD" w:rsidRDefault="00C07117" w:rsidP="00C07117">
          <w:pPr>
            <w:pStyle w:val="084BA20E31054FEE984B3AEC39583A1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A5627546DD84525ABBE7886EA25CC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5A7011-6A64-43EA-A3FE-0547C2D32EE7}"/>
      </w:docPartPr>
      <w:docPartBody>
        <w:p w:rsidR="004A62DD" w:rsidRDefault="00C07117" w:rsidP="00C07117">
          <w:pPr>
            <w:pStyle w:val="9A5627546DD84525ABBE7886EA25CC4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29B1AC62AA446DB9C0097678445E1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137E1D-0026-46AA-94CC-46DDAFD6C003}"/>
      </w:docPartPr>
      <w:docPartBody>
        <w:p w:rsidR="004A62DD" w:rsidRDefault="00C07117" w:rsidP="00C07117">
          <w:pPr>
            <w:pStyle w:val="929B1AC62AA446DB9C0097678445E1E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9CE8D900D364F36AFAEC519ACC7F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B0F5E2-0F07-449A-9B31-5C97CAEC638C}"/>
      </w:docPartPr>
      <w:docPartBody>
        <w:p w:rsidR="004A62DD" w:rsidRDefault="00C07117" w:rsidP="00C07117">
          <w:pPr>
            <w:pStyle w:val="79CE8D900D364F36AFAEC519ACC7F7A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6B2C968A32F4FFEA97F456F6DAE4E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D84EF3-D301-49BE-BEEA-451D2321501D}"/>
      </w:docPartPr>
      <w:docPartBody>
        <w:p w:rsidR="004A62DD" w:rsidRDefault="00C07117" w:rsidP="00C07117">
          <w:pPr>
            <w:pStyle w:val="86B2C968A32F4FFEA97F456F6DAE4EC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3DD30EB94AD4CF498B4E98038CFF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2F5C9-9C12-4148-A02A-595D0D1E9B90}"/>
      </w:docPartPr>
      <w:docPartBody>
        <w:p w:rsidR="004A62DD" w:rsidRDefault="00C07117" w:rsidP="00C07117">
          <w:pPr>
            <w:pStyle w:val="D3DD30EB94AD4CF498B4E98038CFFA9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234DB06DFF74ADE9264F2B124860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FCD322-F5A0-4160-83D9-04B36A96D650}"/>
      </w:docPartPr>
      <w:docPartBody>
        <w:p w:rsidR="004A62DD" w:rsidRDefault="00C07117" w:rsidP="00C07117">
          <w:pPr>
            <w:pStyle w:val="7234DB06DFF74ADE9264F2B12486082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0EC0FC9F5914FDFB42C5504E73512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CEAB13-6B91-4AB0-8F70-2F693DAE859C}"/>
      </w:docPartPr>
      <w:docPartBody>
        <w:p w:rsidR="004A62DD" w:rsidRDefault="00C07117" w:rsidP="00C07117">
          <w:pPr>
            <w:pStyle w:val="E0EC0FC9F5914FDFB42C5504E73512B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613AA74F77247FC8A433D6A7B1CBF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FA3C3-6FA5-485C-B5C0-E15957B58EE3}"/>
      </w:docPartPr>
      <w:docPartBody>
        <w:p w:rsidR="004A62DD" w:rsidRDefault="00C07117" w:rsidP="00C07117">
          <w:pPr>
            <w:pStyle w:val="C613AA74F77247FC8A433D6A7B1CBF6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7150333C91F4709BFF740131EB905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FA9A86-EF97-436F-AFE1-D0FC811D52D4}"/>
      </w:docPartPr>
      <w:docPartBody>
        <w:p w:rsidR="004A62DD" w:rsidRDefault="00C07117" w:rsidP="00C07117">
          <w:pPr>
            <w:pStyle w:val="57150333C91F4709BFF740131EB9055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6AF3CA3D4024784AE6D2C00DCCEAC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1BF8FA-EA79-423F-95A6-6C09E408BDED}"/>
      </w:docPartPr>
      <w:docPartBody>
        <w:p w:rsidR="004A62DD" w:rsidRDefault="00C07117" w:rsidP="00C07117">
          <w:pPr>
            <w:pStyle w:val="06AF3CA3D4024784AE6D2C00DCCEAC7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8FA1198F03C4B189D88854486D7F3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EEB2EF-498F-45F7-A7BB-24AF95BF7264}"/>
      </w:docPartPr>
      <w:docPartBody>
        <w:p w:rsidR="004A62DD" w:rsidRDefault="00C07117" w:rsidP="00C07117">
          <w:pPr>
            <w:pStyle w:val="78FA1198F03C4B189D88854486D7F36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C170A6A41CE436CB5CC03C947FEA0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AE7B9E-A008-43E1-AC5D-EC0B5A4EF0F3}"/>
      </w:docPartPr>
      <w:docPartBody>
        <w:p w:rsidR="004A62DD" w:rsidRDefault="00C07117" w:rsidP="00C07117">
          <w:pPr>
            <w:pStyle w:val="0C170A6A41CE436CB5CC03C947FEA08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99D6F0888284D2DBC82E73A674D42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A6052D-96FF-4489-AA80-DBC627BDDAD7}"/>
      </w:docPartPr>
      <w:docPartBody>
        <w:p w:rsidR="004A62DD" w:rsidRDefault="00C07117" w:rsidP="00C07117">
          <w:pPr>
            <w:pStyle w:val="599D6F0888284D2DBC82E73A674D42A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C66D42A6F7F443EADDAC62A643CA9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25C299-11EF-4A54-80A3-6A8544348C26}"/>
      </w:docPartPr>
      <w:docPartBody>
        <w:p w:rsidR="004A62DD" w:rsidRDefault="00C07117" w:rsidP="00C07117">
          <w:pPr>
            <w:pStyle w:val="3C66D42A6F7F443EADDAC62A643CA92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F74064808664FAF939761799D6A4B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035BCC-84C7-4E33-A8F7-058EB2C305B8}"/>
      </w:docPartPr>
      <w:docPartBody>
        <w:p w:rsidR="004A62DD" w:rsidRDefault="00C07117" w:rsidP="00C07117">
          <w:pPr>
            <w:pStyle w:val="5F74064808664FAF939761799D6A4BC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D558ACA1E0E4D278F3B19F5F30F42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7CBD53-70F5-4686-9691-A1A857B238B7}"/>
      </w:docPartPr>
      <w:docPartBody>
        <w:p w:rsidR="004A62DD" w:rsidRDefault="00C07117" w:rsidP="00C07117">
          <w:pPr>
            <w:pStyle w:val="0D558ACA1E0E4D278F3B19F5F30F42F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17D9D3F742B436F8102CEFEB1FBA0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3326B5-1514-4913-8ECC-6483E7CB9579}"/>
      </w:docPartPr>
      <w:docPartBody>
        <w:p w:rsidR="004A62DD" w:rsidRDefault="00C07117" w:rsidP="00C07117">
          <w:pPr>
            <w:pStyle w:val="717D9D3F742B436F8102CEFEB1FBA07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B93AECFA33C545B1990CA8EAA3DCFB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13D037-15E0-404D-A00E-18E4E382D1D9}"/>
      </w:docPartPr>
      <w:docPartBody>
        <w:p w:rsidR="004A62DD" w:rsidRDefault="00C07117" w:rsidP="00C07117">
          <w:pPr>
            <w:pStyle w:val="B93AECFA33C545B1990CA8EAA3DCFB4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9CF03E32FC84DCDAA6BCD492F2B1C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DB1ED-66FA-4D88-B90C-CA6DCD6D2D7E}"/>
      </w:docPartPr>
      <w:docPartBody>
        <w:p w:rsidR="004A62DD" w:rsidRDefault="00C07117" w:rsidP="00C07117">
          <w:pPr>
            <w:pStyle w:val="09CF03E32FC84DCDAA6BCD492F2B1C8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970770CF7484C8D883DB88B0E6C4E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1D9E17-A26D-4049-9C13-BDD51F7E8228}"/>
      </w:docPartPr>
      <w:docPartBody>
        <w:p w:rsidR="004A62DD" w:rsidRDefault="00C07117" w:rsidP="00C07117">
          <w:pPr>
            <w:pStyle w:val="A970770CF7484C8D883DB88B0E6C4E2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1D9564949804D5D82F287790200E6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A347BA-BF48-4912-8385-DD79F8CD5D68}"/>
      </w:docPartPr>
      <w:docPartBody>
        <w:p w:rsidR="004A62DD" w:rsidRDefault="00C07117" w:rsidP="00C07117">
          <w:pPr>
            <w:pStyle w:val="51D9564949804D5D82F287790200E62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CF8A805249E4CC09B3347F1E27740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715605-0654-44E5-9EAE-DD47344D1AE1}"/>
      </w:docPartPr>
      <w:docPartBody>
        <w:p w:rsidR="004A62DD" w:rsidRDefault="00C07117" w:rsidP="00C07117">
          <w:pPr>
            <w:pStyle w:val="5CF8A805249E4CC09B3347F1E27740D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47DABA6431741D1A180CA2A817E97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58BE7A-BB5E-44CB-A42E-CDB7CF81E13E}"/>
      </w:docPartPr>
      <w:docPartBody>
        <w:p w:rsidR="004A62DD" w:rsidRDefault="00C07117" w:rsidP="00C07117">
          <w:pPr>
            <w:pStyle w:val="F47DABA6431741D1A180CA2A817E977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BB40D83F7C548778DF93792F351D7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AD03D9-3C47-456A-8B1C-C2417A9B36CC}"/>
      </w:docPartPr>
      <w:docPartBody>
        <w:p w:rsidR="004A62DD" w:rsidRDefault="00C07117" w:rsidP="00C07117">
          <w:pPr>
            <w:pStyle w:val="4BB40D83F7C548778DF93792F351D76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10CE7E2AAFFC4B19B15547741E4B80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D67650-49A9-4A9E-84C5-FB34A446DFF4}"/>
      </w:docPartPr>
      <w:docPartBody>
        <w:p w:rsidR="004A62DD" w:rsidRDefault="00C07117" w:rsidP="00C07117">
          <w:pPr>
            <w:pStyle w:val="10CE7E2AAFFC4B19B15547741E4B806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3FD1DC38F3847658F6C9A4C518AF4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A71C61-CD27-47E2-89D8-184CE32808BA}"/>
      </w:docPartPr>
      <w:docPartBody>
        <w:p w:rsidR="004A62DD" w:rsidRDefault="00C07117" w:rsidP="00C07117">
          <w:pPr>
            <w:pStyle w:val="C3FD1DC38F3847658F6C9A4C518AF4E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D2F91B22BA44912A1AC9A24C7205C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58865-41C2-4591-B0C0-291834144F80}"/>
      </w:docPartPr>
      <w:docPartBody>
        <w:p w:rsidR="004A62DD" w:rsidRDefault="00C07117" w:rsidP="00C07117">
          <w:pPr>
            <w:pStyle w:val="6D2F91B22BA44912A1AC9A24C7205CA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BA8FC7E42F4401DA437FA07885C3F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F4DA92-5FF3-45C0-B4CD-B8775328AC5D}"/>
      </w:docPartPr>
      <w:docPartBody>
        <w:p w:rsidR="004A62DD" w:rsidRDefault="00C07117" w:rsidP="00C07117">
          <w:pPr>
            <w:pStyle w:val="ABA8FC7E42F4401DA437FA07885C3F1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947FECA1A98482D83D7B0AA66FD89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D0A540-32A2-4C2E-BF04-674B5C4ECA9A}"/>
      </w:docPartPr>
      <w:docPartBody>
        <w:p w:rsidR="004A62DD" w:rsidRDefault="00C07117" w:rsidP="00C07117">
          <w:pPr>
            <w:pStyle w:val="A947FECA1A98482D83D7B0AA66FD890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E14288F2EFE48F2A99428CC68415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A64128-CA69-4C7B-A57B-99CCA8DB2C74}"/>
      </w:docPartPr>
      <w:docPartBody>
        <w:p w:rsidR="004A62DD" w:rsidRDefault="00C07117" w:rsidP="00C07117">
          <w:pPr>
            <w:pStyle w:val="5E14288F2EFE48F2A99428CC68415D0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703FF7399AE4A39B651421D861CEC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4E9E0B-FCF0-4EE2-961D-5596E52116B3}"/>
      </w:docPartPr>
      <w:docPartBody>
        <w:p w:rsidR="004A62DD" w:rsidRDefault="00C07117" w:rsidP="00C07117">
          <w:pPr>
            <w:pStyle w:val="7703FF7399AE4A39B651421D861CEC3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70C3666C4064B2AAC5EF69DC1B90F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145948-604D-43B6-9ED9-C1F1030B12ED}"/>
      </w:docPartPr>
      <w:docPartBody>
        <w:p w:rsidR="004A62DD" w:rsidRDefault="00C07117" w:rsidP="00C07117">
          <w:pPr>
            <w:pStyle w:val="970C3666C4064B2AAC5EF69DC1B90F9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E03A25BDFF041D8A35D75CBC59EED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70C05D-434E-43D6-9F39-23FADD9F35A9}"/>
      </w:docPartPr>
      <w:docPartBody>
        <w:p w:rsidR="004A62DD" w:rsidRDefault="00C07117" w:rsidP="00C07117">
          <w:pPr>
            <w:pStyle w:val="4E03A25BDFF041D8A35D75CBC59EED4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7FCDC7291A74367BA94B2F35E11C3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263EF9-A11A-4720-BDCE-0650C476CFB2}"/>
      </w:docPartPr>
      <w:docPartBody>
        <w:p w:rsidR="004A62DD" w:rsidRDefault="00C07117" w:rsidP="00C07117">
          <w:pPr>
            <w:pStyle w:val="27FCDC7291A74367BA94B2F35E11C36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454C2B1F427404BAC694CFC8EDBDC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D1756E-E166-4C08-9794-92ACE11D4F71}"/>
      </w:docPartPr>
      <w:docPartBody>
        <w:p w:rsidR="004A62DD" w:rsidRDefault="00C07117" w:rsidP="00C07117">
          <w:pPr>
            <w:pStyle w:val="4454C2B1F427404BAC694CFC8EDBDC5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25C2A598D7C466A890492A6A9C04C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EE8FF8-2272-4A20-9692-FBC0B0FF32C6}"/>
      </w:docPartPr>
      <w:docPartBody>
        <w:p w:rsidR="004A62DD" w:rsidRDefault="00C07117" w:rsidP="00C07117">
          <w:pPr>
            <w:pStyle w:val="925C2A598D7C466A890492A6A9C04C3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EDBB26B751C4D2BB8C3396C6F2483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AD45BD-6276-4C44-9745-80DEED184AFC}"/>
      </w:docPartPr>
      <w:docPartBody>
        <w:p w:rsidR="004A62DD" w:rsidRDefault="00C07117" w:rsidP="00C07117">
          <w:pPr>
            <w:pStyle w:val="3EDBB26B751C4D2BB8C3396C6F24833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553EBF9D99A4AA6AFEFECA94F0C49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45F45D-794A-4520-AE0F-45A62EF841C6}"/>
      </w:docPartPr>
      <w:docPartBody>
        <w:p w:rsidR="004A62DD" w:rsidRDefault="00C07117" w:rsidP="00C07117">
          <w:pPr>
            <w:pStyle w:val="4553EBF9D99A4AA6AFEFECA94F0C495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2243460D95D48258B7A6761950517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D026EF-C7AA-4FE1-AED5-DD81EA37BCD8}"/>
      </w:docPartPr>
      <w:docPartBody>
        <w:p w:rsidR="004A62DD" w:rsidRDefault="00C07117" w:rsidP="00C07117">
          <w:pPr>
            <w:pStyle w:val="D2243460D95D48258B7A67619505173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EAA6ADC63AF4B8F8CC150EC0B0363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1301CF-D8AC-4B6C-B190-04D50D9D1ABE}"/>
      </w:docPartPr>
      <w:docPartBody>
        <w:p w:rsidR="004A62DD" w:rsidRDefault="00C07117" w:rsidP="00C07117">
          <w:pPr>
            <w:pStyle w:val="4EAA6ADC63AF4B8F8CC150EC0B0363E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8544A1A7AE042739FD250A5BA679A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5CC07A-6E66-487C-ADBF-044DEB45EA3B}"/>
      </w:docPartPr>
      <w:docPartBody>
        <w:p w:rsidR="004A62DD" w:rsidRDefault="00C07117" w:rsidP="00C07117">
          <w:pPr>
            <w:pStyle w:val="58544A1A7AE042739FD250A5BA679A4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DF7E2CD619040AD8969B352270261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4A0E2E-1242-4DBD-B186-06D4070A0C6C}"/>
      </w:docPartPr>
      <w:docPartBody>
        <w:p w:rsidR="004A62DD" w:rsidRDefault="00C07117" w:rsidP="00C07117">
          <w:pPr>
            <w:pStyle w:val="6DF7E2CD619040AD8969B352270261F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49C84D78E2D40FEAFC846135B186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67B8BE-0D82-4E53-8CD0-74165494DEEF}"/>
      </w:docPartPr>
      <w:docPartBody>
        <w:p w:rsidR="004A62DD" w:rsidRDefault="00C07117" w:rsidP="00C07117">
          <w:pPr>
            <w:pStyle w:val="649C84D78E2D40FEAFC846135B186CF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08532FC65E84EDDB5A3996767D22F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42152B-E61A-4671-A31A-77C0E3B4174E}"/>
      </w:docPartPr>
      <w:docPartBody>
        <w:p w:rsidR="004A62DD" w:rsidRDefault="00C07117" w:rsidP="00C07117">
          <w:pPr>
            <w:pStyle w:val="908532FC65E84EDDB5A3996767D22FF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D8B994626D94619BF0040188A3E36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65A55F-11BF-4F22-BF3C-473C08A47674}"/>
      </w:docPartPr>
      <w:docPartBody>
        <w:p w:rsidR="004A62DD" w:rsidRDefault="00C07117" w:rsidP="00C07117">
          <w:pPr>
            <w:pStyle w:val="AD8B994626D94619BF0040188A3E36D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8821030ED90417AA0FB2E634FB648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BFA98-6CDF-49BA-A33F-735FFC9BF187}"/>
      </w:docPartPr>
      <w:docPartBody>
        <w:p w:rsidR="004A62DD" w:rsidRDefault="00C07117" w:rsidP="00C07117">
          <w:pPr>
            <w:pStyle w:val="E8821030ED90417AA0FB2E634FB6482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6A00036472A4710BEC747FCD4CC89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E8CAD8-848D-4C32-B56B-837C32E56EC8}"/>
      </w:docPartPr>
      <w:docPartBody>
        <w:p w:rsidR="004A62DD" w:rsidRDefault="00C07117" w:rsidP="00C07117">
          <w:pPr>
            <w:pStyle w:val="86A00036472A4710BEC747FCD4CC89A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5C689CC6D2246FFA73DA2C38182A0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1C94D-3D97-4089-B3A4-C41274DD3A54}"/>
      </w:docPartPr>
      <w:docPartBody>
        <w:p w:rsidR="004A62DD" w:rsidRDefault="00C07117" w:rsidP="00C07117">
          <w:pPr>
            <w:pStyle w:val="75C689CC6D2246FFA73DA2C38182A0E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A82DEC6F4794325AD309C1026B942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AD4823-B601-47BB-8FAB-58BBD149D407}"/>
      </w:docPartPr>
      <w:docPartBody>
        <w:p w:rsidR="004A62DD" w:rsidRDefault="00C07117" w:rsidP="00C07117">
          <w:pPr>
            <w:pStyle w:val="6A82DEC6F4794325AD309C1026B9421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FB63386632E4452BA5C3F087F6585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9707C1-077A-4ACF-AEFF-4C8E65A16B62}"/>
      </w:docPartPr>
      <w:docPartBody>
        <w:p w:rsidR="004A62DD" w:rsidRDefault="00C07117" w:rsidP="00C07117">
          <w:pPr>
            <w:pStyle w:val="8FB63386632E4452BA5C3F087F658504"/>
          </w:pPr>
          <w:r w:rsidRPr="00CB47FA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4295"/>
    <w:rsid w:val="001B2EBC"/>
    <w:rsid w:val="001D1136"/>
    <w:rsid w:val="002C7D84"/>
    <w:rsid w:val="002E029C"/>
    <w:rsid w:val="004657F9"/>
    <w:rsid w:val="004A62DD"/>
    <w:rsid w:val="00714E2C"/>
    <w:rsid w:val="00AF5468"/>
    <w:rsid w:val="00B03382"/>
    <w:rsid w:val="00C07117"/>
    <w:rsid w:val="00E95E91"/>
    <w:rsid w:val="00F5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C07117"/>
    <w:rPr>
      <w:color w:val="808080"/>
    </w:rPr>
  </w:style>
  <w:style w:type="paragraph" w:customStyle="1" w:styleId="952B54DCCC474B248BDAE70005EBDCE9">
    <w:name w:val="952B54DCCC474B248BDAE70005EBDCE9"/>
    <w:rsid w:val="00F54295"/>
  </w:style>
  <w:style w:type="paragraph" w:customStyle="1" w:styleId="D4BD46DBDE024CA58D2921C46134476C">
    <w:name w:val="D4BD46DBDE024CA58D2921C46134476C"/>
    <w:rsid w:val="00F54295"/>
  </w:style>
  <w:style w:type="paragraph" w:customStyle="1" w:styleId="A6014DC6102B4AA4A3830A7F0B1A3169">
    <w:name w:val="A6014DC6102B4AA4A3830A7F0B1A3169"/>
    <w:rsid w:val="00F54295"/>
  </w:style>
  <w:style w:type="paragraph" w:customStyle="1" w:styleId="EFDBF7F1DA23492DB613C886D30E1031">
    <w:name w:val="EFDBF7F1DA23492DB613C886D30E1031"/>
    <w:rsid w:val="00F54295"/>
  </w:style>
  <w:style w:type="paragraph" w:customStyle="1" w:styleId="086E407A807446B49FA1F8B3B94C2957">
    <w:name w:val="086E407A807446B49FA1F8B3B94C2957"/>
    <w:rsid w:val="00F54295"/>
  </w:style>
  <w:style w:type="paragraph" w:customStyle="1" w:styleId="0EDCC763598F4496B7572FA6D6F94E06">
    <w:name w:val="0EDCC763598F4496B7572FA6D6F94E06"/>
    <w:rsid w:val="001B2EBC"/>
    <w:rPr>
      <w:lang w:val="es-CO" w:eastAsia="es-CO"/>
    </w:rPr>
  </w:style>
  <w:style w:type="paragraph" w:customStyle="1" w:styleId="E2F7EBB356AE4EB99F157FF6E802A4FF">
    <w:name w:val="E2F7EBB356AE4EB99F157FF6E802A4FF"/>
    <w:rsid w:val="001B2EBC"/>
    <w:rPr>
      <w:lang w:val="es-CO" w:eastAsia="es-CO"/>
    </w:rPr>
  </w:style>
  <w:style w:type="paragraph" w:customStyle="1" w:styleId="B35FECA91D8848C086C6F5B6B3BF0C7D">
    <w:name w:val="B35FECA91D8848C086C6F5B6B3BF0C7D"/>
    <w:rsid w:val="001B2EBC"/>
    <w:rPr>
      <w:lang w:val="es-CO" w:eastAsia="es-CO"/>
    </w:rPr>
  </w:style>
  <w:style w:type="paragraph" w:customStyle="1" w:styleId="3A1A0BBBE2D9487FA69AEDFF44504E9D">
    <w:name w:val="3A1A0BBBE2D9487FA69AEDFF44504E9D"/>
    <w:rsid w:val="001B2EBC"/>
    <w:rPr>
      <w:lang w:val="es-CO" w:eastAsia="es-CO"/>
    </w:rPr>
  </w:style>
  <w:style w:type="paragraph" w:customStyle="1" w:styleId="706CBB632BD04F73927634D88E947DC6">
    <w:name w:val="706CBB632BD04F73927634D88E947DC6"/>
    <w:rsid w:val="001B2EBC"/>
    <w:rPr>
      <w:lang w:val="es-CO" w:eastAsia="es-CO"/>
    </w:rPr>
  </w:style>
  <w:style w:type="paragraph" w:customStyle="1" w:styleId="98D0E3C5F5634E23940102E34830569C">
    <w:name w:val="98D0E3C5F5634E23940102E34830569C"/>
    <w:rsid w:val="001B2EBC"/>
    <w:rPr>
      <w:lang w:val="es-CO" w:eastAsia="es-CO"/>
    </w:rPr>
  </w:style>
  <w:style w:type="paragraph" w:customStyle="1" w:styleId="5EDE7F568BA34828A9ACFCF1D8E673BC">
    <w:name w:val="5EDE7F568BA34828A9ACFCF1D8E673BC"/>
    <w:rsid w:val="001B2EBC"/>
    <w:rPr>
      <w:lang w:val="es-CO" w:eastAsia="es-CO"/>
    </w:rPr>
  </w:style>
  <w:style w:type="paragraph" w:customStyle="1" w:styleId="CDD4CA48903C41C1A5A03301B37E49BE">
    <w:name w:val="CDD4CA48903C41C1A5A03301B37E49BE"/>
    <w:rsid w:val="001B2EBC"/>
    <w:rPr>
      <w:lang w:val="es-CO" w:eastAsia="es-CO"/>
    </w:rPr>
  </w:style>
  <w:style w:type="paragraph" w:customStyle="1" w:styleId="B864A10CC4B24426AB1383103C17F25B">
    <w:name w:val="B864A10CC4B24426AB1383103C17F25B"/>
    <w:rsid w:val="001B2EBC"/>
    <w:rPr>
      <w:lang w:val="es-CO" w:eastAsia="es-CO"/>
    </w:rPr>
  </w:style>
  <w:style w:type="paragraph" w:customStyle="1" w:styleId="5654CD3FE23841A1BEA3041B22F16A9A">
    <w:name w:val="5654CD3FE23841A1BEA3041B22F16A9A"/>
    <w:rsid w:val="001B2EBC"/>
    <w:rPr>
      <w:lang w:val="es-CO" w:eastAsia="es-CO"/>
    </w:rPr>
  </w:style>
  <w:style w:type="paragraph" w:customStyle="1" w:styleId="5D247F3A7F35436F96F5D831AF2FB46A">
    <w:name w:val="5D247F3A7F35436F96F5D831AF2FB46A"/>
    <w:rsid w:val="001B2EBC"/>
    <w:rPr>
      <w:lang w:val="es-CO" w:eastAsia="es-CO"/>
    </w:rPr>
  </w:style>
  <w:style w:type="paragraph" w:customStyle="1" w:styleId="69C8BFD4281648A89CB27019EC9A339C">
    <w:name w:val="69C8BFD4281648A89CB27019EC9A339C"/>
    <w:rsid w:val="001B2EBC"/>
    <w:rPr>
      <w:lang w:val="es-CO" w:eastAsia="es-CO"/>
    </w:rPr>
  </w:style>
  <w:style w:type="paragraph" w:customStyle="1" w:styleId="10DE256CCFB84E1996AF124E42A6AFA9">
    <w:name w:val="10DE256CCFB84E1996AF124E42A6AFA9"/>
    <w:rsid w:val="001B2EBC"/>
    <w:rPr>
      <w:lang w:val="es-CO" w:eastAsia="es-CO"/>
    </w:rPr>
  </w:style>
  <w:style w:type="paragraph" w:customStyle="1" w:styleId="44848E1EC830464FA1FDB416F0C44E96">
    <w:name w:val="44848E1EC830464FA1FDB416F0C44E96"/>
    <w:rsid w:val="001B2EBC"/>
    <w:rPr>
      <w:lang w:val="es-CO" w:eastAsia="es-CO"/>
    </w:rPr>
  </w:style>
  <w:style w:type="paragraph" w:customStyle="1" w:styleId="AAA4C078D97149F2914BD592061F67A9">
    <w:name w:val="AAA4C078D97149F2914BD592061F67A9"/>
    <w:rsid w:val="001B2EBC"/>
    <w:rPr>
      <w:lang w:val="es-CO" w:eastAsia="es-CO"/>
    </w:rPr>
  </w:style>
  <w:style w:type="paragraph" w:customStyle="1" w:styleId="57583B537B5E44DE96D64DB620860474">
    <w:name w:val="57583B537B5E44DE96D64DB620860474"/>
    <w:rsid w:val="001B2EBC"/>
    <w:rPr>
      <w:lang w:val="es-CO" w:eastAsia="es-CO"/>
    </w:rPr>
  </w:style>
  <w:style w:type="paragraph" w:customStyle="1" w:styleId="CBE8A6E93238449E8FC10CC60753F6C2">
    <w:name w:val="CBE8A6E93238449E8FC10CC60753F6C2"/>
    <w:rsid w:val="001B2EBC"/>
    <w:rPr>
      <w:lang w:val="es-CO" w:eastAsia="es-CO"/>
    </w:rPr>
  </w:style>
  <w:style w:type="paragraph" w:customStyle="1" w:styleId="DEBF807E65DF41548A031591AF284C7A">
    <w:name w:val="DEBF807E65DF41548A031591AF284C7A"/>
    <w:rsid w:val="001B2EBC"/>
    <w:rPr>
      <w:lang w:val="es-CO" w:eastAsia="es-CO"/>
    </w:rPr>
  </w:style>
  <w:style w:type="paragraph" w:customStyle="1" w:styleId="F823F0C1B2A04697BCDE4F1E2B8E4051">
    <w:name w:val="F823F0C1B2A04697BCDE4F1E2B8E4051"/>
    <w:rsid w:val="001B2EBC"/>
    <w:rPr>
      <w:lang w:val="es-CO" w:eastAsia="es-CO"/>
    </w:rPr>
  </w:style>
  <w:style w:type="paragraph" w:customStyle="1" w:styleId="AF0460EF3AAA499A9E3603866DE9C509">
    <w:name w:val="AF0460EF3AAA499A9E3603866DE9C509"/>
    <w:rsid w:val="001B2EBC"/>
    <w:rPr>
      <w:lang w:val="es-CO" w:eastAsia="es-CO"/>
    </w:rPr>
  </w:style>
  <w:style w:type="paragraph" w:customStyle="1" w:styleId="7191D4435E9D49C0BA756B563D862BF6">
    <w:name w:val="7191D4435E9D49C0BA756B563D862BF6"/>
    <w:rsid w:val="001B2EBC"/>
    <w:rPr>
      <w:lang w:val="es-CO" w:eastAsia="es-CO"/>
    </w:rPr>
  </w:style>
  <w:style w:type="paragraph" w:customStyle="1" w:styleId="296A33BC76E84EC69A81BEACCC6EEDCD">
    <w:name w:val="296A33BC76E84EC69A81BEACCC6EEDCD"/>
    <w:rsid w:val="001B2EBC"/>
    <w:rPr>
      <w:lang w:val="es-CO" w:eastAsia="es-CO"/>
    </w:rPr>
  </w:style>
  <w:style w:type="paragraph" w:customStyle="1" w:styleId="9CE73FA30A3D4925AE7C3BCC217D25C4">
    <w:name w:val="9CE73FA30A3D4925AE7C3BCC217D25C4"/>
    <w:rsid w:val="001B2EBC"/>
    <w:rPr>
      <w:lang w:val="es-CO" w:eastAsia="es-CO"/>
    </w:rPr>
  </w:style>
  <w:style w:type="paragraph" w:customStyle="1" w:styleId="73AB65FB22D54CBC896D6A83B8435A07">
    <w:name w:val="73AB65FB22D54CBC896D6A83B8435A07"/>
    <w:rsid w:val="001B2EBC"/>
    <w:rPr>
      <w:lang w:val="es-CO" w:eastAsia="es-CO"/>
    </w:rPr>
  </w:style>
  <w:style w:type="paragraph" w:customStyle="1" w:styleId="E9040BBD2C2D4EBD80871BA9605E4398">
    <w:name w:val="E9040BBD2C2D4EBD80871BA9605E4398"/>
    <w:rsid w:val="001B2EBC"/>
    <w:rPr>
      <w:lang w:val="es-CO" w:eastAsia="es-CO"/>
    </w:rPr>
  </w:style>
  <w:style w:type="paragraph" w:customStyle="1" w:styleId="13B8DECE755540BC8197E848595AB025">
    <w:name w:val="13B8DECE755540BC8197E848595AB025"/>
    <w:rsid w:val="001B2EBC"/>
    <w:rPr>
      <w:lang w:val="es-CO" w:eastAsia="es-CO"/>
    </w:rPr>
  </w:style>
  <w:style w:type="paragraph" w:customStyle="1" w:styleId="C8581C545ED6436997792864F93F9106">
    <w:name w:val="C8581C545ED6436997792864F93F9106"/>
    <w:rsid w:val="001B2EBC"/>
    <w:rPr>
      <w:lang w:val="es-CO" w:eastAsia="es-CO"/>
    </w:rPr>
  </w:style>
  <w:style w:type="paragraph" w:customStyle="1" w:styleId="2853BB9F952F4756B334A83B74E27621">
    <w:name w:val="2853BB9F952F4756B334A83B74E27621"/>
    <w:rsid w:val="001B2EBC"/>
    <w:rPr>
      <w:lang w:val="es-CO" w:eastAsia="es-CO"/>
    </w:rPr>
  </w:style>
  <w:style w:type="paragraph" w:customStyle="1" w:styleId="06542EEEE4944C339F23DBBF0380E780">
    <w:name w:val="06542EEEE4944C339F23DBBF0380E780"/>
    <w:rsid w:val="001B2EBC"/>
    <w:rPr>
      <w:lang w:val="es-CO" w:eastAsia="es-CO"/>
    </w:rPr>
  </w:style>
  <w:style w:type="paragraph" w:customStyle="1" w:styleId="F5F86666412846ECAFC01D67C6536DBA">
    <w:name w:val="F5F86666412846ECAFC01D67C6536DBA"/>
    <w:rsid w:val="001B2EBC"/>
    <w:rPr>
      <w:lang w:val="es-CO" w:eastAsia="es-CO"/>
    </w:rPr>
  </w:style>
  <w:style w:type="paragraph" w:customStyle="1" w:styleId="5CA8355DE0D04ECB93B6D56163DE2D81">
    <w:name w:val="5CA8355DE0D04ECB93B6D56163DE2D81"/>
    <w:rsid w:val="001B2EBC"/>
    <w:rPr>
      <w:lang w:val="es-CO" w:eastAsia="es-CO"/>
    </w:rPr>
  </w:style>
  <w:style w:type="paragraph" w:customStyle="1" w:styleId="719AD457424545809F8B1767CDB7A8F6">
    <w:name w:val="719AD457424545809F8B1767CDB7A8F6"/>
    <w:rsid w:val="001B2EBC"/>
    <w:rPr>
      <w:lang w:val="es-CO" w:eastAsia="es-CO"/>
    </w:rPr>
  </w:style>
  <w:style w:type="paragraph" w:customStyle="1" w:styleId="472A2F857ED646E2BC57DE5BFF34E64C">
    <w:name w:val="472A2F857ED646E2BC57DE5BFF34E64C"/>
    <w:rsid w:val="001B2EBC"/>
    <w:rPr>
      <w:lang w:val="es-CO" w:eastAsia="es-CO"/>
    </w:rPr>
  </w:style>
  <w:style w:type="paragraph" w:customStyle="1" w:styleId="040ED66844CF42B7ADFB138AE7589B61">
    <w:name w:val="040ED66844CF42B7ADFB138AE7589B61"/>
    <w:rsid w:val="001B2EBC"/>
    <w:rPr>
      <w:lang w:val="es-CO" w:eastAsia="es-CO"/>
    </w:rPr>
  </w:style>
  <w:style w:type="paragraph" w:customStyle="1" w:styleId="556C88F526774EE8AB1FB6AA1EE2C7EC">
    <w:name w:val="556C88F526774EE8AB1FB6AA1EE2C7EC"/>
    <w:rsid w:val="001B2EBC"/>
    <w:rPr>
      <w:lang w:val="es-CO" w:eastAsia="es-CO"/>
    </w:rPr>
  </w:style>
  <w:style w:type="paragraph" w:customStyle="1" w:styleId="B975BE7F7A434B568A3ABFB14299FA10">
    <w:name w:val="B975BE7F7A434B568A3ABFB14299FA10"/>
    <w:rsid w:val="001B2EBC"/>
    <w:rPr>
      <w:lang w:val="es-CO" w:eastAsia="es-CO"/>
    </w:rPr>
  </w:style>
  <w:style w:type="paragraph" w:customStyle="1" w:styleId="DD9984069E1844ED8814824369A81C88">
    <w:name w:val="DD9984069E1844ED8814824369A81C88"/>
    <w:rsid w:val="001B2EBC"/>
    <w:rPr>
      <w:lang w:val="es-CO" w:eastAsia="es-CO"/>
    </w:rPr>
  </w:style>
  <w:style w:type="paragraph" w:customStyle="1" w:styleId="732A3E9AD7264C3EBA29CF3D85F02F5F">
    <w:name w:val="732A3E9AD7264C3EBA29CF3D85F02F5F"/>
    <w:rsid w:val="001B2EBC"/>
    <w:rPr>
      <w:lang w:val="es-CO" w:eastAsia="es-CO"/>
    </w:rPr>
  </w:style>
  <w:style w:type="paragraph" w:customStyle="1" w:styleId="CC9A4764DFBB46FB8AC122B4D5CBAF11">
    <w:name w:val="CC9A4764DFBB46FB8AC122B4D5CBAF11"/>
    <w:rsid w:val="001B2EBC"/>
    <w:rPr>
      <w:lang w:val="es-CO" w:eastAsia="es-CO"/>
    </w:rPr>
  </w:style>
  <w:style w:type="paragraph" w:customStyle="1" w:styleId="5974874FBB97478DA19CF5F63CDE251A">
    <w:name w:val="5974874FBB97478DA19CF5F63CDE251A"/>
    <w:rsid w:val="001B2EBC"/>
    <w:rPr>
      <w:lang w:val="es-CO" w:eastAsia="es-CO"/>
    </w:rPr>
  </w:style>
  <w:style w:type="paragraph" w:customStyle="1" w:styleId="AA188ABF31444D7AB2C238856425D6F1">
    <w:name w:val="AA188ABF31444D7AB2C238856425D6F1"/>
    <w:rsid w:val="001B2EBC"/>
    <w:rPr>
      <w:lang w:val="es-CO" w:eastAsia="es-CO"/>
    </w:rPr>
  </w:style>
  <w:style w:type="paragraph" w:customStyle="1" w:styleId="15E432337DAA48CA8F7DF469F88CD5CD">
    <w:name w:val="15E432337DAA48CA8F7DF469F88CD5CD"/>
    <w:rsid w:val="001B2EBC"/>
    <w:rPr>
      <w:lang w:val="es-CO" w:eastAsia="es-CO"/>
    </w:rPr>
  </w:style>
  <w:style w:type="paragraph" w:customStyle="1" w:styleId="A5AC7D7829F64ECDB1500BD1B9196871">
    <w:name w:val="A5AC7D7829F64ECDB1500BD1B9196871"/>
    <w:rsid w:val="001B2EBC"/>
    <w:rPr>
      <w:lang w:val="es-CO" w:eastAsia="es-CO"/>
    </w:rPr>
  </w:style>
  <w:style w:type="paragraph" w:customStyle="1" w:styleId="C35877AD0F9F40219E905CAE737DDA7A">
    <w:name w:val="C35877AD0F9F40219E905CAE737DDA7A"/>
    <w:rsid w:val="001B2EBC"/>
    <w:rPr>
      <w:lang w:val="es-CO" w:eastAsia="es-CO"/>
    </w:rPr>
  </w:style>
  <w:style w:type="paragraph" w:customStyle="1" w:styleId="522FB838D0994FD489D97D0A3BC01B06">
    <w:name w:val="522FB838D0994FD489D97D0A3BC01B06"/>
    <w:rsid w:val="001B2EBC"/>
    <w:rPr>
      <w:lang w:val="es-CO" w:eastAsia="es-CO"/>
    </w:rPr>
  </w:style>
  <w:style w:type="paragraph" w:customStyle="1" w:styleId="6825B5BBC17D4649B3471BF788FC59FC">
    <w:name w:val="6825B5BBC17D4649B3471BF788FC59FC"/>
    <w:rsid w:val="001B2EBC"/>
    <w:rPr>
      <w:lang w:val="es-CO" w:eastAsia="es-CO"/>
    </w:rPr>
  </w:style>
  <w:style w:type="paragraph" w:customStyle="1" w:styleId="1DFEBD8610004D09BBF1BFCEA2D3CF74">
    <w:name w:val="1DFEBD8610004D09BBF1BFCEA2D3CF74"/>
    <w:rsid w:val="001B2EBC"/>
    <w:rPr>
      <w:lang w:val="es-CO" w:eastAsia="es-CO"/>
    </w:rPr>
  </w:style>
  <w:style w:type="paragraph" w:customStyle="1" w:styleId="4F4BC25706CD4E91B57F530A9F8A82A5">
    <w:name w:val="4F4BC25706CD4E91B57F530A9F8A82A5"/>
    <w:rsid w:val="001B2EBC"/>
    <w:rPr>
      <w:lang w:val="es-CO" w:eastAsia="es-CO"/>
    </w:rPr>
  </w:style>
  <w:style w:type="paragraph" w:customStyle="1" w:styleId="CF62E3246C68461FB1D9B69758350109">
    <w:name w:val="CF62E3246C68461FB1D9B69758350109"/>
    <w:rsid w:val="001B2EBC"/>
    <w:rPr>
      <w:lang w:val="es-CO" w:eastAsia="es-CO"/>
    </w:rPr>
  </w:style>
  <w:style w:type="paragraph" w:customStyle="1" w:styleId="EF0F4C1F71514B5190C90EB8AFEE89A8">
    <w:name w:val="EF0F4C1F71514B5190C90EB8AFEE89A8"/>
    <w:rsid w:val="001B2EBC"/>
    <w:rPr>
      <w:lang w:val="es-CO" w:eastAsia="es-CO"/>
    </w:rPr>
  </w:style>
  <w:style w:type="paragraph" w:customStyle="1" w:styleId="9345A1A8669D48C79018E7D28815DC67">
    <w:name w:val="9345A1A8669D48C79018E7D28815DC67"/>
    <w:rsid w:val="001B2EBC"/>
    <w:rPr>
      <w:lang w:val="es-CO" w:eastAsia="es-CO"/>
    </w:rPr>
  </w:style>
  <w:style w:type="paragraph" w:customStyle="1" w:styleId="8E27F978722E4097B2786D6E5E909D61">
    <w:name w:val="8E27F978722E4097B2786D6E5E909D61"/>
    <w:rsid w:val="001B2EBC"/>
    <w:rPr>
      <w:lang w:val="es-CO" w:eastAsia="es-CO"/>
    </w:rPr>
  </w:style>
  <w:style w:type="paragraph" w:customStyle="1" w:styleId="5B9AD87F133D4569B259FE4C8AA5220B">
    <w:name w:val="5B9AD87F133D4569B259FE4C8AA5220B"/>
    <w:rsid w:val="001B2EBC"/>
    <w:rPr>
      <w:lang w:val="es-CO" w:eastAsia="es-CO"/>
    </w:rPr>
  </w:style>
  <w:style w:type="paragraph" w:customStyle="1" w:styleId="C222771858934CCA8A9D94B7BB8FAB51">
    <w:name w:val="C222771858934CCA8A9D94B7BB8FAB51"/>
    <w:rsid w:val="001B2EBC"/>
    <w:rPr>
      <w:lang w:val="es-CO" w:eastAsia="es-CO"/>
    </w:rPr>
  </w:style>
  <w:style w:type="paragraph" w:customStyle="1" w:styleId="C25D569E51194A1298D541B67B1D5665">
    <w:name w:val="C25D569E51194A1298D541B67B1D5665"/>
    <w:rsid w:val="001B2EBC"/>
    <w:rPr>
      <w:lang w:val="es-CO" w:eastAsia="es-CO"/>
    </w:rPr>
  </w:style>
  <w:style w:type="paragraph" w:customStyle="1" w:styleId="42162110881B409D92AC27AE0C72B5FE">
    <w:name w:val="42162110881B409D92AC27AE0C72B5FE"/>
    <w:rsid w:val="001B2EBC"/>
    <w:rPr>
      <w:lang w:val="es-CO" w:eastAsia="es-CO"/>
    </w:rPr>
  </w:style>
  <w:style w:type="paragraph" w:customStyle="1" w:styleId="918587FFC7C44F57A1FEEFC24E7A7963">
    <w:name w:val="918587FFC7C44F57A1FEEFC24E7A7963"/>
    <w:rsid w:val="001B2EBC"/>
    <w:rPr>
      <w:lang w:val="es-CO" w:eastAsia="es-CO"/>
    </w:rPr>
  </w:style>
  <w:style w:type="paragraph" w:customStyle="1" w:styleId="E5E0AE77131548DD940A44B2F0E97503">
    <w:name w:val="E5E0AE77131548DD940A44B2F0E97503"/>
    <w:rsid w:val="001B2EBC"/>
    <w:rPr>
      <w:lang w:val="es-CO" w:eastAsia="es-CO"/>
    </w:rPr>
  </w:style>
  <w:style w:type="paragraph" w:customStyle="1" w:styleId="6A6C0C9BB1484EDC8A9D232BF7C9F9E6">
    <w:name w:val="6A6C0C9BB1484EDC8A9D232BF7C9F9E6"/>
    <w:rsid w:val="001B2EBC"/>
    <w:rPr>
      <w:lang w:val="es-CO" w:eastAsia="es-CO"/>
    </w:rPr>
  </w:style>
  <w:style w:type="paragraph" w:customStyle="1" w:styleId="0D203CD73B2B40599FA4DD9F2FAA2A11">
    <w:name w:val="0D203CD73B2B40599FA4DD9F2FAA2A11"/>
    <w:rsid w:val="001B2EBC"/>
    <w:rPr>
      <w:lang w:val="es-CO" w:eastAsia="es-CO"/>
    </w:rPr>
  </w:style>
  <w:style w:type="paragraph" w:customStyle="1" w:styleId="AE70CA69A4364475818C3AE720BF7852">
    <w:name w:val="AE70CA69A4364475818C3AE720BF7852"/>
    <w:rsid w:val="001B2EBC"/>
    <w:rPr>
      <w:lang w:val="es-CO" w:eastAsia="es-CO"/>
    </w:rPr>
  </w:style>
  <w:style w:type="paragraph" w:customStyle="1" w:styleId="AF498A8B84B24762930B97041C995481">
    <w:name w:val="AF498A8B84B24762930B97041C995481"/>
    <w:rsid w:val="001B2EBC"/>
    <w:rPr>
      <w:lang w:val="es-CO" w:eastAsia="es-CO"/>
    </w:rPr>
  </w:style>
  <w:style w:type="paragraph" w:customStyle="1" w:styleId="AB261231F0824F25A89785DC3EEFFA1C">
    <w:name w:val="AB261231F0824F25A89785DC3EEFFA1C"/>
    <w:rsid w:val="001B2EBC"/>
    <w:rPr>
      <w:lang w:val="es-CO" w:eastAsia="es-CO"/>
    </w:rPr>
  </w:style>
  <w:style w:type="paragraph" w:customStyle="1" w:styleId="4A54B55F6174432D92F1D2B7D32754D9">
    <w:name w:val="4A54B55F6174432D92F1D2B7D32754D9"/>
    <w:rsid w:val="001B2EBC"/>
    <w:rPr>
      <w:lang w:val="es-CO" w:eastAsia="es-CO"/>
    </w:rPr>
  </w:style>
  <w:style w:type="paragraph" w:customStyle="1" w:styleId="2483A1E4E66B4D4F83B7BAF20DB070CC">
    <w:name w:val="2483A1E4E66B4D4F83B7BAF20DB070CC"/>
    <w:rsid w:val="001B2EBC"/>
    <w:rPr>
      <w:lang w:val="es-CO" w:eastAsia="es-CO"/>
    </w:rPr>
  </w:style>
  <w:style w:type="paragraph" w:customStyle="1" w:styleId="34CB280C51744538A240941454DA5A64">
    <w:name w:val="34CB280C51744538A240941454DA5A64"/>
    <w:rsid w:val="001B2EBC"/>
    <w:rPr>
      <w:lang w:val="es-CO" w:eastAsia="es-CO"/>
    </w:rPr>
  </w:style>
  <w:style w:type="paragraph" w:customStyle="1" w:styleId="250B9B9B1B9545ADBAD4A3AB09DB61EC">
    <w:name w:val="250B9B9B1B9545ADBAD4A3AB09DB61EC"/>
    <w:rsid w:val="001B2EBC"/>
    <w:rPr>
      <w:lang w:val="es-CO" w:eastAsia="es-CO"/>
    </w:rPr>
  </w:style>
  <w:style w:type="paragraph" w:customStyle="1" w:styleId="41A4A002A28E4F0B8F814837A930953C">
    <w:name w:val="41A4A002A28E4F0B8F814837A930953C"/>
    <w:rsid w:val="001B2EBC"/>
    <w:rPr>
      <w:lang w:val="es-CO" w:eastAsia="es-CO"/>
    </w:rPr>
  </w:style>
  <w:style w:type="paragraph" w:customStyle="1" w:styleId="434DDFE09BE9465AABBD5D3C6E6905F3">
    <w:name w:val="434DDFE09BE9465AABBD5D3C6E6905F3"/>
    <w:rsid w:val="001B2EBC"/>
    <w:rPr>
      <w:lang w:val="es-CO" w:eastAsia="es-CO"/>
    </w:rPr>
  </w:style>
  <w:style w:type="paragraph" w:customStyle="1" w:styleId="C31DB124ABC04CD89DB03C31AC861F3F">
    <w:name w:val="C31DB124ABC04CD89DB03C31AC861F3F"/>
    <w:rsid w:val="001B2EBC"/>
    <w:rPr>
      <w:lang w:val="es-CO" w:eastAsia="es-CO"/>
    </w:rPr>
  </w:style>
  <w:style w:type="paragraph" w:customStyle="1" w:styleId="A8A19A00395249A09D576A4214A836CE">
    <w:name w:val="A8A19A00395249A09D576A4214A836CE"/>
    <w:rsid w:val="001B2EBC"/>
    <w:rPr>
      <w:lang w:val="es-CO" w:eastAsia="es-CO"/>
    </w:rPr>
  </w:style>
  <w:style w:type="paragraph" w:customStyle="1" w:styleId="29F768D3B5C64C128D93E93FE766B83E">
    <w:name w:val="29F768D3B5C64C128D93E93FE766B83E"/>
    <w:rsid w:val="001B2EBC"/>
    <w:rPr>
      <w:lang w:val="es-CO" w:eastAsia="es-CO"/>
    </w:rPr>
  </w:style>
  <w:style w:type="paragraph" w:customStyle="1" w:styleId="9E879DAB47554372A0083BC698665076">
    <w:name w:val="9E879DAB47554372A0083BC698665076"/>
    <w:rsid w:val="001B2EBC"/>
    <w:rPr>
      <w:lang w:val="es-CO" w:eastAsia="es-CO"/>
    </w:rPr>
  </w:style>
  <w:style w:type="paragraph" w:customStyle="1" w:styleId="7CBE61ABE9EA49599AD120F5CDCB169F">
    <w:name w:val="7CBE61ABE9EA49599AD120F5CDCB169F"/>
    <w:rsid w:val="001B2EBC"/>
    <w:rPr>
      <w:lang w:val="es-CO" w:eastAsia="es-CO"/>
    </w:rPr>
  </w:style>
  <w:style w:type="paragraph" w:customStyle="1" w:styleId="4B0D1E62275E4DEF8A2ACCEE5139DD08">
    <w:name w:val="4B0D1E62275E4DEF8A2ACCEE5139DD08"/>
    <w:rsid w:val="001B2EBC"/>
    <w:rPr>
      <w:lang w:val="es-CO" w:eastAsia="es-CO"/>
    </w:rPr>
  </w:style>
  <w:style w:type="paragraph" w:customStyle="1" w:styleId="8C5E595CA6C542E1ADC7FD94866747D3">
    <w:name w:val="8C5E595CA6C542E1ADC7FD94866747D3"/>
    <w:rsid w:val="001B2EBC"/>
    <w:rPr>
      <w:lang w:val="es-CO" w:eastAsia="es-CO"/>
    </w:rPr>
  </w:style>
  <w:style w:type="paragraph" w:customStyle="1" w:styleId="34DB9FAA04C049C78168A8CAAB32ED95">
    <w:name w:val="34DB9FAA04C049C78168A8CAAB32ED95"/>
    <w:rsid w:val="001B2EBC"/>
    <w:rPr>
      <w:lang w:val="es-CO" w:eastAsia="es-CO"/>
    </w:rPr>
  </w:style>
  <w:style w:type="paragraph" w:customStyle="1" w:styleId="E1EB2827B1CD43DF9FAB9AF1658CE425">
    <w:name w:val="E1EB2827B1CD43DF9FAB9AF1658CE425"/>
    <w:rsid w:val="001B2EBC"/>
    <w:rPr>
      <w:lang w:val="es-CO" w:eastAsia="es-CO"/>
    </w:rPr>
  </w:style>
  <w:style w:type="paragraph" w:customStyle="1" w:styleId="780C26377BB840A5B5F8E843AD393E84">
    <w:name w:val="780C26377BB840A5B5F8E843AD393E84"/>
    <w:rsid w:val="001B2EBC"/>
    <w:rPr>
      <w:lang w:val="es-CO" w:eastAsia="es-CO"/>
    </w:rPr>
  </w:style>
  <w:style w:type="paragraph" w:customStyle="1" w:styleId="F27EC4794A544191860F894F98C10DF3">
    <w:name w:val="F27EC4794A544191860F894F98C10DF3"/>
    <w:rsid w:val="001B2EBC"/>
    <w:rPr>
      <w:lang w:val="es-CO" w:eastAsia="es-CO"/>
    </w:rPr>
  </w:style>
  <w:style w:type="paragraph" w:customStyle="1" w:styleId="184A325F3C774DE7B8C7B75490B63987">
    <w:name w:val="184A325F3C774DE7B8C7B75490B63987"/>
    <w:rsid w:val="001B2EBC"/>
    <w:rPr>
      <w:lang w:val="es-CO" w:eastAsia="es-CO"/>
    </w:rPr>
  </w:style>
  <w:style w:type="paragraph" w:customStyle="1" w:styleId="38546686E9A049C49CFF5B0ED7787051">
    <w:name w:val="38546686E9A049C49CFF5B0ED7787051"/>
    <w:rsid w:val="001B2EBC"/>
    <w:rPr>
      <w:lang w:val="es-CO" w:eastAsia="es-CO"/>
    </w:rPr>
  </w:style>
  <w:style w:type="paragraph" w:customStyle="1" w:styleId="B9B4680601D9458699FF73B3DAE148D6">
    <w:name w:val="B9B4680601D9458699FF73B3DAE148D6"/>
    <w:rsid w:val="001B2EBC"/>
    <w:rPr>
      <w:lang w:val="es-CO" w:eastAsia="es-CO"/>
    </w:rPr>
  </w:style>
  <w:style w:type="paragraph" w:customStyle="1" w:styleId="2AF410D33A504149896051EF4361D318">
    <w:name w:val="2AF410D33A504149896051EF4361D318"/>
    <w:rsid w:val="001B2EBC"/>
    <w:rPr>
      <w:lang w:val="es-CO" w:eastAsia="es-CO"/>
    </w:rPr>
  </w:style>
  <w:style w:type="paragraph" w:customStyle="1" w:styleId="B95B080EA455447C90A3746C07841378">
    <w:name w:val="B95B080EA455447C90A3746C07841378"/>
    <w:rsid w:val="001B2EBC"/>
    <w:rPr>
      <w:lang w:val="es-CO" w:eastAsia="es-CO"/>
    </w:rPr>
  </w:style>
  <w:style w:type="paragraph" w:customStyle="1" w:styleId="5E0C2EE45D3D4867ADB2F744911239FB">
    <w:name w:val="5E0C2EE45D3D4867ADB2F744911239FB"/>
    <w:rsid w:val="001B2EBC"/>
    <w:rPr>
      <w:lang w:val="es-CO" w:eastAsia="es-CO"/>
    </w:rPr>
  </w:style>
  <w:style w:type="paragraph" w:customStyle="1" w:styleId="913D6CDC321F417BB703E0C2DF4578F6">
    <w:name w:val="913D6CDC321F417BB703E0C2DF4578F6"/>
    <w:rsid w:val="001B2EBC"/>
    <w:rPr>
      <w:lang w:val="es-CO" w:eastAsia="es-CO"/>
    </w:rPr>
  </w:style>
  <w:style w:type="paragraph" w:customStyle="1" w:styleId="9212DB55F6034BE285722B4E361F34F7">
    <w:name w:val="9212DB55F6034BE285722B4E361F34F7"/>
    <w:rsid w:val="001B2EBC"/>
    <w:rPr>
      <w:lang w:val="es-CO" w:eastAsia="es-CO"/>
    </w:rPr>
  </w:style>
  <w:style w:type="paragraph" w:customStyle="1" w:styleId="0169D42A55AF4C4FA569B1F40CED4BFE">
    <w:name w:val="0169D42A55AF4C4FA569B1F40CED4BFE"/>
    <w:rsid w:val="001B2EBC"/>
    <w:rPr>
      <w:lang w:val="es-CO" w:eastAsia="es-CO"/>
    </w:rPr>
  </w:style>
  <w:style w:type="paragraph" w:customStyle="1" w:styleId="6E0BB31EB3BE499686E5A2C4B3DB8E51">
    <w:name w:val="6E0BB31EB3BE499686E5A2C4B3DB8E51"/>
    <w:rsid w:val="001B2EBC"/>
    <w:rPr>
      <w:lang w:val="es-CO" w:eastAsia="es-CO"/>
    </w:rPr>
  </w:style>
  <w:style w:type="paragraph" w:customStyle="1" w:styleId="27313D3996E94F3CAC3EE46442FBD5E0">
    <w:name w:val="27313D3996E94F3CAC3EE46442FBD5E0"/>
    <w:rsid w:val="00AF5468"/>
    <w:rPr>
      <w:lang w:val="es-CO" w:eastAsia="es-CO"/>
    </w:rPr>
  </w:style>
  <w:style w:type="paragraph" w:customStyle="1" w:styleId="3D827EB6AF96499CBA9E48DC048EA78B">
    <w:name w:val="3D827EB6AF96499CBA9E48DC048EA78B"/>
    <w:rsid w:val="00AF5468"/>
    <w:rPr>
      <w:lang w:val="es-CO" w:eastAsia="es-CO"/>
    </w:rPr>
  </w:style>
  <w:style w:type="paragraph" w:customStyle="1" w:styleId="F1FF01DF31E34394909BE72D4DBD5CDC">
    <w:name w:val="F1FF01DF31E34394909BE72D4DBD5CDC"/>
    <w:rsid w:val="00AF5468"/>
    <w:rPr>
      <w:lang w:val="es-CO" w:eastAsia="es-CO"/>
    </w:rPr>
  </w:style>
  <w:style w:type="paragraph" w:customStyle="1" w:styleId="9AAA880AB59144B4A1F8365B37D47AD5">
    <w:name w:val="9AAA880AB59144B4A1F8365B37D47AD5"/>
    <w:rsid w:val="00C07117"/>
    <w:rPr>
      <w:lang w:val="es-CO" w:eastAsia="es-CO"/>
    </w:rPr>
  </w:style>
  <w:style w:type="paragraph" w:customStyle="1" w:styleId="665EE15C6AE841A5B0F93FB6E37DFFC6">
    <w:name w:val="665EE15C6AE841A5B0F93FB6E37DFFC6"/>
    <w:rsid w:val="00C07117"/>
    <w:rPr>
      <w:lang w:val="es-CO" w:eastAsia="es-CO"/>
    </w:rPr>
  </w:style>
  <w:style w:type="paragraph" w:customStyle="1" w:styleId="95B09DBF218848EAA70509038B6EF3B0">
    <w:name w:val="95B09DBF218848EAA70509038B6EF3B0"/>
    <w:rsid w:val="00C07117"/>
    <w:rPr>
      <w:lang w:val="es-CO" w:eastAsia="es-CO"/>
    </w:rPr>
  </w:style>
  <w:style w:type="paragraph" w:customStyle="1" w:styleId="30B79B7B2B2D4CD4AE1106D3A70D9479">
    <w:name w:val="30B79B7B2B2D4CD4AE1106D3A70D9479"/>
    <w:rsid w:val="00C07117"/>
    <w:rPr>
      <w:lang w:val="es-CO" w:eastAsia="es-CO"/>
    </w:rPr>
  </w:style>
  <w:style w:type="paragraph" w:customStyle="1" w:styleId="AA338DDA85874BF18D8A531AC0FF7DED">
    <w:name w:val="AA338DDA85874BF18D8A531AC0FF7DED"/>
    <w:rsid w:val="00C07117"/>
    <w:rPr>
      <w:lang w:val="es-CO" w:eastAsia="es-CO"/>
    </w:rPr>
  </w:style>
  <w:style w:type="paragraph" w:customStyle="1" w:styleId="09BF6B06B4984D7AB3F22A565E519F6E">
    <w:name w:val="09BF6B06B4984D7AB3F22A565E519F6E"/>
    <w:rsid w:val="00C07117"/>
    <w:rPr>
      <w:lang w:val="es-CO" w:eastAsia="es-CO"/>
    </w:rPr>
  </w:style>
  <w:style w:type="paragraph" w:customStyle="1" w:styleId="F2F7107B4B6B4D61A85BFE686932B33A">
    <w:name w:val="F2F7107B4B6B4D61A85BFE686932B33A"/>
    <w:rsid w:val="00C07117"/>
    <w:rPr>
      <w:lang w:val="es-CO" w:eastAsia="es-CO"/>
    </w:rPr>
  </w:style>
  <w:style w:type="paragraph" w:customStyle="1" w:styleId="5B19E702AA7D4C369169300C83A4FCEF">
    <w:name w:val="5B19E702AA7D4C369169300C83A4FCEF"/>
    <w:rsid w:val="00C07117"/>
    <w:rPr>
      <w:lang w:val="es-CO" w:eastAsia="es-CO"/>
    </w:rPr>
  </w:style>
  <w:style w:type="paragraph" w:customStyle="1" w:styleId="02D95F8ED1B843F5A15E29E41F529900">
    <w:name w:val="02D95F8ED1B843F5A15E29E41F529900"/>
    <w:rsid w:val="00C07117"/>
    <w:rPr>
      <w:lang w:val="es-CO" w:eastAsia="es-CO"/>
    </w:rPr>
  </w:style>
  <w:style w:type="paragraph" w:customStyle="1" w:styleId="B13B039EF00F45DC8EE0A7C6D78042BD">
    <w:name w:val="B13B039EF00F45DC8EE0A7C6D78042BD"/>
    <w:rsid w:val="00C07117"/>
    <w:rPr>
      <w:lang w:val="es-CO" w:eastAsia="es-CO"/>
    </w:rPr>
  </w:style>
  <w:style w:type="paragraph" w:customStyle="1" w:styleId="2785DE89065C402E93137EC70F98378F">
    <w:name w:val="2785DE89065C402E93137EC70F98378F"/>
    <w:rsid w:val="00C07117"/>
    <w:rPr>
      <w:lang w:val="es-CO" w:eastAsia="es-CO"/>
    </w:rPr>
  </w:style>
  <w:style w:type="paragraph" w:customStyle="1" w:styleId="E8FC5A5F3EB84C69BAC70207090BAB4E">
    <w:name w:val="E8FC5A5F3EB84C69BAC70207090BAB4E"/>
    <w:rsid w:val="00C07117"/>
    <w:rPr>
      <w:lang w:val="es-CO" w:eastAsia="es-CO"/>
    </w:rPr>
  </w:style>
  <w:style w:type="paragraph" w:customStyle="1" w:styleId="7985AA52CD7B4806A392D878B783781B">
    <w:name w:val="7985AA52CD7B4806A392D878B783781B"/>
    <w:rsid w:val="00C07117"/>
    <w:rPr>
      <w:lang w:val="es-CO" w:eastAsia="es-CO"/>
    </w:rPr>
  </w:style>
  <w:style w:type="paragraph" w:customStyle="1" w:styleId="80DB2AF9855449F8895216D6DA52F099">
    <w:name w:val="80DB2AF9855449F8895216D6DA52F099"/>
    <w:rsid w:val="00C07117"/>
    <w:rPr>
      <w:lang w:val="es-CO" w:eastAsia="es-CO"/>
    </w:rPr>
  </w:style>
  <w:style w:type="paragraph" w:customStyle="1" w:styleId="29072B44D0BB48979985D8DED09C0645">
    <w:name w:val="29072B44D0BB48979985D8DED09C0645"/>
    <w:rsid w:val="00C07117"/>
    <w:rPr>
      <w:lang w:val="es-CO" w:eastAsia="es-CO"/>
    </w:rPr>
  </w:style>
  <w:style w:type="paragraph" w:customStyle="1" w:styleId="07D62658BD84468A8EC45DD5D40FBF8F">
    <w:name w:val="07D62658BD84468A8EC45DD5D40FBF8F"/>
    <w:rsid w:val="00C07117"/>
    <w:rPr>
      <w:lang w:val="es-CO" w:eastAsia="es-CO"/>
    </w:rPr>
  </w:style>
  <w:style w:type="paragraph" w:customStyle="1" w:styleId="0038CA7539B3422AB74D617B4E4FF048">
    <w:name w:val="0038CA7539B3422AB74D617B4E4FF048"/>
    <w:rsid w:val="00C07117"/>
    <w:rPr>
      <w:lang w:val="es-CO" w:eastAsia="es-CO"/>
    </w:rPr>
  </w:style>
  <w:style w:type="paragraph" w:customStyle="1" w:styleId="0E8EA531866C4E1699114F37115FC1ED">
    <w:name w:val="0E8EA531866C4E1699114F37115FC1ED"/>
    <w:rsid w:val="00C07117"/>
    <w:rPr>
      <w:lang w:val="es-CO" w:eastAsia="es-CO"/>
    </w:rPr>
  </w:style>
  <w:style w:type="paragraph" w:customStyle="1" w:styleId="A5323F7E91E346D8B70E5DB5E36073A6">
    <w:name w:val="A5323F7E91E346D8B70E5DB5E36073A6"/>
    <w:rsid w:val="00C07117"/>
    <w:rPr>
      <w:lang w:val="es-CO" w:eastAsia="es-CO"/>
    </w:rPr>
  </w:style>
  <w:style w:type="paragraph" w:customStyle="1" w:styleId="414CFE7662F44B099C17079229340F6B">
    <w:name w:val="414CFE7662F44B099C17079229340F6B"/>
    <w:rsid w:val="00C07117"/>
    <w:rPr>
      <w:lang w:val="es-CO" w:eastAsia="es-CO"/>
    </w:rPr>
  </w:style>
  <w:style w:type="paragraph" w:customStyle="1" w:styleId="E70D7F063F934A41B28259BD5ED57C96">
    <w:name w:val="E70D7F063F934A41B28259BD5ED57C96"/>
    <w:rsid w:val="00C07117"/>
    <w:rPr>
      <w:lang w:val="es-CO" w:eastAsia="es-CO"/>
    </w:rPr>
  </w:style>
  <w:style w:type="paragraph" w:customStyle="1" w:styleId="8497B2FC4DBD4F6D89339CF9C8A87DAD">
    <w:name w:val="8497B2FC4DBD4F6D89339CF9C8A87DAD"/>
    <w:rsid w:val="00C07117"/>
    <w:rPr>
      <w:lang w:val="es-CO" w:eastAsia="es-CO"/>
    </w:rPr>
  </w:style>
  <w:style w:type="paragraph" w:customStyle="1" w:styleId="30450B00B5D941819C05231710B7FDA1">
    <w:name w:val="30450B00B5D941819C05231710B7FDA1"/>
    <w:rsid w:val="00C07117"/>
    <w:rPr>
      <w:lang w:val="es-CO" w:eastAsia="es-CO"/>
    </w:rPr>
  </w:style>
  <w:style w:type="paragraph" w:customStyle="1" w:styleId="9B914FAA3F7340A09411A18273B559FF">
    <w:name w:val="9B914FAA3F7340A09411A18273B559FF"/>
    <w:rsid w:val="00C07117"/>
    <w:rPr>
      <w:lang w:val="es-CO" w:eastAsia="es-CO"/>
    </w:rPr>
  </w:style>
  <w:style w:type="paragraph" w:customStyle="1" w:styleId="F510E1E648C4418294786B21F082E9DA">
    <w:name w:val="F510E1E648C4418294786B21F082E9DA"/>
    <w:rsid w:val="00C07117"/>
    <w:rPr>
      <w:lang w:val="es-CO" w:eastAsia="es-CO"/>
    </w:rPr>
  </w:style>
  <w:style w:type="paragraph" w:customStyle="1" w:styleId="506A4DBA93B84AA3A3618ECB4F5A008A">
    <w:name w:val="506A4DBA93B84AA3A3618ECB4F5A008A"/>
    <w:rsid w:val="00C07117"/>
    <w:rPr>
      <w:lang w:val="es-CO" w:eastAsia="es-CO"/>
    </w:rPr>
  </w:style>
  <w:style w:type="paragraph" w:customStyle="1" w:styleId="F9FAEA616DB04324A4CCC837D43A6459">
    <w:name w:val="F9FAEA616DB04324A4CCC837D43A6459"/>
    <w:rsid w:val="00C07117"/>
    <w:rPr>
      <w:lang w:val="es-CO" w:eastAsia="es-CO"/>
    </w:rPr>
  </w:style>
  <w:style w:type="paragraph" w:customStyle="1" w:styleId="36FAEB0A81EA42959C45C7E9703DA404">
    <w:name w:val="36FAEB0A81EA42959C45C7E9703DA404"/>
    <w:rsid w:val="00C07117"/>
    <w:rPr>
      <w:lang w:val="es-CO" w:eastAsia="es-CO"/>
    </w:rPr>
  </w:style>
  <w:style w:type="paragraph" w:customStyle="1" w:styleId="D7804BBBDBA149649B917B1FCB00F4AD">
    <w:name w:val="D7804BBBDBA149649B917B1FCB00F4AD"/>
    <w:rsid w:val="00C07117"/>
    <w:rPr>
      <w:lang w:val="es-CO" w:eastAsia="es-CO"/>
    </w:rPr>
  </w:style>
  <w:style w:type="paragraph" w:customStyle="1" w:styleId="C38FAFFAEF6C427A87C098801EA13AA2">
    <w:name w:val="C38FAFFAEF6C427A87C098801EA13AA2"/>
    <w:rsid w:val="00C07117"/>
    <w:rPr>
      <w:lang w:val="es-CO" w:eastAsia="es-CO"/>
    </w:rPr>
  </w:style>
  <w:style w:type="paragraph" w:customStyle="1" w:styleId="E2A147A648D54F5FADC8252A10503622">
    <w:name w:val="E2A147A648D54F5FADC8252A10503622"/>
    <w:rsid w:val="00C07117"/>
    <w:rPr>
      <w:lang w:val="es-CO" w:eastAsia="es-CO"/>
    </w:rPr>
  </w:style>
  <w:style w:type="paragraph" w:customStyle="1" w:styleId="023D5FFAFE4D42DA9163252EF54A68E3">
    <w:name w:val="023D5FFAFE4D42DA9163252EF54A68E3"/>
    <w:rsid w:val="00C07117"/>
    <w:rPr>
      <w:lang w:val="es-CO" w:eastAsia="es-CO"/>
    </w:rPr>
  </w:style>
  <w:style w:type="paragraph" w:customStyle="1" w:styleId="14E16D6AD43B4E72BA66192FF9C5950F">
    <w:name w:val="14E16D6AD43B4E72BA66192FF9C5950F"/>
    <w:rsid w:val="00C07117"/>
    <w:rPr>
      <w:lang w:val="es-CO" w:eastAsia="es-CO"/>
    </w:rPr>
  </w:style>
  <w:style w:type="paragraph" w:customStyle="1" w:styleId="34FD8D120E9A40BDAD5F77D4E4ADF19B">
    <w:name w:val="34FD8D120E9A40BDAD5F77D4E4ADF19B"/>
    <w:rsid w:val="00C07117"/>
    <w:rPr>
      <w:lang w:val="es-CO" w:eastAsia="es-CO"/>
    </w:rPr>
  </w:style>
  <w:style w:type="paragraph" w:customStyle="1" w:styleId="42560A8319254C2293D98A3BECDBDCA1">
    <w:name w:val="42560A8319254C2293D98A3BECDBDCA1"/>
    <w:rsid w:val="00C07117"/>
    <w:rPr>
      <w:lang w:val="es-CO" w:eastAsia="es-CO"/>
    </w:rPr>
  </w:style>
  <w:style w:type="paragraph" w:customStyle="1" w:styleId="43EA703D9AAD44D9A469CB95A4929A1F">
    <w:name w:val="43EA703D9AAD44D9A469CB95A4929A1F"/>
    <w:rsid w:val="00C07117"/>
    <w:rPr>
      <w:lang w:val="es-CO" w:eastAsia="es-CO"/>
    </w:rPr>
  </w:style>
  <w:style w:type="paragraph" w:customStyle="1" w:styleId="3CE481B285BA47699B528F35D506C141">
    <w:name w:val="3CE481B285BA47699B528F35D506C141"/>
    <w:rsid w:val="00C07117"/>
    <w:rPr>
      <w:lang w:val="es-CO" w:eastAsia="es-CO"/>
    </w:rPr>
  </w:style>
  <w:style w:type="paragraph" w:customStyle="1" w:styleId="38BAE7848FB64E9282D73E4589B82ACF">
    <w:name w:val="38BAE7848FB64E9282D73E4589B82ACF"/>
    <w:rsid w:val="00C07117"/>
    <w:rPr>
      <w:lang w:val="es-CO" w:eastAsia="es-CO"/>
    </w:rPr>
  </w:style>
  <w:style w:type="paragraph" w:customStyle="1" w:styleId="6DDC5B18EC8C49D08AABAFFC5FD959DC">
    <w:name w:val="6DDC5B18EC8C49D08AABAFFC5FD959DC"/>
    <w:rsid w:val="00C07117"/>
    <w:rPr>
      <w:lang w:val="es-CO" w:eastAsia="es-CO"/>
    </w:rPr>
  </w:style>
  <w:style w:type="paragraph" w:customStyle="1" w:styleId="D4B9CD0FB9B24699BD379A11E6DB8ED8">
    <w:name w:val="D4B9CD0FB9B24699BD379A11E6DB8ED8"/>
    <w:rsid w:val="00C07117"/>
    <w:rPr>
      <w:lang w:val="es-CO" w:eastAsia="es-CO"/>
    </w:rPr>
  </w:style>
  <w:style w:type="paragraph" w:customStyle="1" w:styleId="F2A3697A596F4E6B86A912ED004A3087">
    <w:name w:val="F2A3697A596F4E6B86A912ED004A3087"/>
    <w:rsid w:val="00C07117"/>
    <w:rPr>
      <w:lang w:val="es-CO" w:eastAsia="es-CO"/>
    </w:rPr>
  </w:style>
  <w:style w:type="paragraph" w:customStyle="1" w:styleId="2BD746F69AF04D5FB31B07D8F100D24D">
    <w:name w:val="2BD746F69AF04D5FB31B07D8F100D24D"/>
    <w:rsid w:val="00C07117"/>
    <w:rPr>
      <w:lang w:val="es-CO" w:eastAsia="es-CO"/>
    </w:rPr>
  </w:style>
  <w:style w:type="paragraph" w:customStyle="1" w:styleId="073C274CB0044C57BDF3A7C2B622A756">
    <w:name w:val="073C274CB0044C57BDF3A7C2B622A756"/>
    <w:rsid w:val="00C07117"/>
    <w:rPr>
      <w:lang w:val="es-CO" w:eastAsia="es-CO"/>
    </w:rPr>
  </w:style>
  <w:style w:type="paragraph" w:customStyle="1" w:styleId="084BA20E31054FEE984B3AEC39583A1D">
    <w:name w:val="084BA20E31054FEE984B3AEC39583A1D"/>
    <w:rsid w:val="00C07117"/>
    <w:rPr>
      <w:lang w:val="es-CO" w:eastAsia="es-CO"/>
    </w:rPr>
  </w:style>
  <w:style w:type="paragraph" w:customStyle="1" w:styleId="9A5627546DD84525ABBE7886EA25CC4D">
    <w:name w:val="9A5627546DD84525ABBE7886EA25CC4D"/>
    <w:rsid w:val="00C07117"/>
    <w:rPr>
      <w:lang w:val="es-CO" w:eastAsia="es-CO"/>
    </w:rPr>
  </w:style>
  <w:style w:type="paragraph" w:customStyle="1" w:styleId="929B1AC62AA446DB9C0097678445E1EB">
    <w:name w:val="929B1AC62AA446DB9C0097678445E1EB"/>
    <w:rsid w:val="00C07117"/>
    <w:rPr>
      <w:lang w:val="es-CO" w:eastAsia="es-CO"/>
    </w:rPr>
  </w:style>
  <w:style w:type="paragraph" w:customStyle="1" w:styleId="79CE8D900D364F36AFAEC519ACC7F7A6">
    <w:name w:val="79CE8D900D364F36AFAEC519ACC7F7A6"/>
    <w:rsid w:val="00C07117"/>
    <w:rPr>
      <w:lang w:val="es-CO" w:eastAsia="es-CO"/>
    </w:rPr>
  </w:style>
  <w:style w:type="paragraph" w:customStyle="1" w:styleId="86B2C968A32F4FFEA97F456F6DAE4ECE">
    <w:name w:val="86B2C968A32F4FFEA97F456F6DAE4ECE"/>
    <w:rsid w:val="00C07117"/>
    <w:rPr>
      <w:lang w:val="es-CO" w:eastAsia="es-CO"/>
    </w:rPr>
  </w:style>
  <w:style w:type="paragraph" w:customStyle="1" w:styleId="D3DD30EB94AD4CF498B4E98038CFFA90">
    <w:name w:val="D3DD30EB94AD4CF498B4E98038CFFA90"/>
    <w:rsid w:val="00C07117"/>
    <w:rPr>
      <w:lang w:val="es-CO" w:eastAsia="es-CO"/>
    </w:rPr>
  </w:style>
  <w:style w:type="paragraph" w:customStyle="1" w:styleId="7234DB06DFF74ADE9264F2B12486082B">
    <w:name w:val="7234DB06DFF74ADE9264F2B12486082B"/>
    <w:rsid w:val="00C07117"/>
    <w:rPr>
      <w:lang w:val="es-CO" w:eastAsia="es-CO"/>
    </w:rPr>
  </w:style>
  <w:style w:type="paragraph" w:customStyle="1" w:styleId="E0EC0FC9F5914FDFB42C5504E73512BD">
    <w:name w:val="E0EC0FC9F5914FDFB42C5504E73512BD"/>
    <w:rsid w:val="00C07117"/>
    <w:rPr>
      <w:lang w:val="es-CO" w:eastAsia="es-CO"/>
    </w:rPr>
  </w:style>
  <w:style w:type="paragraph" w:customStyle="1" w:styleId="C613AA74F77247FC8A433D6A7B1CBF6A">
    <w:name w:val="C613AA74F77247FC8A433D6A7B1CBF6A"/>
    <w:rsid w:val="00C07117"/>
    <w:rPr>
      <w:lang w:val="es-CO" w:eastAsia="es-CO"/>
    </w:rPr>
  </w:style>
  <w:style w:type="paragraph" w:customStyle="1" w:styleId="57150333C91F4709BFF740131EB90552">
    <w:name w:val="57150333C91F4709BFF740131EB90552"/>
    <w:rsid w:val="00C07117"/>
    <w:rPr>
      <w:lang w:val="es-CO" w:eastAsia="es-CO"/>
    </w:rPr>
  </w:style>
  <w:style w:type="paragraph" w:customStyle="1" w:styleId="06AF3CA3D4024784AE6D2C00DCCEAC7F">
    <w:name w:val="06AF3CA3D4024784AE6D2C00DCCEAC7F"/>
    <w:rsid w:val="00C07117"/>
    <w:rPr>
      <w:lang w:val="es-CO" w:eastAsia="es-CO"/>
    </w:rPr>
  </w:style>
  <w:style w:type="paragraph" w:customStyle="1" w:styleId="78FA1198F03C4B189D88854486D7F36B">
    <w:name w:val="78FA1198F03C4B189D88854486D7F36B"/>
    <w:rsid w:val="00C07117"/>
    <w:rPr>
      <w:lang w:val="es-CO" w:eastAsia="es-CO"/>
    </w:rPr>
  </w:style>
  <w:style w:type="paragraph" w:customStyle="1" w:styleId="0C170A6A41CE436CB5CC03C947FEA085">
    <w:name w:val="0C170A6A41CE436CB5CC03C947FEA085"/>
    <w:rsid w:val="00C07117"/>
    <w:rPr>
      <w:lang w:val="es-CO" w:eastAsia="es-CO"/>
    </w:rPr>
  </w:style>
  <w:style w:type="paragraph" w:customStyle="1" w:styleId="599D6F0888284D2DBC82E73A674D42A4">
    <w:name w:val="599D6F0888284D2DBC82E73A674D42A4"/>
    <w:rsid w:val="00C07117"/>
    <w:rPr>
      <w:lang w:val="es-CO" w:eastAsia="es-CO"/>
    </w:rPr>
  </w:style>
  <w:style w:type="paragraph" w:customStyle="1" w:styleId="3C66D42A6F7F443EADDAC62A643CA925">
    <w:name w:val="3C66D42A6F7F443EADDAC62A643CA925"/>
    <w:rsid w:val="00C07117"/>
    <w:rPr>
      <w:lang w:val="es-CO" w:eastAsia="es-CO"/>
    </w:rPr>
  </w:style>
  <w:style w:type="paragraph" w:customStyle="1" w:styleId="5F74064808664FAF939761799D6A4BC9">
    <w:name w:val="5F74064808664FAF939761799D6A4BC9"/>
    <w:rsid w:val="00C07117"/>
    <w:rPr>
      <w:lang w:val="es-CO" w:eastAsia="es-CO"/>
    </w:rPr>
  </w:style>
  <w:style w:type="paragraph" w:customStyle="1" w:styleId="0D558ACA1E0E4D278F3B19F5F30F42FB">
    <w:name w:val="0D558ACA1E0E4D278F3B19F5F30F42FB"/>
    <w:rsid w:val="00C07117"/>
    <w:rPr>
      <w:lang w:val="es-CO" w:eastAsia="es-CO"/>
    </w:rPr>
  </w:style>
  <w:style w:type="paragraph" w:customStyle="1" w:styleId="717D9D3F742B436F8102CEFEB1FBA072">
    <w:name w:val="717D9D3F742B436F8102CEFEB1FBA072"/>
    <w:rsid w:val="00C07117"/>
    <w:rPr>
      <w:lang w:val="es-CO" w:eastAsia="es-CO"/>
    </w:rPr>
  </w:style>
  <w:style w:type="paragraph" w:customStyle="1" w:styleId="B93AECFA33C545B1990CA8EAA3DCFB49">
    <w:name w:val="B93AECFA33C545B1990CA8EAA3DCFB49"/>
    <w:rsid w:val="00C07117"/>
    <w:rPr>
      <w:lang w:val="es-CO" w:eastAsia="es-CO"/>
    </w:rPr>
  </w:style>
  <w:style w:type="paragraph" w:customStyle="1" w:styleId="09CF03E32FC84DCDAA6BCD492F2B1C88">
    <w:name w:val="09CF03E32FC84DCDAA6BCD492F2B1C88"/>
    <w:rsid w:val="00C07117"/>
    <w:rPr>
      <w:lang w:val="es-CO" w:eastAsia="es-CO"/>
    </w:rPr>
  </w:style>
  <w:style w:type="paragraph" w:customStyle="1" w:styleId="A970770CF7484C8D883DB88B0E6C4E26">
    <w:name w:val="A970770CF7484C8D883DB88B0E6C4E26"/>
    <w:rsid w:val="00C07117"/>
    <w:rPr>
      <w:lang w:val="es-CO" w:eastAsia="es-CO"/>
    </w:rPr>
  </w:style>
  <w:style w:type="paragraph" w:customStyle="1" w:styleId="51D9564949804D5D82F287790200E62B">
    <w:name w:val="51D9564949804D5D82F287790200E62B"/>
    <w:rsid w:val="00C07117"/>
    <w:rPr>
      <w:lang w:val="es-CO" w:eastAsia="es-CO"/>
    </w:rPr>
  </w:style>
  <w:style w:type="paragraph" w:customStyle="1" w:styleId="5CF8A805249E4CC09B3347F1E27740D1">
    <w:name w:val="5CF8A805249E4CC09B3347F1E27740D1"/>
    <w:rsid w:val="00C07117"/>
    <w:rPr>
      <w:lang w:val="es-CO" w:eastAsia="es-CO"/>
    </w:rPr>
  </w:style>
  <w:style w:type="paragraph" w:customStyle="1" w:styleId="F47DABA6431741D1A180CA2A817E9772">
    <w:name w:val="F47DABA6431741D1A180CA2A817E9772"/>
    <w:rsid w:val="00C07117"/>
    <w:rPr>
      <w:lang w:val="es-CO" w:eastAsia="es-CO"/>
    </w:rPr>
  </w:style>
  <w:style w:type="paragraph" w:customStyle="1" w:styleId="4BB40D83F7C548778DF93792F351D768">
    <w:name w:val="4BB40D83F7C548778DF93792F351D768"/>
    <w:rsid w:val="00C07117"/>
    <w:rPr>
      <w:lang w:val="es-CO" w:eastAsia="es-CO"/>
    </w:rPr>
  </w:style>
  <w:style w:type="paragraph" w:customStyle="1" w:styleId="10CE7E2AAFFC4B19B15547741E4B8062">
    <w:name w:val="10CE7E2AAFFC4B19B15547741E4B8062"/>
    <w:rsid w:val="00C07117"/>
    <w:rPr>
      <w:lang w:val="es-CO" w:eastAsia="es-CO"/>
    </w:rPr>
  </w:style>
  <w:style w:type="paragraph" w:customStyle="1" w:styleId="C3FD1DC38F3847658F6C9A4C518AF4E6">
    <w:name w:val="C3FD1DC38F3847658F6C9A4C518AF4E6"/>
    <w:rsid w:val="00C07117"/>
    <w:rPr>
      <w:lang w:val="es-CO" w:eastAsia="es-CO"/>
    </w:rPr>
  </w:style>
  <w:style w:type="paragraph" w:customStyle="1" w:styleId="6D2F91B22BA44912A1AC9A24C7205CA9">
    <w:name w:val="6D2F91B22BA44912A1AC9A24C7205CA9"/>
    <w:rsid w:val="00C07117"/>
    <w:rPr>
      <w:lang w:val="es-CO" w:eastAsia="es-CO"/>
    </w:rPr>
  </w:style>
  <w:style w:type="paragraph" w:customStyle="1" w:styleId="ABA8FC7E42F4401DA437FA07885C3F1D">
    <w:name w:val="ABA8FC7E42F4401DA437FA07885C3F1D"/>
    <w:rsid w:val="00C07117"/>
    <w:rPr>
      <w:lang w:val="es-CO" w:eastAsia="es-CO"/>
    </w:rPr>
  </w:style>
  <w:style w:type="paragraph" w:customStyle="1" w:styleId="A947FECA1A98482D83D7B0AA66FD890F">
    <w:name w:val="A947FECA1A98482D83D7B0AA66FD890F"/>
    <w:rsid w:val="00C07117"/>
    <w:rPr>
      <w:lang w:val="es-CO" w:eastAsia="es-CO"/>
    </w:rPr>
  </w:style>
  <w:style w:type="paragraph" w:customStyle="1" w:styleId="5E14288F2EFE48F2A99428CC68415D0D">
    <w:name w:val="5E14288F2EFE48F2A99428CC68415D0D"/>
    <w:rsid w:val="00C07117"/>
    <w:rPr>
      <w:lang w:val="es-CO" w:eastAsia="es-CO"/>
    </w:rPr>
  </w:style>
  <w:style w:type="paragraph" w:customStyle="1" w:styleId="7703FF7399AE4A39B651421D861CEC35">
    <w:name w:val="7703FF7399AE4A39B651421D861CEC35"/>
    <w:rsid w:val="00C07117"/>
    <w:rPr>
      <w:lang w:val="es-CO" w:eastAsia="es-CO"/>
    </w:rPr>
  </w:style>
  <w:style w:type="paragraph" w:customStyle="1" w:styleId="970C3666C4064B2AAC5EF69DC1B90F94">
    <w:name w:val="970C3666C4064B2AAC5EF69DC1B90F94"/>
    <w:rsid w:val="00C07117"/>
    <w:rPr>
      <w:lang w:val="es-CO" w:eastAsia="es-CO"/>
    </w:rPr>
  </w:style>
  <w:style w:type="paragraph" w:customStyle="1" w:styleId="4E03A25BDFF041D8A35D75CBC59EED41">
    <w:name w:val="4E03A25BDFF041D8A35D75CBC59EED41"/>
    <w:rsid w:val="00C07117"/>
    <w:rPr>
      <w:lang w:val="es-CO" w:eastAsia="es-CO"/>
    </w:rPr>
  </w:style>
  <w:style w:type="paragraph" w:customStyle="1" w:styleId="27FCDC7291A74367BA94B2F35E11C368">
    <w:name w:val="27FCDC7291A74367BA94B2F35E11C368"/>
    <w:rsid w:val="00C07117"/>
    <w:rPr>
      <w:lang w:val="es-CO" w:eastAsia="es-CO"/>
    </w:rPr>
  </w:style>
  <w:style w:type="paragraph" w:customStyle="1" w:styleId="4454C2B1F427404BAC694CFC8EDBDC5D">
    <w:name w:val="4454C2B1F427404BAC694CFC8EDBDC5D"/>
    <w:rsid w:val="00C07117"/>
    <w:rPr>
      <w:lang w:val="es-CO" w:eastAsia="es-CO"/>
    </w:rPr>
  </w:style>
  <w:style w:type="paragraph" w:customStyle="1" w:styleId="925C2A598D7C466A890492A6A9C04C3E">
    <w:name w:val="925C2A598D7C466A890492A6A9C04C3E"/>
    <w:rsid w:val="00C07117"/>
    <w:rPr>
      <w:lang w:val="es-CO" w:eastAsia="es-CO"/>
    </w:rPr>
  </w:style>
  <w:style w:type="paragraph" w:customStyle="1" w:styleId="3EDBB26B751C4D2BB8C3396C6F248339">
    <w:name w:val="3EDBB26B751C4D2BB8C3396C6F248339"/>
    <w:rsid w:val="00C07117"/>
    <w:rPr>
      <w:lang w:val="es-CO" w:eastAsia="es-CO"/>
    </w:rPr>
  </w:style>
  <w:style w:type="paragraph" w:customStyle="1" w:styleId="4553EBF9D99A4AA6AFEFECA94F0C4959">
    <w:name w:val="4553EBF9D99A4AA6AFEFECA94F0C4959"/>
    <w:rsid w:val="00C07117"/>
    <w:rPr>
      <w:lang w:val="es-CO" w:eastAsia="es-CO"/>
    </w:rPr>
  </w:style>
  <w:style w:type="paragraph" w:customStyle="1" w:styleId="D2243460D95D48258B7A676195051732">
    <w:name w:val="D2243460D95D48258B7A676195051732"/>
    <w:rsid w:val="00C07117"/>
    <w:rPr>
      <w:lang w:val="es-CO" w:eastAsia="es-CO"/>
    </w:rPr>
  </w:style>
  <w:style w:type="paragraph" w:customStyle="1" w:styleId="4EAA6ADC63AF4B8F8CC150EC0B0363EB">
    <w:name w:val="4EAA6ADC63AF4B8F8CC150EC0B0363EB"/>
    <w:rsid w:val="00C07117"/>
    <w:rPr>
      <w:lang w:val="es-CO" w:eastAsia="es-CO"/>
    </w:rPr>
  </w:style>
  <w:style w:type="paragraph" w:customStyle="1" w:styleId="58544A1A7AE042739FD250A5BA679A48">
    <w:name w:val="58544A1A7AE042739FD250A5BA679A48"/>
    <w:rsid w:val="00C07117"/>
    <w:rPr>
      <w:lang w:val="es-CO" w:eastAsia="es-CO"/>
    </w:rPr>
  </w:style>
  <w:style w:type="paragraph" w:customStyle="1" w:styleId="6DF7E2CD619040AD8969B352270261F6">
    <w:name w:val="6DF7E2CD619040AD8969B352270261F6"/>
    <w:rsid w:val="00C07117"/>
    <w:rPr>
      <w:lang w:val="es-CO" w:eastAsia="es-CO"/>
    </w:rPr>
  </w:style>
  <w:style w:type="paragraph" w:customStyle="1" w:styleId="649C84D78E2D40FEAFC846135B186CFB">
    <w:name w:val="649C84D78E2D40FEAFC846135B186CFB"/>
    <w:rsid w:val="00C07117"/>
    <w:rPr>
      <w:lang w:val="es-CO" w:eastAsia="es-CO"/>
    </w:rPr>
  </w:style>
  <w:style w:type="paragraph" w:customStyle="1" w:styleId="908532FC65E84EDDB5A3996767D22FFC">
    <w:name w:val="908532FC65E84EDDB5A3996767D22FFC"/>
    <w:rsid w:val="00C07117"/>
    <w:rPr>
      <w:lang w:val="es-CO" w:eastAsia="es-CO"/>
    </w:rPr>
  </w:style>
  <w:style w:type="paragraph" w:customStyle="1" w:styleId="AD8B994626D94619BF0040188A3E36D2">
    <w:name w:val="AD8B994626D94619BF0040188A3E36D2"/>
    <w:rsid w:val="00C07117"/>
    <w:rPr>
      <w:lang w:val="es-CO" w:eastAsia="es-CO"/>
    </w:rPr>
  </w:style>
  <w:style w:type="paragraph" w:customStyle="1" w:styleId="E8821030ED90417AA0FB2E634FB64828">
    <w:name w:val="E8821030ED90417AA0FB2E634FB64828"/>
    <w:rsid w:val="00C07117"/>
    <w:rPr>
      <w:lang w:val="es-CO" w:eastAsia="es-CO"/>
    </w:rPr>
  </w:style>
  <w:style w:type="paragraph" w:customStyle="1" w:styleId="86A00036472A4710BEC747FCD4CC89A2">
    <w:name w:val="86A00036472A4710BEC747FCD4CC89A2"/>
    <w:rsid w:val="00C07117"/>
    <w:rPr>
      <w:lang w:val="es-CO" w:eastAsia="es-CO"/>
    </w:rPr>
  </w:style>
  <w:style w:type="paragraph" w:customStyle="1" w:styleId="75C689CC6D2246FFA73DA2C38182A0E4">
    <w:name w:val="75C689CC6D2246FFA73DA2C38182A0E4"/>
    <w:rsid w:val="00C07117"/>
    <w:rPr>
      <w:lang w:val="es-CO" w:eastAsia="es-CO"/>
    </w:rPr>
  </w:style>
  <w:style w:type="paragraph" w:customStyle="1" w:styleId="6A82DEC6F4794325AD309C1026B9421B">
    <w:name w:val="6A82DEC6F4794325AD309C1026B9421B"/>
    <w:rsid w:val="00C07117"/>
    <w:rPr>
      <w:lang w:val="es-CO" w:eastAsia="es-CO"/>
    </w:rPr>
  </w:style>
  <w:style w:type="paragraph" w:customStyle="1" w:styleId="8FB63386632E4452BA5C3F087F658504">
    <w:name w:val="8FB63386632E4452BA5C3F087F658504"/>
    <w:rsid w:val="00C07117"/>
    <w:rPr>
      <w:lang w:val="es-CO" w:eastAsia="es-CO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25</Pages>
  <Words>3269</Words>
  <Characters>17985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Castelblanco Martínez</dc:creator>
  <cp:keywords/>
  <dc:description/>
  <cp:lastModifiedBy>DIANA SHIRLEY VELÁSQUEZ ROJAS</cp:lastModifiedBy>
  <cp:revision>17</cp:revision>
  <dcterms:created xsi:type="dcterms:W3CDTF">2015-04-01T00:42:00Z</dcterms:created>
  <dcterms:modified xsi:type="dcterms:W3CDTF">2015-07-24T16:30:00Z</dcterms:modified>
</cp:coreProperties>
</file>