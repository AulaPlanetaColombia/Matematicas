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051C59" w:rsidRPr="00051C59">
        <w:rPr>
          <w:rFonts w:asciiTheme="majorHAnsi" w:hAnsiTheme="majorHAnsi"/>
          <w:b/>
          <w:lang w:val="es-ES_tradnl"/>
        </w:rPr>
        <w:t>M5A: Test - con imagen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144B9DB4" w14:textId="67477F04" w:rsidR="006F4217" w:rsidRPr="006D02A8" w:rsidRDefault="00DC1097" w:rsidP="006F421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</w:t>
      </w:r>
      <w:r w:rsidR="006F4217" w:rsidRPr="00780F76">
        <w:rPr>
          <w:rFonts w:ascii="Arial" w:hAnsi="Arial"/>
          <w:sz w:val="18"/>
          <w:szCs w:val="18"/>
          <w:lang w:val="es-ES_tradnl"/>
        </w:rPr>
        <w:t>04_01_CO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C702B22" w14:textId="6F27245B" w:rsidR="006F4217" w:rsidRPr="00B110DC" w:rsidRDefault="0006000B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Refuerza tu aprendizaje: representación de conjuntos</w:t>
      </w:r>
      <w:del w:id="0" w:author="Chris" w:date="2015-03-07T14:53:00Z">
        <w:r w:rsidRPr="00B110DC" w:rsidDel="002D48F4">
          <w:rPr>
            <w:rFonts w:ascii="Times New Roman" w:hAnsi="Times New Roman" w:cs="Times New Roman"/>
            <w:color w:val="000000"/>
            <w:lang w:val="es-CO"/>
          </w:rPr>
          <w:delText>.</w:delText>
        </w:r>
      </w:del>
      <w:r w:rsidR="006F4217" w:rsidRPr="00B110DC">
        <w:rPr>
          <w:rFonts w:ascii="Times New Roman" w:hAnsi="Times New Roman" w:cs="Times New Roman"/>
          <w:color w:val="000000"/>
          <w:lang w:val="es-CO"/>
        </w:rPr>
        <w:t xml:space="preserve">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2E73DFBD" w:rsidR="000719EE" w:rsidRPr="000719EE" w:rsidRDefault="0006000B" w:rsidP="000719EE">
      <w:pPr>
        <w:rPr>
          <w:rFonts w:ascii="Arial" w:hAnsi="Arial" w:cs="Arial"/>
          <w:sz w:val="18"/>
          <w:szCs w:val="18"/>
          <w:lang w:val="es-ES_tradnl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Actividad para reforzar las diferentes representaciones de conjuntos.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4439E418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Conjunto, representación, </w:t>
      </w:r>
      <w:r w:rsidR="0006000B">
        <w:rPr>
          <w:rFonts w:ascii="Arial" w:hAnsi="Arial" w:cs="Arial"/>
          <w:sz w:val="18"/>
          <w:szCs w:val="18"/>
          <w:lang w:val="es-ES_tradnl"/>
        </w:rPr>
        <w:t>determinación, extensión</w:t>
      </w:r>
      <w:del w:id="1" w:author="Chris" w:date="2015-03-07T14:54:00Z">
        <w:r w:rsidR="0006000B" w:rsidDel="002D48F4">
          <w:rPr>
            <w:rFonts w:ascii="Arial" w:hAnsi="Arial" w:cs="Arial"/>
            <w:sz w:val="18"/>
            <w:szCs w:val="18"/>
            <w:lang w:val="es-ES_tradnl"/>
          </w:rPr>
          <w:delText xml:space="preserve">, </w:delText>
        </w:r>
        <w:r w:rsidDel="002D48F4">
          <w:rPr>
            <w:rFonts w:ascii="Arial" w:hAnsi="Arial" w:cs="Arial"/>
            <w:sz w:val="18"/>
            <w:szCs w:val="18"/>
            <w:lang w:val="es-ES_tradnl"/>
          </w:rPr>
          <w:delText>diagramas, Ven</w:delText>
        </w:r>
      </w:del>
      <w:r>
        <w:rPr>
          <w:rFonts w:ascii="Arial" w:hAnsi="Arial" w:cs="Arial"/>
          <w:sz w:val="18"/>
          <w:szCs w:val="18"/>
          <w:lang w:val="es-ES_tradnl"/>
        </w:rPr>
        <w:t xml:space="preserve">,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 w:rsidR="0006000B">
        <w:rPr>
          <w:rFonts w:ascii="Arial" w:hAnsi="Arial" w:cs="Arial"/>
          <w:sz w:val="18"/>
          <w:szCs w:val="18"/>
          <w:lang w:val="es-ES_tradnl"/>
        </w:rPr>
        <w:t>.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75319F14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12 minutos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0BB0B848" w:rsidR="005F4C68" w:rsidRPr="005F4C68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59A58EF" w:rsidR="002E4EE6" w:rsidRPr="00AC7496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B55138" w:rsidRDefault="006F1FE3" w:rsidP="006F1FE3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5F4C68" w14:paraId="49A62E4B" w14:textId="77777777" w:rsidTr="007B5078">
        <w:tc>
          <w:tcPr>
            <w:tcW w:w="2126" w:type="dxa"/>
          </w:tcPr>
          <w:p w14:paraId="5A70AAF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5D5273D5" w:rsidR="006F1FE3" w:rsidRPr="005F4C68" w:rsidRDefault="006F4217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1182804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2BA3EFD" w14:textId="77777777" w:rsidTr="007B5078">
        <w:tc>
          <w:tcPr>
            <w:tcW w:w="2126" w:type="dxa"/>
          </w:tcPr>
          <w:p w14:paraId="074AC8B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6ED37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3303A65" w14:textId="77777777" w:rsidTr="007B5078">
        <w:tc>
          <w:tcPr>
            <w:tcW w:w="2126" w:type="dxa"/>
          </w:tcPr>
          <w:p w14:paraId="0E0F34D9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C3CFF19" w14:textId="77777777" w:rsidR="006F1FE3" w:rsidRPr="000719EE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5A048F46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2- Medio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8AD42C6" w14:textId="77777777" w:rsidR="006F4217" w:rsidRDefault="006F4217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 xml:space="preserve">Representa conjuntos gráficamente </w:t>
      </w:r>
      <w:r>
        <w:rPr>
          <w:rFonts w:ascii="Times New Roman" w:hAnsi="Times New Roman" w:cs="Times New Roman"/>
          <w:color w:val="000000"/>
          <w:lang w:val="es-CO"/>
        </w:rPr>
        <w:t>- D</w:t>
      </w:r>
      <w:r w:rsidRPr="00B110DC">
        <w:rPr>
          <w:rFonts w:ascii="Times New Roman" w:hAnsi="Times New Roman" w:cs="Times New Roman"/>
          <w:color w:val="000000"/>
          <w:lang w:val="es-CO"/>
        </w:rPr>
        <w:t xml:space="preserve">iagramas de </w:t>
      </w:r>
      <w:proofErr w:type="spellStart"/>
      <w:r w:rsidRPr="00B110DC">
        <w:rPr>
          <w:rFonts w:ascii="Times New Roman" w:hAnsi="Times New Roman" w:cs="Times New Roman"/>
          <w:color w:val="000000"/>
          <w:lang w:val="es-CO"/>
        </w:rPr>
        <w:t>Venn</w:t>
      </w:r>
      <w:proofErr w:type="spellEnd"/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586F4298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“P”</w:t>
      </w:r>
    </w:p>
    <w:p w14:paraId="665DAA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04DB4850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 w:rsidRPr="00F1596C">
        <w:rPr>
          <w:rFonts w:ascii="Times New Roman" w:hAnsi="Times New Roman" w:cs="Times New Roman"/>
          <w:lang w:val="es-ES_tradnl"/>
        </w:rPr>
        <w:t xml:space="preserve">Observa </w:t>
      </w:r>
      <w:r w:rsidRPr="00F1596C">
        <w:rPr>
          <w:rFonts w:ascii="Times New Roman" w:hAnsi="Times New Roman" w:cs="Times New Roman"/>
          <w:lang w:val="es-CO"/>
        </w:rPr>
        <w:t xml:space="preserve">los </w:t>
      </w:r>
      <w:r>
        <w:rPr>
          <w:rFonts w:ascii="Times New Roman" w:hAnsi="Times New Roman" w:cs="Times New Roman"/>
          <w:lang w:val="es-CO"/>
        </w:rPr>
        <w:t xml:space="preserve">siguientes </w:t>
      </w:r>
      <w:r w:rsidRPr="00F1596C">
        <w:rPr>
          <w:rFonts w:ascii="Times New Roman" w:hAnsi="Times New Roman" w:cs="Times New Roman"/>
          <w:lang w:val="es-CO"/>
        </w:rPr>
        <w:t>conjuntos y selecciona las afirmaciones correctas.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</w:t>
      </w:r>
      <w:proofErr w:type="gramStart"/>
      <w:r w:rsidRPr="00CD652E">
        <w:rPr>
          <w:rFonts w:ascii="Arial" w:hAnsi="Arial"/>
          <w:sz w:val="18"/>
          <w:szCs w:val="18"/>
          <w:highlight w:val="green"/>
          <w:lang w:val="es-ES_tradnl"/>
        </w:rPr>
        <w:t>):</w:t>
      </w:r>
      <w:proofErr w:type="gramEnd"/>
      <w:r w:rsidRPr="00CD652E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5BCFA376" w14:textId="6B71CAF9" w:rsidR="00584F8B" w:rsidRPr="00CD652E" w:rsidRDefault="006F4217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0784AF37" w:rsid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5D0C271" w14:textId="08429518" w:rsidR="009C4689" w:rsidRP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Default="004A4A9C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lastRenderedPageBreak/>
        <w:t>MÍN. 1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TEST-TEXTO</w:t>
      </w:r>
      <w:r w:rsidR="00584F8B">
        <w:rPr>
          <w:rFonts w:ascii="Arial" w:hAnsi="Arial"/>
          <w:color w:val="0000FF"/>
          <w:sz w:val="16"/>
          <w:szCs w:val="16"/>
          <w:lang w:val="es-ES_tradnl"/>
        </w:rPr>
        <w:t xml:space="preserve"> CON IMAGEN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 xml:space="preserve"> (OPCIÓN MÚLTIPLE).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>CON NEGRITA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2557D7" w14:textId="4F0FAE98" w:rsidR="00CD0B3B" w:rsidRPr="009510B5" w:rsidRDefault="002B75BF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486BFFA8" w14:textId="5D04D969" w:rsidR="00B5250C" w:rsidRPr="007F74EA" w:rsidRDefault="00CD0B3B" w:rsidP="00B5250C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99A014D" w14:textId="77777777" w:rsidR="002B75BF" w:rsidRPr="0090228A" w:rsidRDefault="002B75BF" w:rsidP="002B75BF">
      <w:pPr>
        <w:rPr>
          <w:rFonts w:ascii="Arial" w:hAnsi="Arial" w:cs="Arial"/>
          <w:sz w:val="18"/>
          <w:szCs w:val="18"/>
          <w:lang w:val="es-CO"/>
        </w:rPr>
      </w:pPr>
      <w:r>
        <w:rPr>
          <w:rFonts w:ascii="Arial" w:hAnsi="Arial" w:cs="Arial"/>
          <w:sz w:val="18"/>
          <w:szCs w:val="18"/>
          <w:lang w:val="es-ES_tradnl"/>
        </w:rPr>
        <w:t>Mariana compró</w:t>
      </w:r>
      <w:r>
        <w:rPr>
          <w:rFonts w:ascii="Arial" w:hAnsi="Arial" w:cs="Arial"/>
          <w:sz w:val="18"/>
          <w:szCs w:val="18"/>
          <w:lang w:val="es-CO"/>
        </w:rPr>
        <w:t xml:space="preserve"> algunas frutas para sus onces del colegio. Observa con atención la imagen.  </w:t>
      </w:r>
    </w:p>
    <w:p w14:paraId="723BB33C" w14:textId="29283CCC" w:rsidR="00B5250C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914F87A" w14:textId="711C0E42" w:rsidR="003B4E35" w:rsidRDefault="003B4E35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ilustración es un grupo de frutas rojas: solo manzanas rojas, fresas y cerezas. </w:t>
      </w:r>
    </w:p>
    <w:p w14:paraId="76D2235D" w14:textId="470AE11B" w:rsidR="00C531D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Manzana: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Shutterstock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9A14FB">
        <w:rPr>
          <w:rFonts w:ascii="Arial" w:hAnsi="Arial" w:cs="Arial"/>
          <w:sz w:val="18"/>
          <w:szCs w:val="18"/>
          <w:lang w:val="es-ES_tradnl"/>
        </w:rPr>
        <w:t>68160100</w:t>
      </w:r>
    </w:p>
    <w:p w14:paraId="25B6CD71" w14:textId="76523FC4" w:rsidR="00362915" w:rsidRDefault="00362915" w:rsidP="00362915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Frutas rojas, cerezas y fresas</w:t>
      </w:r>
      <w:del w:id="2" w:author="Chris" w:date="2015-03-07T14:55:00Z">
        <w:r w:rsidDel="002D48F4">
          <w:rPr>
            <w:rFonts w:ascii="Arial" w:hAnsi="Arial" w:cs="Arial"/>
            <w:sz w:val="18"/>
            <w:szCs w:val="18"/>
            <w:lang w:val="es-ES_tradnl"/>
          </w:rPr>
          <w:delText xml:space="preserve"> </w:delText>
        </w:r>
      </w:del>
      <w:r>
        <w:rPr>
          <w:rFonts w:ascii="Arial" w:hAnsi="Arial" w:cs="Arial"/>
          <w:sz w:val="18"/>
          <w:szCs w:val="18"/>
          <w:lang w:val="es-ES_tradnl"/>
        </w:rPr>
        <w:t>:</w:t>
      </w:r>
      <w:r w:rsidRPr="00362915"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Shutterstock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62915">
        <w:rPr>
          <w:rFonts w:ascii="Arial" w:hAnsi="Arial" w:cs="Arial"/>
          <w:sz w:val="18"/>
          <w:szCs w:val="18"/>
          <w:lang w:val="es-ES_tradnl"/>
        </w:rPr>
        <w:t>76474888</w:t>
      </w:r>
    </w:p>
    <w:p w14:paraId="58C9DBF9" w14:textId="076A989C" w:rsidR="009A14F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9A14FB"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D25DA43" wp14:editId="075AC3F2">
                <wp:simplePos x="0" y="0"/>
                <wp:positionH relativeFrom="column">
                  <wp:posOffset>969645</wp:posOffset>
                </wp:positionH>
                <wp:positionV relativeFrom="paragraph">
                  <wp:posOffset>182245</wp:posOffset>
                </wp:positionV>
                <wp:extent cx="1609090" cy="1045845"/>
                <wp:effectExtent l="0" t="0" r="0" b="0"/>
                <wp:wrapTopAndBottom/>
                <wp:docPr id="9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1045845"/>
                          <a:chOff x="0" y="0"/>
                          <a:chExt cx="4680621" cy="3057526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http://thumb1.shutterstock.com/display_pic_with_logo/270154/270154,1304442167,30/stock-photo-fresh-ripe-berries-photographed-closeup-isolated-on-a-white-background-764748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575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3574" y="7196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3171" y="12530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4477" y="1399648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8333" y="1448594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F193E8" id="Grupo 8" o:spid="_x0000_s1026" style="position:absolute;margin-left:76.35pt;margin-top:14.35pt;width:126.7pt;height:82.35pt;z-index:251659776;mso-width-relative:margin;mso-height-relative:margin" coordsize="46806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http://thumb1.shutterstock.com/display_pic_with_logo/270154/270154,1304442167,30/stock-photo-fresh-ripe-berries-photographed-closeup-isolated-on-a-white-background-76474888.jpg" style="position:absolute;width:42862;height:30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PiznCAAAA2gAAAA8AAABkcnMvZG93bnJldi54bWxEj9FqAjEURN8L/kO4BV+kJiqUsjVKFRTf&#10;RO0HXDa3u0uTmyWJu6tfb4RCH4eZOcMs14OzoqMQG88aZlMFgrj0puFKw/dl9/YBIiZkg9YzabhR&#10;hPVq9LLEwvieT9SdUyUyhGOBGuqU2kLKWNbkME59S5y9Hx8cpixDJU3APsOdlXOl3qXDhvNCjS1t&#10;ayp/z1enYb9fLLpDb5v7aTKx4XJUYdMrrcevw9cniERD+g//tQ9GwxyeV/INkK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j4s5wgAAANoAAAAPAAAAAAAAAAAAAAAAAJ8C&#10;AABkcnMvZG93bnJldi54bWxQSwUGAAAAAAQABAD3AAAAjgMAAAAA&#10;">
                  <v:imagedata r:id="rId7" o:title="stock-photo-fresh-ripe-berries-photographed-closeup-isolated-on-a-white-background-76474888"/>
                </v:shape>
                <v:shape id="Picture 2" o:spid="_x0000_s1028" type="#_x0000_t75" alt="http://thumb1.shutterstock.com/display_pic_with_logo/557506/557506,1293955641,8/stock-photo-red-apple-isolated-68160100.jpg" style="position:absolute;left:31235;top:71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0C+e+AAAA2gAAAA8AAABkcnMvZG93bnJldi54bWxEj0GLwjAUhO8L/ofwBG+aukJ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p0C+e+AAAA2gAAAA8AAAAAAAAAAAAAAAAAnwIAAGRy&#10;cy9kb3ducmV2LnhtbFBLBQYAAAAABAAEAPcAAACKAwAAAAA=&#10;">
                  <v:imagedata r:id="rId8" o:title="stock-photo-red-apple-isolated-68160100"/>
                </v:shape>
                <v:shape id="Picture 2" o:spid="_x0000_s1029" type="#_x0000_t75" alt="http://thumb1.shutterstock.com/display_pic_with_logo/557506/557506,1293955641,8/stock-photo-red-apple-isolated-68160100.jpg" style="position:absolute;left:25431;top:12530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dk5O+AAAA2gAAAA8AAABkcnMvZG93bnJldi54bWxEj0GLwjAUhO8L/ofwBG+aukh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Wdk5O+AAAA2gAAAA8AAAAAAAAAAAAAAAAAnwIAAGRy&#10;cy9kb3ducmV2LnhtbFBLBQYAAAAABAAEAPcAAACKAwAAAAA=&#10;">
                  <v:imagedata r:id="rId8" o:title="stock-photo-red-apple-isolated-68160100"/>
                </v:shape>
                <v:shape id="Picture 2" o:spid="_x0000_s1030" type="#_x0000_t75" alt="http://thumb1.shutterstock.com/display_pic_with_logo/557506/557506,1293955641,8/stock-photo-red-apple-isolated-68160100.jpg" style="position:absolute;left:33244;top:139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RNgi+AAAA2gAAAA8AAABkcnMvZG93bnJldi54bWxEj0GLwjAUhO8L/ofwBG+aumB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rRNgi+AAAA2gAAAA8AAAAAAAAAAAAAAAAAnwIAAGRy&#10;cy9kb3ducmV2LnhtbFBLBQYAAAAABAAEAPcAAACKAwAAAAA=&#10;">
                  <v:imagedata r:id="rId8" o:title="stock-photo-red-apple-isolated-68160100"/>
                </v:shape>
                <v:shape id="Picture 2" o:spid="_x0000_s1031" type="#_x0000_t75" alt="http://thumb1.shutterstock.com/display_pic_with_logo/557506/557506,1293955641,8/stock-photo-red-apple-isolated-68160100.jpg" style="position:absolute;left:19683;top:14485;width:13561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DqH++AAAA2gAAAA8AAABkcnMvZG93bnJldi54bWxEj0GLwjAUhO+C/yE8wZumeijaNcoiLOy1&#10;7np/NM+2u8lLSaJt/fVGEDwOM/MNszsM1ogb+dA6VrBaZiCIK6dbrhX8/nwtNiBCRNZoHJOCkQIc&#10;9tPJDgvtei7pdoq1SBAOBSpoYuwKKUPVkMWwdB1x8i7OW4xJ+lpqj32CWyPXWZZLiy2nhQY7OjZU&#10;/Z+uNlFK3I7nsUTtjc7+jnnemzsqNZ8Nnx8gIg3xHX61v7WCHJ5X0g2Q+w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oDqH++AAAA2gAAAA8AAAAAAAAAAAAAAAAAnwIAAGRy&#10;cy9kb3ducmV2LnhtbFBLBQYAAAAABAAEAPcAAACKAwAAAAA=&#10;">
                  <v:imagedata r:id="rId8" o:title="stock-photo-red-apple-isolated-68160100"/>
                </v:shape>
                <w10:wrap type="topAndBottom"/>
              </v:group>
            </w:pict>
          </mc:Fallback>
        </mc:AlternateContent>
      </w:r>
    </w:p>
    <w:p w14:paraId="66F4D6A0" w14:textId="77777777" w:rsidR="00122300" w:rsidRDefault="0012230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493638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DD6E164" w14:textId="0A29A180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MA_04_01_CO_REC40_IMG01n.png</w:t>
      </w:r>
    </w:p>
    <w:p w14:paraId="027629A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64AF485" w14:textId="3DC8AC68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3F5C2A3" w14:textId="77777777" w:rsidR="00E23B90" w:rsidRDefault="00E23B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794B1E6" w14:textId="1C1696E6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E23B90">
        <w:rPr>
          <w:rFonts w:ascii="Arial" w:hAnsi="Arial" w:cs="Arial"/>
          <w:sz w:val="18"/>
          <w:szCs w:val="18"/>
          <w:lang w:val="es-ES_tradnl"/>
        </w:rPr>
        <w:t>R</w:t>
      </w:r>
      <w:r w:rsidR="003A3EEE">
        <w:rPr>
          <w:rFonts w:ascii="Arial" w:hAnsi="Arial" w:cs="Arial"/>
          <w:sz w:val="18"/>
          <w:szCs w:val="18"/>
          <w:lang w:val="es-ES_tradnl"/>
        </w:rPr>
        <w:t>EC4</w:t>
      </w:r>
      <w:r w:rsidR="00E23B90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IMG01a.png</w:t>
      </w:r>
    </w:p>
    <w:p w14:paraId="7757F184" w14:textId="7DB6D803" w:rsidR="00B5250C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5396E0E" w14:textId="49C09F94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879D2A0" w14:textId="3A7C0003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362915">
        <w:rPr>
          <w:rFonts w:ascii="Arial" w:hAnsi="Arial" w:cs="Arial"/>
          <w:sz w:val="18"/>
          <w:szCs w:val="18"/>
          <w:lang w:val="es-ES_tradnl"/>
        </w:rPr>
        <w:t>Conjunto de frutas</w:t>
      </w:r>
      <w:ins w:id="3" w:author="Chris" w:date="2015-03-07T17:20:00Z">
        <w:r w:rsidR="000F00A4">
          <w:rPr>
            <w:rFonts w:ascii="Arial" w:hAnsi="Arial" w:cs="Arial"/>
            <w:sz w:val="18"/>
            <w:szCs w:val="18"/>
            <w:lang w:val="es-ES_tradnl"/>
          </w:rPr>
          <w:t>.</w:t>
        </w:r>
      </w:ins>
    </w:p>
    <w:p w14:paraId="7A6C35EB" w14:textId="6044400C" w:rsidR="0083047E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R</w:t>
      </w:r>
      <w:r w:rsidR="009A14FB">
        <w:rPr>
          <w:rFonts w:ascii="Arial" w:hAnsi="Arial" w:cs="Arial"/>
          <w:b/>
          <w:sz w:val="18"/>
          <w:szCs w:val="18"/>
          <w:lang w:val="es-ES_tradnl"/>
        </w:rPr>
        <w:t xml:space="preserve"> = {frutas rojas}</w:t>
      </w:r>
      <w:del w:id="4" w:author="Chris" w:date="2015-03-07T17:21:00Z">
        <w:r w:rsidR="0083047E" w:rsidDel="000F00A4">
          <w:rPr>
            <w:rFonts w:ascii="Arial" w:hAnsi="Arial" w:cs="Arial"/>
            <w:sz w:val="18"/>
            <w:szCs w:val="18"/>
            <w:lang w:val="es-ES_tradnl"/>
          </w:rPr>
          <w:delText>.</w:delText>
        </w:r>
      </w:del>
      <w:r w:rsidR="0083047E" w:rsidRPr="0083047E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</w:p>
    <w:p w14:paraId="00132411" w14:textId="4E9F5557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Representación con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</w:t>
      </w:r>
    </w:p>
    <w:p w14:paraId="28AEA291" w14:textId="579E64A4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R</w:t>
      </w:r>
      <w:r w:rsidRPr="00362915">
        <w:rPr>
          <w:rFonts w:ascii="Arial" w:hAnsi="Arial" w:cs="Arial"/>
          <w:b/>
          <w:sz w:val="18"/>
          <w:szCs w:val="18"/>
          <w:lang w:val="es-ES_tradnl"/>
        </w:rPr>
        <w:t xml:space="preserve"> = {manzana roja, fresa, cereza}</w:t>
      </w:r>
    </w:p>
    <w:p w14:paraId="7287DF3C" w14:textId="4ECB5FFC" w:rsidR="00362915" w:rsidRPr="00E947CA" w:rsidRDefault="00E947CA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R</w:t>
      </w:r>
      <w:del w:id="5" w:author="Chris" w:date="2015-03-07T14:55:00Z">
        <w:r w:rsidR="0090413F" w:rsidDel="00BB5EED">
          <w:rPr>
            <w:rFonts w:ascii="Arial" w:hAnsi="Arial" w:cs="Arial"/>
            <w:sz w:val="18"/>
            <w:szCs w:val="18"/>
            <w:lang w:val="es-ES_tradnl"/>
          </w:rPr>
          <w:delText xml:space="preserve"> </w:delText>
        </w:r>
      </w:del>
      <w:r w:rsidR="0090413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E947CA">
        <w:rPr>
          <w:rFonts w:ascii="Arial" w:hAnsi="Arial" w:cs="Arial"/>
          <w:sz w:val="18"/>
          <w:szCs w:val="18"/>
          <w:lang w:val="es-ES_tradnl"/>
        </w:rPr>
        <w:t>={</w:t>
      </w:r>
      <w:r>
        <w:rPr>
          <w:rFonts w:ascii="Arial" w:hAnsi="Arial" w:cs="Arial"/>
          <w:sz w:val="18"/>
          <w:szCs w:val="18"/>
          <w:lang w:val="es-ES_tradnl"/>
        </w:rPr>
        <w:t>manzana, banano, fresa, cereza}</w:t>
      </w:r>
    </w:p>
    <w:p w14:paraId="2E56E9B7" w14:textId="050C73BC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6CD3666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DC9224B" w14:textId="77777777" w:rsidR="003B4E35" w:rsidRPr="009510B5" w:rsidRDefault="003B4E35" w:rsidP="003B4E3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3D5BB3C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20D0974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49305C0A" w14:textId="42AEDB04" w:rsidR="00DE2253" w:rsidRDefault="003B4E35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Juan Pablo construyó el siguiente conjunto con los números que sus amigos le dictaban. </w:t>
      </w:r>
    </w:p>
    <w:p w14:paraId="5F47CE9D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6007CB7" w14:textId="569D8FD6" w:rsidR="00C531DB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los ocho primeros múltiplos de 3, representado con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0BBD7FA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5A3F20F" w14:textId="25A16359" w:rsidR="00247D44" w:rsidRDefault="008F5283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762F5FB" wp14:editId="6CEEF106">
            <wp:extent cx="1960245" cy="135318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30F8" w14:textId="77777777" w:rsidR="00247D44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61F7206" w14:textId="1DFC6229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MA_04_01_CO_REC40_IMG02n.png</w:t>
      </w:r>
    </w:p>
    <w:p w14:paraId="3C37E51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F663BB4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450A820" w14:textId="4140ED66" w:rsidR="008F5283" w:rsidRPr="007F74EA" w:rsidRDefault="00DC1097" w:rsidP="008F5283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8F5283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IMG02a.png</w:t>
      </w:r>
    </w:p>
    <w:p w14:paraId="000D350C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B8B9DF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B2B06C0" w14:textId="636061EB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2CAECAE5" w14:textId="43F72758" w:rsidR="00DE2253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T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 xml:space="preserve"> = {Ocho primeros múltiplos de 3}</w:t>
      </w:r>
    </w:p>
    <w:p w14:paraId="472477AE" w14:textId="4FC08DB0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T</w:t>
      </w:r>
      <w:r>
        <w:rPr>
          <w:rFonts w:ascii="Arial" w:hAnsi="Arial" w:cs="Arial"/>
          <w:sz w:val="18"/>
          <w:szCs w:val="18"/>
          <w:lang w:val="es-ES_tradnl"/>
        </w:rPr>
        <w:t xml:space="preserve"> = {Números impares}</w:t>
      </w:r>
    </w:p>
    <w:p w14:paraId="2582B83E" w14:textId="42193D88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A72C30">
        <w:rPr>
          <w:rFonts w:ascii="Arial" w:hAnsi="Arial" w:cs="Arial"/>
          <w:sz w:val="18"/>
          <w:szCs w:val="18"/>
          <w:lang w:val="es-ES_tradnl"/>
        </w:rPr>
        <w:t>3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ins w:id="6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del w:id="7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>–</w:delText>
        </w:r>
      </w:del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6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ins w:id="8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del w:id="9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>–</w:delText>
        </w:r>
      </w:del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9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del w:id="10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 xml:space="preserve"> –</w:delText>
        </w:r>
      </w:del>
      <w:ins w:id="11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12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del w:id="12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>–</w:delText>
        </w:r>
      </w:del>
      <w:ins w:id="13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15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del w:id="14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>–</w:delText>
        </w:r>
      </w:del>
      <w:ins w:id="15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18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del w:id="16" w:author="Chris" w:date="2015-03-07T14:56:00Z">
        <w:r w:rsidRPr="00A72C30" w:rsidDel="00BB5EED">
          <w:rPr>
            <w:rFonts w:ascii="Arial" w:hAnsi="Arial" w:cs="Arial"/>
            <w:sz w:val="18"/>
            <w:szCs w:val="18"/>
            <w:lang w:val="es-ES_tradnl"/>
          </w:rPr>
          <w:delText>-</w:delText>
        </w:r>
      </w:del>
      <w:ins w:id="17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21</w:t>
      </w:r>
      <w:ins w:id="18" w:author="Chris" w:date="2015-03-07T17:21:00Z">
        <w:r w:rsidR="000F00A4">
          <w:rPr>
            <w:rFonts w:ascii="Arial" w:hAnsi="Arial" w:cs="Arial"/>
            <w:sz w:val="18"/>
            <w:szCs w:val="18"/>
            <w:lang w:val="es-ES_tradnl"/>
          </w:rPr>
          <w:t>.</w:t>
        </w:r>
      </w:ins>
    </w:p>
    <w:p w14:paraId="1491F7FA" w14:textId="32F389B8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T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 xml:space="preserve"> = {3,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6,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9,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12,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15,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18,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21,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24}</w:t>
      </w:r>
    </w:p>
    <w:p w14:paraId="77829E44" w14:textId="77C91445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 xml:space="preserve">Representación con diagramas de </w:t>
      </w:r>
      <w:proofErr w:type="spellStart"/>
      <w:r>
        <w:rPr>
          <w:rFonts w:ascii="Arial" w:hAnsi="Arial" w:cs="Arial"/>
          <w:b/>
          <w:sz w:val="18"/>
          <w:szCs w:val="18"/>
          <w:lang w:val="es-ES_tradnl"/>
        </w:rPr>
        <w:t>Venn</w:t>
      </w:r>
      <w:proofErr w:type="spellEnd"/>
      <w:r w:rsidR="007C29C1">
        <w:rPr>
          <w:rFonts w:ascii="Arial" w:hAnsi="Arial" w:cs="Arial"/>
          <w:b/>
          <w:sz w:val="18"/>
          <w:szCs w:val="18"/>
          <w:lang w:val="es-ES_tradnl"/>
        </w:rPr>
        <w:t xml:space="preserve">. </w:t>
      </w:r>
    </w:p>
    <w:p w14:paraId="1081CA28" w14:textId="77777777" w:rsidR="00A72C30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5C6A1B" w14:textId="2A0C9831" w:rsidR="00A72C30" w:rsidRPr="007F74EA" w:rsidDel="00AE68D6" w:rsidRDefault="00A72C30" w:rsidP="00DE2253">
      <w:pPr>
        <w:rPr>
          <w:del w:id="19" w:author="Chris" w:date="2015-03-07T15:02:00Z"/>
          <w:rFonts w:ascii="Arial" w:hAnsi="Arial" w:cs="Arial"/>
          <w:sz w:val="18"/>
          <w:szCs w:val="18"/>
          <w:lang w:val="es-ES_tradnl"/>
        </w:rPr>
      </w:pPr>
    </w:p>
    <w:p w14:paraId="48AA702F" w14:textId="403763A5" w:rsidR="00DE2253" w:rsidDel="00AE68D6" w:rsidRDefault="00DE2253" w:rsidP="00DE2253">
      <w:pPr>
        <w:rPr>
          <w:del w:id="20" w:author="Chris" w:date="2015-03-07T15:02:00Z"/>
          <w:rFonts w:ascii="Arial" w:hAnsi="Arial" w:cs="Arial"/>
          <w:sz w:val="18"/>
          <w:szCs w:val="18"/>
          <w:lang w:val="es-ES_tradnl"/>
        </w:rPr>
      </w:pPr>
    </w:p>
    <w:p w14:paraId="4D9E8F5E" w14:textId="27F69499" w:rsidR="00DE2253" w:rsidDel="00AE68D6" w:rsidRDefault="00DE2253" w:rsidP="00DE2253">
      <w:pPr>
        <w:rPr>
          <w:del w:id="21" w:author="Chris" w:date="2015-03-07T15:02:00Z"/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6B3473" w14:textId="77777777" w:rsidR="007C29C1" w:rsidRPr="009510B5" w:rsidRDefault="007C29C1" w:rsidP="007C29C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27839EB1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F6BC52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6477C66E" w14:textId="1B323AA9" w:rsidR="00DE2253" w:rsidRDefault="00264AA8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Margarita formó un conjunto con las letras de su nombre. </w:t>
      </w:r>
    </w:p>
    <w:p w14:paraId="620452A2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EA904B0" w14:textId="5EC09D57" w:rsidR="008C03AE" w:rsidRPr="008C03AE" w:rsidRDefault="008C03AE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8C03AE">
        <w:rPr>
          <w:rFonts w:ascii="Arial" w:hAnsi="Arial"/>
          <w:sz w:val="18"/>
          <w:szCs w:val="18"/>
          <w:lang w:val="es-ES_tradnl"/>
        </w:rPr>
        <w:t>La imagen es el conjunto de letras de la palabra margarita representado por extensión</w:t>
      </w:r>
      <w:ins w:id="22" w:author="Chris" w:date="2015-03-07T14:59:00Z">
        <w:r w:rsidR="00AE68D6">
          <w:rPr>
            <w:rFonts w:ascii="Arial" w:hAnsi="Arial"/>
            <w:sz w:val="18"/>
            <w:szCs w:val="18"/>
            <w:lang w:val="es-ES_tradnl"/>
          </w:rPr>
          <w:t>;</w:t>
        </w:r>
      </w:ins>
      <w:del w:id="23" w:author="Chris" w:date="2015-03-07T14:59:00Z">
        <w:r w:rsidRPr="008C03AE" w:rsidDel="00AE68D6">
          <w:rPr>
            <w:rFonts w:ascii="Arial" w:hAnsi="Arial"/>
            <w:sz w:val="18"/>
            <w:szCs w:val="18"/>
            <w:lang w:val="es-ES_tradnl"/>
          </w:rPr>
          <w:delText>,</w:delText>
        </w:r>
      </w:del>
      <w:r w:rsidRPr="008C03AE">
        <w:rPr>
          <w:rFonts w:ascii="Arial" w:hAnsi="Arial"/>
          <w:sz w:val="18"/>
          <w:szCs w:val="18"/>
          <w:lang w:val="es-ES_tradnl"/>
        </w:rPr>
        <w:t xml:space="preserve"> es decir</w:t>
      </w:r>
      <w:ins w:id="24" w:author="Chris" w:date="2015-03-07T14:59:00Z">
        <w:r w:rsidR="00AE68D6">
          <w:rPr>
            <w:rFonts w:ascii="Arial" w:hAnsi="Arial"/>
            <w:sz w:val="18"/>
            <w:szCs w:val="18"/>
            <w:lang w:val="es-ES_tradnl"/>
          </w:rPr>
          <w:t>,</w:t>
        </w:r>
      </w:ins>
      <w:r w:rsidRPr="008C03AE">
        <w:rPr>
          <w:rFonts w:ascii="Arial" w:hAnsi="Arial"/>
          <w:sz w:val="18"/>
          <w:szCs w:val="18"/>
          <w:lang w:val="es-ES_tradnl"/>
        </w:rPr>
        <w:t xml:space="preserve"> entre llaves. </w:t>
      </w:r>
    </w:p>
    <w:p w14:paraId="6124ED55" w14:textId="2AE38820" w:rsidR="00C531DB" w:rsidRDefault="008C03A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F1DADDC" wp14:editId="39DE9414">
            <wp:extent cx="3572510" cy="8597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1C4B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B0D22F9" w14:textId="155CCD4D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MA_04_01_CO_REC40_IMG03n.png</w:t>
      </w:r>
    </w:p>
    <w:p w14:paraId="74D00E84" w14:textId="77777777" w:rsidR="009A3A94" w:rsidRPr="00C531DB" w:rsidRDefault="009A3A94" w:rsidP="009A3A94">
      <w:pPr>
        <w:rPr>
          <w:rFonts w:ascii="Arial" w:hAnsi="Arial" w:cs="Arial"/>
          <w:sz w:val="18"/>
          <w:szCs w:val="18"/>
          <w:lang w:val="es-ES_tradnl"/>
        </w:rPr>
      </w:pPr>
    </w:p>
    <w:p w14:paraId="62035B3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DE39B8E" w14:textId="49DF580D" w:rsidR="008C03AE" w:rsidRPr="007F74EA" w:rsidRDefault="00DC1097" w:rsidP="008C03AE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8C03AE">
        <w:rPr>
          <w:rFonts w:ascii="Arial" w:hAnsi="Arial" w:cs="Arial"/>
          <w:sz w:val="18"/>
          <w:szCs w:val="18"/>
          <w:lang w:val="es-ES_tradnl"/>
        </w:rPr>
        <w:t>REC</w:t>
      </w:r>
      <w:r w:rsidR="003A3EEE">
        <w:rPr>
          <w:rFonts w:ascii="Arial" w:hAnsi="Arial" w:cs="Arial"/>
          <w:sz w:val="18"/>
          <w:szCs w:val="18"/>
          <w:lang w:val="es-ES_tradnl"/>
        </w:rPr>
        <w:t>4</w:t>
      </w:r>
      <w:r w:rsidR="008C03AE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IMG03a.png</w:t>
      </w:r>
    </w:p>
    <w:p w14:paraId="35CFF027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3CDC7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9DB720" w14:textId="2D6567C1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10734E6A" w:rsidR="00DE2253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8C03AE">
        <w:rPr>
          <w:rFonts w:ascii="Arial" w:hAnsi="Arial" w:cs="Arial"/>
          <w:b/>
          <w:sz w:val="18"/>
          <w:szCs w:val="18"/>
          <w:lang w:val="es-ES_tradnl"/>
        </w:rPr>
        <w:t>Determinación por extensión.</w:t>
      </w:r>
    </w:p>
    <w:p w14:paraId="10D55191" w14:textId="2F4F2D68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Representación con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</w:t>
      </w:r>
    </w:p>
    <w:p w14:paraId="3743638F" w14:textId="4EC6AA01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671C9680" w14:textId="39B8262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Faltan letras en el conjunto. </w:t>
      </w:r>
    </w:p>
    <w:p w14:paraId="3674CBB8" w14:textId="2425204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M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= {Letras de la palabra Margarita}</w:t>
      </w:r>
    </w:p>
    <w:p w14:paraId="63DFCE2B" w14:textId="77777777" w:rsidR="008C03AE" w:rsidRPr="007F74EA" w:rsidRDefault="008C03AE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E1D5D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90D1C78" w14:textId="3A68E080" w:rsidR="00DE2253" w:rsidRDefault="00C1400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370A0DB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7BD3BC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1AB7618" w14:textId="72E33A25" w:rsidR="00DE2253" w:rsidRDefault="00245C4B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Fernanda propone enumerar las carpetas con el conjunto de números </w:t>
      </w:r>
      <w:r w:rsidR="00D2060C">
        <w:rPr>
          <w:rFonts w:ascii="Arial" w:hAnsi="Arial" w:cs="Arial"/>
          <w:sz w:val="18"/>
          <w:szCs w:val="18"/>
          <w:lang w:val="es-ES_tradnl"/>
        </w:rPr>
        <w:t>D</w:t>
      </w:r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39DE5C06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72270A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531DB"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C9E5899" w14:textId="231D7F52" w:rsidR="00D2060C" w:rsidRDefault="00D2060C" w:rsidP="00C531DB">
      <w:pPr>
        <w:ind w:left="567"/>
        <w:rPr>
          <w:rFonts w:ascii="Arial" w:hAnsi="Arial" w:cs="Arial"/>
          <w:noProof/>
          <w:sz w:val="18"/>
          <w:szCs w:val="18"/>
          <w:lang w:val="es-CO" w:eastAsia="es-CO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t xml:space="preserve">Conjunto </w:t>
      </w:r>
      <w:r w:rsidRPr="0090413F">
        <w:rPr>
          <w:rFonts w:ascii="Arial" w:hAnsi="Arial" w:cs="Arial"/>
          <w:i/>
          <w:noProof/>
          <w:sz w:val="18"/>
          <w:szCs w:val="18"/>
          <w:lang w:val="es-CO" w:eastAsia="es-CO"/>
        </w:rPr>
        <w:t>D</w:t>
      </w:r>
      <w:r w:rsidR="003C430B">
        <w:rPr>
          <w:rFonts w:ascii="Arial" w:hAnsi="Arial" w:cs="Arial"/>
          <w:noProof/>
          <w:sz w:val="18"/>
          <w:szCs w:val="18"/>
          <w:lang w:val="es-CO" w:eastAsia="es-CO"/>
        </w:rPr>
        <w:t xml:space="preserve"> (múltiplos de 10 menores que 80), representado por comprensión:</w:t>
      </w:r>
    </w:p>
    <w:p w14:paraId="6C8606A2" w14:textId="589A8EB9" w:rsidR="00C531DB" w:rsidRDefault="00D206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5344DF6" wp14:editId="41C48E92">
            <wp:extent cx="4716000" cy="50009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500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95F0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5E5E0A6" w14:textId="1394306D" w:rsidR="009A3A94" w:rsidRPr="007F74EA" w:rsidRDefault="009A3A94" w:rsidP="009A3A94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MA_04_01_CO_REC40_IMG04n.png</w:t>
      </w:r>
    </w:p>
    <w:p w14:paraId="206EA3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0E4B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903EC0B" w14:textId="2D66A243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D2060C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IMG04a.png</w:t>
      </w:r>
    </w:p>
    <w:p w14:paraId="6683437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BE53E7" w14:textId="0408F7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0EF19C" w14:textId="1B0597DC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sz w:val="18"/>
          <w:szCs w:val="18"/>
          <w:lang w:val="es-ES_tradnl"/>
        </w:rPr>
        <w:t xml:space="preserve">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</w:t>
      </w:r>
      <w:r>
        <w:rPr>
          <w:rFonts w:ascii="Arial" w:hAnsi="Arial" w:cs="Arial"/>
          <w:sz w:val="18"/>
          <w:szCs w:val="18"/>
          <w:lang w:val="es-ES_tradnl"/>
        </w:rPr>
        <w:t>, 80</w:t>
      </w:r>
      <w:r w:rsidRPr="003C430B">
        <w:rPr>
          <w:rFonts w:ascii="Arial" w:hAnsi="Arial" w:cs="Arial"/>
          <w:sz w:val="18"/>
          <w:szCs w:val="18"/>
          <w:lang w:val="es-ES_tradnl"/>
        </w:rPr>
        <w:t>}</w:t>
      </w:r>
    </w:p>
    <w:p w14:paraId="08A58A15" w14:textId="0BDEB292" w:rsidR="00DE2253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7033FE2F" w14:textId="39FB607A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sz w:val="18"/>
          <w:szCs w:val="18"/>
          <w:lang w:val="es-ES_tradnl"/>
        </w:rPr>
        <w:t xml:space="preserve">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70}</w:t>
      </w:r>
    </w:p>
    <w:p w14:paraId="0BD88122" w14:textId="0BE41A2C" w:rsidR="00D2060C" w:rsidRPr="00D2060C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Determinación por comprensión.</w:t>
      </w:r>
    </w:p>
    <w:p w14:paraId="67B7A93B" w14:textId="5B17FAEA" w:rsidR="00D2060C" w:rsidRDefault="003C430B" w:rsidP="00D2060C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 xml:space="preserve"> = {10,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20,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70}</w:t>
      </w:r>
    </w:p>
    <w:p w14:paraId="51AEEDD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3DF5DEA" w14:textId="32495A26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C97F14D" w14:textId="77777777" w:rsidR="00D71950" w:rsidRDefault="00D71950" w:rsidP="00D7195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49106D6D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642C73E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E2446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567FE8F" w14:textId="0D9C02E9" w:rsidR="00DE2253" w:rsidRDefault="00D71950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profesor de música propone los siguientes géneros musicales para estudiar en su clase.</w:t>
      </w:r>
    </w:p>
    <w:p w14:paraId="319DA28B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7468B77" w14:textId="75C53845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géneros musicales representados en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, los géneros musicales son: salsa, merengue, rock, pop</w:t>
      </w:r>
      <w:ins w:id="25" w:author="Chris" w:date="2015-03-07T15:00:00Z">
        <w:r w:rsidR="00AE68D6">
          <w:rPr>
            <w:rFonts w:ascii="Arial" w:hAnsi="Arial" w:cs="Arial"/>
            <w:sz w:val="18"/>
            <w:szCs w:val="18"/>
            <w:lang w:val="es-ES_tradnl"/>
          </w:rPr>
          <w:t xml:space="preserve"> y clásica</w:t>
        </w:r>
      </w:ins>
      <w:r>
        <w:rPr>
          <w:rFonts w:ascii="Arial" w:hAnsi="Arial" w:cs="Arial"/>
          <w:sz w:val="18"/>
          <w:szCs w:val="18"/>
          <w:lang w:val="es-ES_tradnl"/>
        </w:rPr>
        <w:t xml:space="preserve">. Dentro del óvalo deben ir los géneros musicales. </w:t>
      </w:r>
    </w:p>
    <w:p w14:paraId="38611232" w14:textId="55AA0DF8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090C8A1" wp14:editId="6E914251">
            <wp:extent cx="1602105" cy="14408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EA5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45A991D" w14:textId="0E87F178" w:rsidR="009A3A94" w:rsidRPr="007F74EA" w:rsidRDefault="009A3A94" w:rsidP="009A3A94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MA_04_01_CO_REC40_IMG05n.png</w:t>
      </w:r>
    </w:p>
    <w:p w14:paraId="544123AE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2A699" w14:textId="12C98CE8" w:rsidR="00C531DB" w:rsidRPr="00C531DB" w:rsidDel="004E53BF" w:rsidRDefault="00C531DB" w:rsidP="00C531DB">
      <w:pPr>
        <w:ind w:left="567"/>
        <w:rPr>
          <w:del w:id="26" w:author="Chris" w:date="2015-03-07T15:04:00Z"/>
          <w:rFonts w:ascii="Arial" w:hAnsi="Arial" w:cs="Arial"/>
          <w:sz w:val="18"/>
          <w:szCs w:val="18"/>
          <w:lang w:val="es-ES_tradnl"/>
        </w:rPr>
      </w:pPr>
    </w:p>
    <w:p w14:paraId="1ABE140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9F87BFB" w14:textId="58015F24" w:rsidR="0065027D" w:rsidRPr="007F74EA" w:rsidRDefault="00DC1097" w:rsidP="0065027D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65027D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IMG05a.png</w:t>
      </w:r>
    </w:p>
    <w:p w14:paraId="0912045E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33E3EC0" w14:textId="592F6A02" w:rsidR="00C531DB" w:rsidDel="004E53BF" w:rsidRDefault="00C531DB" w:rsidP="00C531DB">
      <w:pPr>
        <w:ind w:left="567"/>
        <w:rPr>
          <w:del w:id="27" w:author="Chris" w:date="2015-03-07T15:04:00Z"/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4AF61A" w14:textId="70A55312" w:rsidR="00DE2253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16495C7B" w14:textId="2668DF0F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2E55A35C" w14:textId="62D1F30B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65027D">
        <w:rPr>
          <w:rFonts w:ascii="Arial" w:hAnsi="Arial" w:cs="Arial"/>
          <w:b/>
          <w:sz w:val="18"/>
          <w:szCs w:val="18"/>
          <w:lang w:val="es-ES_tradnl"/>
        </w:rPr>
        <w:t xml:space="preserve">Representación con diagramas de </w:t>
      </w:r>
      <w:proofErr w:type="spellStart"/>
      <w:r w:rsidRPr="0065027D">
        <w:rPr>
          <w:rFonts w:ascii="Arial" w:hAnsi="Arial" w:cs="Arial"/>
          <w:b/>
          <w:sz w:val="18"/>
          <w:szCs w:val="18"/>
          <w:lang w:val="es-ES_tradnl"/>
        </w:rPr>
        <w:t>Venn</w:t>
      </w:r>
      <w:proofErr w:type="spellEnd"/>
    </w:p>
    <w:p w14:paraId="7C4FFCFA" w14:textId="6E738994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G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= {Rock, Pop, Merengue, Salsa, Clásica}</w:t>
      </w:r>
    </w:p>
    <w:p w14:paraId="51906DDF" w14:textId="58EF8EFA" w:rsidR="00393E9A" w:rsidRPr="0065027D" w:rsidRDefault="00393E9A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G</w:t>
      </w:r>
      <w:r>
        <w:rPr>
          <w:rFonts w:ascii="Arial" w:hAnsi="Arial" w:cs="Arial"/>
          <w:sz w:val="18"/>
          <w:szCs w:val="18"/>
          <w:lang w:val="es-ES_tradnl"/>
        </w:rPr>
        <w:t xml:space="preserve"> = {Géneros musicales de C</w:t>
      </w:r>
      <w:bookmarkStart w:id="28" w:name="_GoBack"/>
      <w:bookmarkEnd w:id="28"/>
      <w:r>
        <w:rPr>
          <w:rFonts w:ascii="Arial" w:hAnsi="Arial" w:cs="Arial"/>
          <w:sz w:val="18"/>
          <w:szCs w:val="18"/>
          <w:lang w:val="es-ES_tradnl"/>
        </w:rPr>
        <w:t>olombia}</w:t>
      </w:r>
    </w:p>
    <w:sectPr w:rsidR="00393E9A" w:rsidRPr="0065027D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873150"/>
    <w:multiLevelType w:val="hybridMultilevel"/>
    <w:tmpl w:val="0F2A3AD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0674F3"/>
    <w:multiLevelType w:val="hybridMultilevel"/>
    <w:tmpl w:val="C8FC0382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B821DD"/>
    <w:multiLevelType w:val="hybridMultilevel"/>
    <w:tmpl w:val="C94033DE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5B0CF5"/>
    <w:multiLevelType w:val="hybridMultilevel"/>
    <w:tmpl w:val="152C7FA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3433FC"/>
    <w:multiLevelType w:val="hybridMultilevel"/>
    <w:tmpl w:val="1D2C713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ris">
    <w15:presenceInfo w15:providerId="None" w15:userId="Chr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trackRevisions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6000B"/>
    <w:rsid w:val="000719EE"/>
    <w:rsid w:val="0007326A"/>
    <w:rsid w:val="00091F04"/>
    <w:rsid w:val="000B20BA"/>
    <w:rsid w:val="000E274D"/>
    <w:rsid w:val="000F00A4"/>
    <w:rsid w:val="00104E5C"/>
    <w:rsid w:val="00112487"/>
    <w:rsid w:val="00122300"/>
    <w:rsid w:val="00125D25"/>
    <w:rsid w:val="001B092E"/>
    <w:rsid w:val="001B3983"/>
    <w:rsid w:val="001D2148"/>
    <w:rsid w:val="001E2043"/>
    <w:rsid w:val="001E4A5B"/>
    <w:rsid w:val="002233BF"/>
    <w:rsid w:val="00227850"/>
    <w:rsid w:val="00230D9D"/>
    <w:rsid w:val="00245C4B"/>
    <w:rsid w:val="00247D44"/>
    <w:rsid w:val="00254FDB"/>
    <w:rsid w:val="0025789D"/>
    <w:rsid w:val="00264AA8"/>
    <w:rsid w:val="002740E7"/>
    <w:rsid w:val="002B2F09"/>
    <w:rsid w:val="002B75BF"/>
    <w:rsid w:val="002B7E96"/>
    <w:rsid w:val="002D48F4"/>
    <w:rsid w:val="002E30A7"/>
    <w:rsid w:val="002E4EE6"/>
    <w:rsid w:val="002F3F12"/>
    <w:rsid w:val="00317F44"/>
    <w:rsid w:val="00326C60"/>
    <w:rsid w:val="00340C3A"/>
    <w:rsid w:val="00342E6F"/>
    <w:rsid w:val="00345260"/>
    <w:rsid w:val="00353644"/>
    <w:rsid w:val="0036258A"/>
    <w:rsid w:val="00362915"/>
    <w:rsid w:val="00393E9A"/>
    <w:rsid w:val="003A3EEE"/>
    <w:rsid w:val="003A458C"/>
    <w:rsid w:val="003B49B4"/>
    <w:rsid w:val="003B4E35"/>
    <w:rsid w:val="003C430B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4E01FC"/>
    <w:rsid w:val="004E53BF"/>
    <w:rsid w:val="004F32A5"/>
    <w:rsid w:val="00510FE7"/>
    <w:rsid w:val="0052013C"/>
    <w:rsid w:val="005513FA"/>
    <w:rsid w:val="00551D6E"/>
    <w:rsid w:val="00552D7C"/>
    <w:rsid w:val="00564297"/>
    <w:rsid w:val="00584F8B"/>
    <w:rsid w:val="0059267D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5027D"/>
    <w:rsid w:val="006907A4"/>
    <w:rsid w:val="006A32CE"/>
    <w:rsid w:val="006A3851"/>
    <w:rsid w:val="006B1C75"/>
    <w:rsid w:val="006C5EF2"/>
    <w:rsid w:val="006D02A8"/>
    <w:rsid w:val="006E1C59"/>
    <w:rsid w:val="006E32EF"/>
    <w:rsid w:val="006F1FE3"/>
    <w:rsid w:val="006F4217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C29C1"/>
    <w:rsid w:val="007D0493"/>
    <w:rsid w:val="007D2825"/>
    <w:rsid w:val="007F74EA"/>
    <w:rsid w:val="0083047E"/>
    <w:rsid w:val="008752D9"/>
    <w:rsid w:val="00881754"/>
    <w:rsid w:val="008932B9"/>
    <w:rsid w:val="008C03AE"/>
    <w:rsid w:val="008C6F76"/>
    <w:rsid w:val="008F5283"/>
    <w:rsid w:val="0090228A"/>
    <w:rsid w:val="0090413F"/>
    <w:rsid w:val="00923C89"/>
    <w:rsid w:val="009320AC"/>
    <w:rsid w:val="009510B5"/>
    <w:rsid w:val="00953886"/>
    <w:rsid w:val="0099088A"/>
    <w:rsid w:val="00992AB9"/>
    <w:rsid w:val="009A14FB"/>
    <w:rsid w:val="009A3A94"/>
    <w:rsid w:val="009C4689"/>
    <w:rsid w:val="009E7DAC"/>
    <w:rsid w:val="009F074B"/>
    <w:rsid w:val="00A148B0"/>
    <w:rsid w:val="00A22796"/>
    <w:rsid w:val="00A61B6D"/>
    <w:rsid w:val="00A714C4"/>
    <w:rsid w:val="00A72C30"/>
    <w:rsid w:val="00A74CE5"/>
    <w:rsid w:val="00A925B6"/>
    <w:rsid w:val="00A974E1"/>
    <w:rsid w:val="00AA0FF1"/>
    <w:rsid w:val="00AC165F"/>
    <w:rsid w:val="00AC45C1"/>
    <w:rsid w:val="00AC7496"/>
    <w:rsid w:val="00AC7FAC"/>
    <w:rsid w:val="00AE458C"/>
    <w:rsid w:val="00AE68D6"/>
    <w:rsid w:val="00AF23DF"/>
    <w:rsid w:val="00B0282E"/>
    <w:rsid w:val="00B1409E"/>
    <w:rsid w:val="00B45ECD"/>
    <w:rsid w:val="00B51D60"/>
    <w:rsid w:val="00B5250C"/>
    <w:rsid w:val="00B55138"/>
    <w:rsid w:val="00B57436"/>
    <w:rsid w:val="00B92165"/>
    <w:rsid w:val="00BB5EED"/>
    <w:rsid w:val="00BC129D"/>
    <w:rsid w:val="00BC2254"/>
    <w:rsid w:val="00BC5195"/>
    <w:rsid w:val="00BD1FFA"/>
    <w:rsid w:val="00C0683E"/>
    <w:rsid w:val="00C14001"/>
    <w:rsid w:val="00C209AE"/>
    <w:rsid w:val="00C219A9"/>
    <w:rsid w:val="00C34A1F"/>
    <w:rsid w:val="00C35567"/>
    <w:rsid w:val="00C43F55"/>
    <w:rsid w:val="00C531DB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15A42"/>
    <w:rsid w:val="00D2060C"/>
    <w:rsid w:val="00D3600C"/>
    <w:rsid w:val="00D660AD"/>
    <w:rsid w:val="00D71950"/>
    <w:rsid w:val="00D927DC"/>
    <w:rsid w:val="00DC1097"/>
    <w:rsid w:val="00DE1C4F"/>
    <w:rsid w:val="00DE2253"/>
    <w:rsid w:val="00DE69EE"/>
    <w:rsid w:val="00DF5702"/>
    <w:rsid w:val="00E14BD5"/>
    <w:rsid w:val="00E23B90"/>
    <w:rsid w:val="00E32F4B"/>
    <w:rsid w:val="00E54DA3"/>
    <w:rsid w:val="00E61A4B"/>
    <w:rsid w:val="00E62858"/>
    <w:rsid w:val="00E7707B"/>
    <w:rsid w:val="00E814BE"/>
    <w:rsid w:val="00E84C33"/>
    <w:rsid w:val="00E947CA"/>
    <w:rsid w:val="00EA22E1"/>
    <w:rsid w:val="00EA3E65"/>
    <w:rsid w:val="00EA481E"/>
    <w:rsid w:val="00EB0CCB"/>
    <w:rsid w:val="00EC398E"/>
    <w:rsid w:val="00EC3FD8"/>
    <w:rsid w:val="00EF62E9"/>
    <w:rsid w:val="00EF7BBC"/>
    <w:rsid w:val="00F157B9"/>
    <w:rsid w:val="00F44F99"/>
    <w:rsid w:val="00F57E22"/>
    <w:rsid w:val="00F66311"/>
    <w:rsid w:val="00F73B99"/>
    <w:rsid w:val="00F80068"/>
    <w:rsid w:val="00F819D0"/>
    <w:rsid w:val="00F93E33"/>
    <w:rsid w:val="00FA04FB"/>
    <w:rsid w:val="00FA6DF9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BCDE55"/>
  <w14:defaultImageDpi w14:val="300"/>
  <w15:docId w15:val="{2433EBF3-6DA6-4107-BB7F-E7AE69F1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148B0"/>
  </w:style>
  <w:style w:type="character" w:styleId="Hipervnculo">
    <w:name w:val="Hyperlink"/>
    <w:basedOn w:val="Fuentedeprrafopredeter"/>
    <w:uiPriority w:val="99"/>
    <w:semiHidden/>
    <w:unhideWhenUsed/>
    <w:rsid w:val="00A148B0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23B9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3B9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3B9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3B9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3B9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3B9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3B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Chris</cp:lastModifiedBy>
  <cp:revision>9</cp:revision>
  <dcterms:created xsi:type="dcterms:W3CDTF">2015-03-01T16:42:00Z</dcterms:created>
  <dcterms:modified xsi:type="dcterms:W3CDTF">2015-03-07T22:21:00Z</dcterms:modified>
</cp:coreProperties>
</file>