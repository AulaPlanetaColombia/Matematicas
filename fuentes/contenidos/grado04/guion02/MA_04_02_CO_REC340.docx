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316ACAC1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>
        <w:rPr>
          <w:rFonts w:ascii="Arial" w:hAnsi="Arial"/>
          <w:b/>
          <w:lang w:val="es-ES_tradnl"/>
        </w:rPr>
        <w:t>Menú con fichas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7A9B156" w14:textId="77777777" w:rsidR="00061CAF" w:rsidRPr="004C5FD9" w:rsidRDefault="00061CAF" w:rsidP="00061CAF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3085EFB5" w:rsidR="00CD652E" w:rsidRPr="000719EE" w:rsidRDefault="00061CAF" w:rsidP="00CD652E">
      <w:pPr>
        <w:rPr>
          <w:rFonts w:ascii="Arial" w:hAnsi="Arial" w:cs="Arial"/>
          <w:sz w:val="18"/>
          <w:szCs w:val="18"/>
          <w:lang w:val="es-ES_tradnl"/>
        </w:rPr>
      </w:pPr>
      <w:r w:rsidRPr="0017182B">
        <w:rPr>
          <w:rFonts w:ascii="Times New Roman" w:hAnsi="Times New Roman" w:cs="Times New Roman"/>
          <w:color w:val="000000"/>
          <w:lang w:val="es-CO"/>
        </w:rPr>
        <w:t>Conoce diferentes sistemas de numeración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537E9D30" w:rsidR="00CD652E" w:rsidRPr="000719EE" w:rsidRDefault="00061CAF" w:rsidP="00CD652E">
      <w:pPr>
        <w:rPr>
          <w:rFonts w:ascii="Arial" w:hAnsi="Arial" w:cs="Arial"/>
          <w:sz w:val="18"/>
          <w:szCs w:val="18"/>
          <w:lang w:val="es-ES_tradnl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Interactivo que expone diferentes sistemas de numeración.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15DBA238" w:rsidR="00CD652E" w:rsidRPr="000719EE" w:rsidRDefault="00071AF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Sistemas de numeración,</w:t>
      </w:r>
      <w:ins w:id="0" w:author="chris" w:date="2015-04-19T18:39:00Z">
        <w:r w:rsidR="00B1230E">
          <w:rPr>
            <w:rFonts w:ascii="Arial" w:hAnsi="Arial" w:cs="Arial"/>
            <w:sz w:val="18"/>
            <w:szCs w:val="18"/>
            <w:lang w:val="es-ES_tradnl"/>
          </w:rPr>
          <w:t xml:space="preserve"> </w:t>
        </w:r>
      </w:ins>
      <w:del w:id="1" w:author="chris" w:date="2015-04-19T18:39:00Z">
        <w:r w:rsidDel="00B1230E">
          <w:rPr>
            <w:rFonts w:ascii="Arial" w:hAnsi="Arial" w:cs="Arial"/>
            <w:sz w:val="18"/>
            <w:szCs w:val="18"/>
            <w:lang w:val="es-ES_tradnl"/>
          </w:rPr>
          <w:delText>numeración,</w:delText>
        </w:r>
      </w:del>
      <w:r>
        <w:rPr>
          <w:rFonts w:ascii="Arial" w:hAnsi="Arial" w:cs="Arial"/>
          <w:sz w:val="18"/>
          <w:szCs w:val="18"/>
          <w:lang w:val="es-ES_tradnl"/>
        </w:rPr>
        <w:t>egipcio,</w:t>
      </w:r>
      <w:ins w:id="2" w:author="chris" w:date="2015-04-19T18:39:00Z">
        <w:r w:rsidR="00B1230E">
          <w:rPr>
            <w:rFonts w:ascii="Arial" w:hAnsi="Arial" w:cs="Arial"/>
            <w:sz w:val="18"/>
            <w:szCs w:val="18"/>
            <w:lang w:val="es-ES_tradnl"/>
          </w:rPr>
          <w:t xml:space="preserve"> </w:t>
        </w:r>
      </w:ins>
      <w:r>
        <w:rPr>
          <w:rFonts w:ascii="Arial" w:hAnsi="Arial" w:cs="Arial"/>
          <w:sz w:val="18"/>
          <w:szCs w:val="18"/>
          <w:lang w:val="es-ES_tradnl"/>
        </w:rPr>
        <w:t>maya,</w:t>
      </w:r>
      <w:ins w:id="3" w:author="chris" w:date="2015-04-19T18:39:00Z">
        <w:r w:rsidR="00B1230E">
          <w:rPr>
            <w:rFonts w:ascii="Arial" w:hAnsi="Arial" w:cs="Arial"/>
            <w:sz w:val="18"/>
            <w:szCs w:val="18"/>
            <w:lang w:val="es-ES_tradnl"/>
          </w:rPr>
          <w:t xml:space="preserve"> </w:t>
        </w:r>
      </w:ins>
      <w:r>
        <w:rPr>
          <w:rFonts w:ascii="Arial" w:hAnsi="Arial" w:cs="Arial"/>
          <w:sz w:val="18"/>
          <w:szCs w:val="18"/>
          <w:lang w:val="es-ES_tradnl"/>
        </w:rPr>
        <w:t>arábigo,</w:t>
      </w:r>
      <w:ins w:id="4" w:author="chris" w:date="2015-04-19T18:39:00Z">
        <w:r w:rsidR="00B1230E">
          <w:rPr>
            <w:rFonts w:ascii="Arial" w:hAnsi="Arial" w:cs="Arial"/>
            <w:sz w:val="18"/>
            <w:szCs w:val="18"/>
            <w:lang w:val="es-ES_tradnl"/>
          </w:rPr>
          <w:t xml:space="preserve"> </w:t>
        </w:r>
      </w:ins>
      <w:r>
        <w:rPr>
          <w:rFonts w:ascii="Arial" w:hAnsi="Arial" w:cs="Arial"/>
          <w:sz w:val="18"/>
          <w:szCs w:val="18"/>
          <w:lang w:val="es-ES_tradnl"/>
        </w:rPr>
        <w:t>hebreo</w:t>
      </w:r>
      <w:ins w:id="5" w:author="chris" w:date="2015-04-19T18:44:00Z">
        <w:r w:rsidR="00F62C4F">
          <w:rPr>
            <w:rFonts w:ascii="Arial" w:hAnsi="Arial" w:cs="Arial"/>
            <w:sz w:val="18"/>
            <w:szCs w:val="18"/>
            <w:lang w:val="es-ES_tradnl"/>
          </w:rPr>
          <w:t>, romano</w:t>
        </w:r>
      </w:ins>
      <w:r w:rsidR="00061CAF">
        <w:rPr>
          <w:rFonts w:ascii="Arial" w:hAnsi="Arial" w:cs="Arial"/>
          <w:sz w:val="18"/>
          <w:szCs w:val="18"/>
          <w:lang w:val="es-ES_tradnl"/>
        </w:rPr>
        <w:t>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6005558B" w:rsidR="00CD652E" w:rsidRPr="000719EE" w:rsidRDefault="00061C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20 minutos</w:t>
      </w:r>
      <w:ins w:id="6" w:author="chris" w:date="2015-04-19T18:39:00Z">
        <w:r w:rsidR="00B1230E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1694A9A0" w:rsidR="00CD652E" w:rsidRPr="005F4C68" w:rsidRDefault="00061CA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392E3932" w:rsidR="00CD652E" w:rsidRPr="00AC7496" w:rsidRDefault="00061CA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B1230E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2E26DF" w14:textId="77777777" w:rsidR="00E920E6" w:rsidRPr="00B55138" w:rsidRDefault="00E920E6" w:rsidP="00E920E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5F4C68" w14:paraId="21D80A78" w14:textId="77777777" w:rsidTr="007B5078">
        <w:tc>
          <w:tcPr>
            <w:tcW w:w="2126" w:type="dxa"/>
          </w:tcPr>
          <w:p w14:paraId="7396235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1D681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2FC45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3D551133" w:rsidR="00E920E6" w:rsidRPr="005F4C68" w:rsidRDefault="00061CAF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E920E6" w:rsidRPr="005F4C68" w14:paraId="130EE254" w14:textId="77777777" w:rsidTr="007B5078">
        <w:tc>
          <w:tcPr>
            <w:tcW w:w="2126" w:type="dxa"/>
          </w:tcPr>
          <w:p w14:paraId="78165C7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0CE5DD8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3936192F" w14:textId="77777777" w:rsidTr="007B5078">
        <w:tc>
          <w:tcPr>
            <w:tcW w:w="2126" w:type="dxa"/>
          </w:tcPr>
          <w:p w14:paraId="3D0D5C93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6B70E4A2" w14:textId="77777777" w:rsidR="00E920E6" w:rsidRPr="000719EE" w:rsidRDefault="00E920E6" w:rsidP="00E920E6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205BA98A" w:rsidR="00CD652E" w:rsidRPr="000719EE" w:rsidRDefault="00061C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1-Fácil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A3C8DB3" w14:textId="174501BA" w:rsidR="00F4317E" w:rsidRPr="00F53694" w:rsidRDefault="00F53694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F53694">
        <w:rPr>
          <w:rFonts w:ascii="Arial" w:hAnsi="Arial"/>
          <w:b/>
          <w:sz w:val="18"/>
          <w:szCs w:val="18"/>
          <w:lang w:val="es-ES_tradnl"/>
        </w:rPr>
        <w:t>Objetivo</w:t>
      </w:r>
    </w:p>
    <w:p w14:paraId="001BE067" w14:textId="25EAF9B0" w:rsidR="00F4317E" w:rsidRDefault="00F536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El siguiente interactivo </w:t>
      </w:r>
      <w:r w:rsidR="00FF5479">
        <w:rPr>
          <w:rFonts w:ascii="Arial" w:hAnsi="Arial"/>
          <w:sz w:val="18"/>
          <w:szCs w:val="18"/>
          <w:lang w:val="es-ES_tradnl"/>
        </w:rPr>
        <w:t xml:space="preserve">expone cinco diferentes sistemas numéricos, algunos usos </w:t>
      </w:r>
      <w:del w:id="7" w:author="chris" w:date="2015-04-19T18:44:00Z">
        <w:r w:rsidR="00FF5479" w:rsidDel="00F62C4F">
          <w:rPr>
            <w:rFonts w:ascii="Arial" w:hAnsi="Arial"/>
            <w:sz w:val="18"/>
            <w:szCs w:val="18"/>
            <w:lang w:val="es-ES_tradnl"/>
          </w:rPr>
          <w:delText>de</w:delText>
        </w:r>
      </w:del>
      <w:r w:rsidR="00FF5479">
        <w:rPr>
          <w:rFonts w:ascii="Arial" w:hAnsi="Arial"/>
          <w:sz w:val="18"/>
          <w:szCs w:val="18"/>
          <w:lang w:val="es-ES_tradnl"/>
        </w:rPr>
        <w:t xml:space="preserve"> hoy en día y </w:t>
      </w:r>
      <w:ins w:id="8" w:author="chris" w:date="2015-04-19T18:39:00Z">
        <w:r w:rsidR="00B1230E">
          <w:rPr>
            <w:rFonts w:ascii="Arial" w:hAnsi="Arial"/>
            <w:sz w:val="18"/>
            <w:szCs w:val="18"/>
            <w:lang w:val="es-ES_tradnl"/>
          </w:rPr>
          <w:t xml:space="preserve">ciertos </w:t>
        </w:r>
      </w:ins>
      <w:r w:rsidR="00FF5479">
        <w:rPr>
          <w:rFonts w:ascii="Arial" w:hAnsi="Arial"/>
          <w:sz w:val="18"/>
          <w:szCs w:val="18"/>
          <w:lang w:val="es-ES_tradnl"/>
        </w:rPr>
        <w:t xml:space="preserve">datos curiosos. </w:t>
      </w:r>
    </w:p>
    <w:p w14:paraId="5B390291" w14:textId="77777777" w:rsidR="00FF5479" w:rsidRDefault="00FF5479" w:rsidP="00CD652E">
      <w:pPr>
        <w:rPr>
          <w:rFonts w:ascii="Arial" w:hAnsi="Arial"/>
          <w:sz w:val="18"/>
          <w:szCs w:val="18"/>
          <w:lang w:val="es-ES_tradnl"/>
        </w:rPr>
      </w:pPr>
    </w:p>
    <w:p w14:paraId="35246824" w14:textId="37C10965" w:rsidR="00FF5479" w:rsidRPr="00FF5479" w:rsidRDefault="007476BC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Durante </w:t>
      </w:r>
      <w:r w:rsidR="00FF5479"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  <w:ins w:id="9" w:author="chris" w:date="2015-04-19T18:39:00Z">
        <w:r w:rsidR="00B1230E">
          <w:rPr>
            <w:rFonts w:ascii="Arial" w:hAnsi="Arial"/>
            <w:b/>
            <w:sz w:val="18"/>
            <w:szCs w:val="18"/>
            <w:lang w:val="es-ES_tradnl"/>
          </w:rPr>
          <w:t>.</w:t>
        </w:r>
      </w:ins>
    </w:p>
    <w:p w14:paraId="1845D8E6" w14:textId="77777777" w:rsidR="006A724C" w:rsidRDefault="006A724C" w:rsidP="00CD652E">
      <w:pPr>
        <w:rPr>
          <w:rFonts w:ascii="Arial" w:hAnsi="Arial"/>
          <w:sz w:val="18"/>
          <w:szCs w:val="18"/>
          <w:lang w:val="es-ES_tradnl"/>
        </w:rPr>
      </w:pPr>
    </w:p>
    <w:p w14:paraId="46B809EB" w14:textId="03923399" w:rsidR="006A724C" w:rsidRDefault="007476BC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recomienda hacer una lectura pausada </w:t>
      </w:r>
      <w:r w:rsidR="00F44F07">
        <w:rPr>
          <w:rFonts w:ascii="Arial" w:hAnsi="Arial"/>
          <w:sz w:val="18"/>
          <w:szCs w:val="18"/>
          <w:lang w:val="es-ES_tradnl"/>
        </w:rPr>
        <w:t>de cada sistema numérico presentado</w:t>
      </w:r>
      <w:ins w:id="10" w:author="chris" w:date="2015-04-19T18:40:00Z">
        <w:r w:rsidR="00B1230E">
          <w:rPr>
            <w:rFonts w:ascii="Arial" w:hAnsi="Arial"/>
            <w:sz w:val="18"/>
            <w:szCs w:val="18"/>
            <w:lang w:val="es-ES_tradnl"/>
          </w:rPr>
          <w:t>;</w:t>
        </w:r>
      </w:ins>
      <w:del w:id="11" w:author="chris" w:date="2015-04-19T18:40:00Z">
        <w:r w:rsidR="00F44F07" w:rsidDel="00B1230E">
          <w:rPr>
            <w:rFonts w:ascii="Arial" w:hAnsi="Arial"/>
            <w:sz w:val="18"/>
            <w:szCs w:val="18"/>
            <w:lang w:val="es-ES_tradnl"/>
          </w:rPr>
          <w:delText>,</w:delText>
        </w:r>
      </w:del>
      <w:r w:rsidR="00F44F07">
        <w:rPr>
          <w:rFonts w:ascii="Arial" w:hAnsi="Arial"/>
          <w:sz w:val="18"/>
          <w:szCs w:val="18"/>
          <w:lang w:val="es-ES_tradnl"/>
        </w:rPr>
        <w:t xml:space="preserve"> y con la lectura de cada uno, se propone que los estudiantes escriban diferentes números </w:t>
      </w:r>
      <w:r w:rsidR="00100414">
        <w:rPr>
          <w:rFonts w:ascii="Arial" w:hAnsi="Arial"/>
          <w:sz w:val="18"/>
          <w:szCs w:val="18"/>
          <w:lang w:val="es-ES_tradnl"/>
        </w:rPr>
        <w:t>en el sistema de nu</w:t>
      </w:r>
      <w:r w:rsidR="006A724C">
        <w:rPr>
          <w:rFonts w:ascii="Arial" w:hAnsi="Arial"/>
          <w:sz w:val="18"/>
          <w:szCs w:val="18"/>
          <w:lang w:val="es-ES_tradnl"/>
        </w:rPr>
        <w:t xml:space="preserve">meración que se está trabajando, para que analicen sus fortalezas y debilidades. </w:t>
      </w:r>
    </w:p>
    <w:p w14:paraId="3BBEF592" w14:textId="77777777" w:rsidR="006A724C" w:rsidRDefault="006A724C" w:rsidP="00CD652E">
      <w:pPr>
        <w:rPr>
          <w:rFonts w:ascii="Arial" w:hAnsi="Arial"/>
          <w:sz w:val="18"/>
          <w:szCs w:val="18"/>
          <w:lang w:val="es-ES_tradnl"/>
        </w:rPr>
      </w:pPr>
    </w:p>
    <w:p w14:paraId="57DB1D1F" w14:textId="1AD22823" w:rsidR="00FF5479" w:rsidRDefault="006A724C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Después de la presentación</w:t>
      </w:r>
      <w:ins w:id="12" w:author="chris" w:date="2015-04-19T18:40:00Z">
        <w:r w:rsidR="00B1230E">
          <w:rPr>
            <w:rFonts w:ascii="Arial" w:hAnsi="Arial"/>
            <w:b/>
            <w:sz w:val="18"/>
            <w:szCs w:val="18"/>
            <w:lang w:val="es-ES_tradnl"/>
          </w:rPr>
          <w:t>.</w:t>
        </w:r>
      </w:ins>
    </w:p>
    <w:p w14:paraId="53F6F736" w14:textId="0C05E351" w:rsidR="00FF5479" w:rsidRDefault="00D1049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</w:t>
      </w:r>
      <w:del w:id="13" w:author="chris" w:date="2015-04-19T18:40:00Z">
        <w:r w:rsidDel="00B1230E">
          <w:rPr>
            <w:rFonts w:ascii="Arial" w:hAnsi="Arial"/>
            <w:sz w:val="18"/>
            <w:szCs w:val="18"/>
            <w:lang w:val="es-ES_tradnl"/>
          </w:rPr>
          <w:delText>recomiend</w:delText>
        </w:r>
      </w:del>
      <w:ins w:id="14" w:author="chris" w:date="2015-04-19T18:40:00Z">
        <w:r w:rsidR="00B1230E">
          <w:rPr>
            <w:rFonts w:ascii="Arial" w:hAnsi="Arial"/>
            <w:sz w:val="18"/>
            <w:szCs w:val="18"/>
            <w:lang w:val="es-ES_tradnl"/>
          </w:rPr>
          <w:t>pide</w:t>
        </w:r>
      </w:ins>
      <w:del w:id="15" w:author="chris" w:date="2015-04-19T18:40:00Z">
        <w:r w:rsidDel="00B1230E">
          <w:rPr>
            <w:rFonts w:ascii="Arial" w:hAnsi="Arial"/>
            <w:sz w:val="18"/>
            <w:szCs w:val="18"/>
            <w:lang w:val="es-ES_tradnl"/>
          </w:rPr>
          <w:delText>a</w:delText>
        </w:r>
      </w:del>
      <w:r>
        <w:rPr>
          <w:rFonts w:ascii="Arial" w:hAnsi="Arial"/>
          <w:sz w:val="18"/>
          <w:szCs w:val="18"/>
          <w:lang w:val="es-ES_tradnl"/>
        </w:rPr>
        <w:t xml:space="preserve"> socializar </w:t>
      </w:r>
      <w:r w:rsidR="00A87CDF">
        <w:rPr>
          <w:rFonts w:ascii="Arial" w:hAnsi="Arial"/>
          <w:sz w:val="18"/>
          <w:szCs w:val="18"/>
          <w:lang w:val="es-ES_tradnl"/>
        </w:rPr>
        <w:t>las respuestas de los estudiantes al representar diferentes números en los sistemas numéricos trabajados</w:t>
      </w:r>
      <w:ins w:id="16" w:author="chris" w:date="2015-04-19T18:40:00Z">
        <w:r w:rsidR="00B1230E">
          <w:rPr>
            <w:rFonts w:ascii="Arial" w:hAnsi="Arial"/>
            <w:sz w:val="18"/>
            <w:szCs w:val="18"/>
            <w:lang w:val="es-ES_tradnl"/>
          </w:rPr>
          <w:t>;</w:t>
        </w:r>
      </w:ins>
      <w:del w:id="17" w:author="chris" w:date="2015-04-19T18:40:00Z">
        <w:r w:rsidR="00A87CDF" w:rsidDel="00B1230E">
          <w:rPr>
            <w:rFonts w:ascii="Arial" w:hAnsi="Arial"/>
            <w:sz w:val="18"/>
            <w:szCs w:val="18"/>
            <w:lang w:val="es-ES_tradnl"/>
          </w:rPr>
          <w:delText>,</w:delText>
        </w:r>
      </w:del>
      <w:r w:rsidR="00A87CDF">
        <w:rPr>
          <w:rFonts w:ascii="Arial" w:hAnsi="Arial"/>
          <w:sz w:val="18"/>
          <w:szCs w:val="18"/>
          <w:lang w:val="es-ES_tradnl"/>
        </w:rPr>
        <w:t xml:space="preserve"> así como desarrollar una breve investigación sobre las culturas mencionadas en el interactivo. </w:t>
      </w:r>
    </w:p>
    <w:p w14:paraId="4476A7F6" w14:textId="77777777" w:rsidR="00FF5479" w:rsidRDefault="00FF5479" w:rsidP="00CD652E">
      <w:pPr>
        <w:rPr>
          <w:rFonts w:ascii="Arial" w:hAnsi="Arial"/>
          <w:sz w:val="18"/>
          <w:szCs w:val="18"/>
          <w:lang w:val="es-ES_tradnl"/>
        </w:rPr>
      </w:pPr>
    </w:p>
    <w:p w14:paraId="17165DF0" w14:textId="77777777" w:rsidR="00FF5479" w:rsidRPr="00F4317E" w:rsidRDefault="00FF5479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5940C6F0" w14:textId="77777777" w:rsidR="00EC0188" w:rsidRDefault="00EC0188" w:rsidP="00CD652E">
      <w:pPr>
        <w:rPr>
          <w:rFonts w:ascii="Arial" w:hAnsi="Arial"/>
          <w:b/>
          <w:sz w:val="18"/>
          <w:szCs w:val="18"/>
          <w:lang w:val="es-CO"/>
        </w:rPr>
      </w:pPr>
    </w:p>
    <w:p w14:paraId="040AED11" w14:textId="3773318D" w:rsidR="00F4317E" w:rsidRDefault="00EC0188" w:rsidP="00CD652E">
      <w:pPr>
        <w:rPr>
          <w:rFonts w:ascii="Arial" w:hAnsi="Arial"/>
          <w:b/>
          <w:sz w:val="18"/>
          <w:szCs w:val="18"/>
          <w:lang w:val="es-CO"/>
        </w:rPr>
      </w:pPr>
      <w:r>
        <w:rPr>
          <w:rFonts w:ascii="Arial" w:hAnsi="Arial"/>
          <w:b/>
          <w:sz w:val="18"/>
          <w:szCs w:val="18"/>
          <w:lang w:val="es-CO"/>
        </w:rPr>
        <w:t>Sistemas de numeración</w:t>
      </w:r>
    </w:p>
    <w:p w14:paraId="251CC16D" w14:textId="230C7F34" w:rsidR="00EC0188" w:rsidRDefault="00CB5C11" w:rsidP="00CD652E">
      <w:pPr>
        <w:rPr>
          <w:rFonts w:ascii="Arial" w:hAnsi="Arial"/>
          <w:sz w:val="18"/>
          <w:szCs w:val="18"/>
          <w:lang w:val="es-CO"/>
        </w:rPr>
      </w:pPr>
      <w:r>
        <w:rPr>
          <w:rFonts w:ascii="Arial" w:hAnsi="Arial"/>
          <w:sz w:val="18"/>
          <w:szCs w:val="18"/>
          <w:lang w:val="es-CO"/>
        </w:rPr>
        <w:t xml:space="preserve">Diferentes culturas han vivido la necesidad de expresar con símbolos diferentes cantidades. Conoce cinco diferentes sistemas de numeración e intenta escribir el año en que naciste en cada sistema de numeración. </w:t>
      </w:r>
    </w:p>
    <w:p w14:paraId="3178B3CD" w14:textId="77777777" w:rsidR="00CB5C11" w:rsidRDefault="00CB5C11" w:rsidP="00CD652E">
      <w:pPr>
        <w:rPr>
          <w:rFonts w:ascii="Arial" w:hAnsi="Arial"/>
          <w:sz w:val="18"/>
          <w:szCs w:val="18"/>
          <w:lang w:val="es-CO"/>
        </w:rPr>
      </w:pPr>
    </w:p>
    <w:p w14:paraId="7E968501" w14:textId="6214FC48" w:rsidR="00CB5C11" w:rsidRDefault="00CB5C11" w:rsidP="00CB5C11">
      <w:pPr>
        <w:pStyle w:val="Prrafodelista"/>
        <w:numPr>
          <w:ilvl w:val="0"/>
          <w:numId w:val="2"/>
        </w:numPr>
        <w:rPr>
          <w:rFonts w:ascii="Arial" w:hAnsi="Arial"/>
          <w:sz w:val="18"/>
          <w:szCs w:val="18"/>
          <w:lang w:val="es-CO"/>
        </w:rPr>
      </w:pPr>
      <w:r>
        <w:rPr>
          <w:rFonts w:ascii="Arial" w:hAnsi="Arial"/>
          <w:sz w:val="18"/>
          <w:szCs w:val="18"/>
          <w:lang w:val="es-CO"/>
        </w:rPr>
        <w:t>Sistema de numeración maya</w:t>
      </w:r>
    </w:p>
    <w:p w14:paraId="20F7EB92" w14:textId="5A1F317E" w:rsidR="00CB5C11" w:rsidRDefault="00CB5C11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9BA98B8" wp14:editId="0681C4E8">
            <wp:extent cx="1864426" cy="2757797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85" t="26780" r="74575" b="25085"/>
                    <a:stretch/>
                  </pic:blipFill>
                  <pic:spPr bwMode="auto">
                    <a:xfrm>
                      <a:off x="0" y="0"/>
                      <a:ext cx="1866831" cy="276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D58C" w14:textId="711E4415" w:rsidR="00296A18" w:rsidRDefault="00296A18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 w:rsidRPr="00296A18">
        <w:rPr>
          <w:rFonts w:ascii="Arial" w:hAnsi="Arial"/>
          <w:sz w:val="18"/>
          <w:szCs w:val="18"/>
          <w:highlight w:val="green"/>
          <w:lang w:val="es-CO"/>
        </w:rPr>
        <w:t>MA_04_02_CO_IMG01.jpg</w:t>
      </w:r>
    </w:p>
    <w:p w14:paraId="3B6BA7B6" w14:textId="77777777" w:rsidR="00CB5C11" w:rsidRDefault="00CB5C11" w:rsidP="00CB5C11">
      <w:pPr>
        <w:rPr>
          <w:rFonts w:ascii="Arial" w:hAnsi="Arial"/>
          <w:sz w:val="18"/>
          <w:szCs w:val="18"/>
          <w:lang w:val="es-CO"/>
        </w:rPr>
      </w:pPr>
    </w:p>
    <w:p w14:paraId="524DE5D9" w14:textId="0E258D4E" w:rsidR="00CB5C11" w:rsidRDefault="00CB5C11" w:rsidP="00CB5C11">
      <w:pPr>
        <w:pStyle w:val="Prrafodelista"/>
        <w:numPr>
          <w:ilvl w:val="0"/>
          <w:numId w:val="2"/>
        </w:numPr>
        <w:rPr>
          <w:rFonts w:ascii="Arial" w:hAnsi="Arial"/>
          <w:sz w:val="18"/>
          <w:szCs w:val="18"/>
          <w:lang w:val="es-CO"/>
        </w:rPr>
      </w:pPr>
      <w:r>
        <w:rPr>
          <w:rFonts w:ascii="Arial" w:hAnsi="Arial"/>
          <w:sz w:val="18"/>
          <w:szCs w:val="18"/>
          <w:lang w:val="es-CO"/>
        </w:rPr>
        <w:t xml:space="preserve">Sistema de numeración romano </w:t>
      </w:r>
    </w:p>
    <w:p w14:paraId="4A6E8D0A" w14:textId="6CC5DB67" w:rsidR="00CB5C11" w:rsidRDefault="00CB5C11" w:rsidP="00CB5C11">
      <w:pPr>
        <w:ind w:left="1440"/>
        <w:rPr>
          <w:rFonts w:ascii="Arial" w:hAnsi="Arial"/>
          <w:sz w:val="18"/>
          <w:szCs w:val="18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7D7EECA2" wp14:editId="09490A8D">
            <wp:extent cx="1757548" cy="278914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2545" t="45085" r="37709" b="30169"/>
                    <a:stretch/>
                  </pic:blipFill>
                  <pic:spPr bwMode="auto">
                    <a:xfrm>
                      <a:off x="0" y="0"/>
                      <a:ext cx="1759816" cy="279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6BC6" w14:textId="6BFDEEA8" w:rsidR="00296A18" w:rsidRDefault="00296A18" w:rsidP="00296A18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 w:rsidRPr="00296A18">
        <w:rPr>
          <w:rFonts w:ascii="Arial" w:hAnsi="Arial"/>
          <w:sz w:val="18"/>
          <w:szCs w:val="18"/>
          <w:highlight w:val="green"/>
          <w:lang w:val="es-CO"/>
        </w:rPr>
        <w:t>MA_04_02_CO_IMG02.jpg</w:t>
      </w:r>
    </w:p>
    <w:p w14:paraId="33C690CA" w14:textId="77777777" w:rsidR="00296A18" w:rsidRDefault="00296A18" w:rsidP="00CB5C11">
      <w:pPr>
        <w:ind w:left="1440"/>
        <w:rPr>
          <w:rFonts w:ascii="Arial" w:hAnsi="Arial"/>
          <w:sz w:val="18"/>
          <w:szCs w:val="18"/>
          <w:lang w:val="es-CO"/>
        </w:rPr>
      </w:pPr>
    </w:p>
    <w:p w14:paraId="522674E6" w14:textId="77777777" w:rsidR="00CB5C11" w:rsidRDefault="00CB5C11" w:rsidP="00CB5C11">
      <w:pPr>
        <w:rPr>
          <w:rFonts w:ascii="Arial" w:hAnsi="Arial"/>
          <w:sz w:val="18"/>
          <w:szCs w:val="18"/>
          <w:lang w:val="es-CO"/>
        </w:rPr>
      </w:pPr>
    </w:p>
    <w:p w14:paraId="285F85CE" w14:textId="3BA2D461" w:rsidR="00CB5C11" w:rsidRDefault="00CB5C11" w:rsidP="00CB5C11">
      <w:pPr>
        <w:pStyle w:val="Prrafodelista"/>
        <w:numPr>
          <w:ilvl w:val="0"/>
          <w:numId w:val="2"/>
        </w:numPr>
        <w:rPr>
          <w:rFonts w:ascii="Arial" w:hAnsi="Arial"/>
          <w:sz w:val="18"/>
          <w:szCs w:val="18"/>
          <w:lang w:val="es-CO"/>
        </w:rPr>
      </w:pPr>
      <w:r>
        <w:rPr>
          <w:rFonts w:ascii="Arial" w:hAnsi="Arial"/>
          <w:sz w:val="18"/>
          <w:szCs w:val="18"/>
          <w:lang w:val="es-CO"/>
        </w:rPr>
        <w:t>Sistema de numeración hebreo</w:t>
      </w:r>
    </w:p>
    <w:p w14:paraId="4394CF0D" w14:textId="3ED80CE6" w:rsidR="00CB5C11" w:rsidRDefault="00CB5C11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173B1F8" wp14:editId="4E7F2579">
            <wp:extent cx="1852550" cy="2743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356" t="11525" r="60591" b="10169"/>
                    <a:stretch/>
                  </pic:blipFill>
                  <pic:spPr bwMode="auto">
                    <a:xfrm>
                      <a:off x="0" y="0"/>
                      <a:ext cx="1854939" cy="274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55868" w14:textId="459081A3" w:rsidR="00296A18" w:rsidRDefault="00296A18" w:rsidP="00296A18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 w:rsidRPr="00296A18">
        <w:rPr>
          <w:rFonts w:ascii="Arial" w:hAnsi="Arial"/>
          <w:sz w:val="18"/>
          <w:szCs w:val="18"/>
          <w:highlight w:val="green"/>
          <w:lang w:val="es-CO"/>
        </w:rPr>
        <w:lastRenderedPageBreak/>
        <w:t>MA_04_02_CO_IMG03.jpg</w:t>
      </w:r>
    </w:p>
    <w:p w14:paraId="07B98664" w14:textId="77777777" w:rsidR="00296A18" w:rsidRDefault="00296A18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</w:p>
    <w:p w14:paraId="7ECD7D81" w14:textId="77777777" w:rsidR="00CB5C11" w:rsidRDefault="00CB5C11" w:rsidP="00CB5C11">
      <w:pPr>
        <w:rPr>
          <w:rFonts w:ascii="Arial" w:hAnsi="Arial"/>
          <w:sz w:val="18"/>
          <w:szCs w:val="18"/>
          <w:lang w:val="es-CO"/>
        </w:rPr>
      </w:pPr>
    </w:p>
    <w:p w14:paraId="0875C74D" w14:textId="3B686BD1" w:rsidR="00CB5C11" w:rsidRDefault="00CB5C11" w:rsidP="00CB5C11">
      <w:pPr>
        <w:pStyle w:val="Prrafodelista"/>
        <w:numPr>
          <w:ilvl w:val="0"/>
          <w:numId w:val="2"/>
        </w:numPr>
        <w:rPr>
          <w:rFonts w:ascii="Arial" w:hAnsi="Arial"/>
          <w:sz w:val="18"/>
          <w:szCs w:val="18"/>
          <w:lang w:val="es-CO"/>
        </w:rPr>
      </w:pPr>
      <w:r>
        <w:rPr>
          <w:rFonts w:ascii="Arial" w:hAnsi="Arial"/>
          <w:sz w:val="18"/>
          <w:szCs w:val="18"/>
          <w:lang w:val="es-CO"/>
        </w:rPr>
        <w:t>Sistema de numeración egipcio</w:t>
      </w:r>
    </w:p>
    <w:p w14:paraId="0B223C1A" w14:textId="1046BEF6" w:rsidR="00CB5C11" w:rsidRDefault="00CB5C11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5189161" wp14:editId="1A8DD796">
            <wp:extent cx="1460665" cy="1543792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21" t="33898" r="68219" b="22034"/>
                    <a:stretch/>
                  </pic:blipFill>
                  <pic:spPr bwMode="auto">
                    <a:xfrm>
                      <a:off x="0" y="0"/>
                      <a:ext cx="1462549" cy="154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40718" w14:textId="206234FB" w:rsidR="00296A18" w:rsidRDefault="00296A18" w:rsidP="00296A18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 w:rsidRPr="00296A18">
        <w:rPr>
          <w:rFonts w:ascii="Arial" w:hAnsi="Arial"/>
          <w:sz w:val="18"/>
          <w:szCs w:val="18"/>
          <w:highlight w:val="green"/>
          <w:lang w:val="es-CO"/>
        </w:rPr>
        <w:t>MA_04_02_CO_IMG04.jpg</w:t>
      </w:r>
    </w:p>
    <w:p w14:paraId="53CA31C4" w14:textId="77777777" w:rsidR="00296A18" w:rsidRDefault="00296A18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</w:p>
    <w:p w14:paraId="4E944273" w14:textId="77777777" w:rsidR="00CB5C11" w:rsidRDefault="00CB5C11" w:rsidP="00CB5C11">
      <w:pPr>
        <w:rPr>
          <w:rFonts w:ascii="Arial" w:hAnsi="Arial"/>
          <w:sz w:val="18"/>
          <w:szCs w:val="18"/>
          <w:lang w:val="es-CO"/>
        </w:rPr>
      </w:pPr>
    </w:p>
    <w:p w14:paraId="08625B08" w14:textId="5CDD7A7A" w:rsidR="00CB5C11" w:rsidRDefault="00CB5C11" w:rsidP="00CB5C11">
      <w:pPr>
        <w:pStyle w:val="Prrafodelista"/>
        <w:numPr>
          <w:ilvl w:val="0"/>
          <w:numId w:val="2"/>
        </w:numPr>
        <w:rPr>
          <w:rFonts w:ascii="Arial" w:hAnsi="Arial"/>
          <w:sz w:val="18"/>
          <w:szCs w:val="18"/>
          <w:lang w:val="es-CO"/>
        </w:rPr>
      </w:pPr>
      <w:r>
        <w:rPr>
          <w:rFonts w:ascii="Arial" w:hAnsi="Arial"/>
          <w:sz w:val="18"/>
          <w:szCs w:val="18"/>
          <w:lang w:val="es-CO"/>
        </w:rPr>
        <w:t>Sistema de numeración arábigo</w:t>
      </w:r>
    </w:p>
    <w:p w14:paraId="619644E2" w14:textId="5DEA92F7" w:rsidR="00CB5C11" w:rsidRDefault="00CB5C11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B1500C0" wp14:editId="3FCA7242">
            <wp:extent cx="1496291" cy="2122646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969" t="47457" r="37921" b="31865"/>
                    <a:stretch/>
                  </pic:blipFill>
                  <pic:spPr bwMode="auto">
                    <a:xfrm>
                      <a:off x="0" y="0"/>
                      <a:ext cx="1498222" cy="212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71D8" w14:textId="07DCF15B" w:rsidR="00296A18" w:rsidRDefault="00296A18" w:rsidP="00296A18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  <w:r w:rsidRPr="00296A18">
        <w:rPr>
          <w:rFonts w:ascii="Arial" w:hAnsi="Arial"/>
          <w:sz w:val="18"/>
          <w:szCs w:val="18"/>
          <w:highlight w:val="green"/>
          <w:lang w:val="es-CO"/>
        </w:rPr>
        <w:t>MA_04_02_CO_IMG05.jpg</w:t>
      </w:r>
    </w:p>
    <w:p w14:paraId="729754A7" w14:textId="77777777" w:rsidR="00296A18" w:rsidRDefault="00296A18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</w:p>
    <w:p w14:paraId="548E23C5" w14:textId="77777777" w:rsidR="00CB5C11" w:rsidRPr="00CB5C11" w:rsidRDefault="00CB5C11" w:rsidP="00CB5C11">
      <w:pPr>
        <w:pStyle w:val="Prrafodelista"/>
        <w:ind w:left="1440"/>
        <w:rPr>
          <w:rFonts w:ascii="Arial" w:hAnsi="Arial"/>
          <w:sz w:val="18"/>
          <w:szCs w:val="18"/>
          <w:lang w:val="es-CO"/>
        </w:rPr>
      </w:pPr>
    </w:p>
    <w:p w14:paraId="6AE4864E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E928AA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02CCC153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imágenes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IMAGEN DE ESTE INCISO COPIA LOS SIGUIENTES DOS BLOQUES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IMAGEN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CF535A" w:rsidRPr="00CF535A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1B59D17F" w:rsidR="00F4317E" w:rsidRPr="000719EE" w:rsidRDefault="00B44A90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5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48D487C8" w14:textId="3C435E76" w:rsidR="00CD652E" w:rsidRPr="00F4317E" w:rsidRDefault="001657E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Diferentes sistemas de numeración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726F9EF7" w14:textId="2A53031A" w:rsidR="00CD652E" w:rsidRPr="000719EE" w:rsidRDefault="001657E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Conoce diferentes sistemas de numeración dando clic en cada imagen. 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3D6CF39A" w:rsidR="006559E5" w:rsidRPr="00E928AA" w:rsidRDefault="006559E5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DEL MENÚ</w:t>
      </w:r>
    </w:p>
    <w:p w14:paraId="3DDCFB0F" w14:textId="2A374E59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983781" w14:textId="2EAD37F3" w:rsidR="00CD652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160186" w14:textId="4279A962" w:rsidR="001E1243" w:rsidRDefault="00B44A90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Número 10 en numeración maya</w:t>
      </w:r>
      <w:ins w:id="18" w:author="chris" w:date="2015-04-19T18:46:00Z">
        <w:r w:rsidR="00F62C4F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4DAAD562" w14:textId="33DE5B2A" w:rsidR="001657E1" w:rsidRDefault="00B44A90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45C1E84" wp14:editId="4FFF2231">
            <wp:extent cx="1282535" cy="1313076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224" t="41356" r="22878" b="44068"/>
                    <a:stretch/>
                  </pic:blipFill>
                  <pic:spPr bwMode="auto">
                    <a:xfrm>
                      <a:off x="0" y="0"/>
                      <a:ext cx="1284190" cy="131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901BF" w14:textId="77777777" w:rsidR="001657E1" w:rsidRDefault="001657E1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354BA81" w14:textId="77777777" w:rsidR="001657E1" w:rsidRDefault="001657E1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E2BDEFA" w14:textId="46482617" w:rsidR="001E1243" w:rsidRPr="000719E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5C73C5D" w14:textId="39396E36" w:rsidR="007A2C8C" w:rsidRPr="004C5FD9" w:rsidRDefault="007A2C8C" w:rsidP="007A2C8C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296A18">
        <w:rPr>
          <w:rFonts w:ascii="Times New Roman" w:hAnsi="Times New Roman" w:cs="Times New Roman"/>
          <w:color w:val="000000"/>
          <w:lang w:val="es-CO"/>
        </w:rPr>
        <w:t>_REC340_IMG06.jpg</w:t>
      </w: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67028DFD" w:rsidR="00CD652E" w:rsidRDefault="00E928AA" w:rsidP="00CD652E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CF535A"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="006559E5"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</w:t>
      </w:r>
      <w:r w:rsidR="00CD652E" w:rsidRPr="004A2B92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60D847A0" w14:textId="0B51F7CF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B8CC17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3C6F9A1" w14:textId="23F9A3E4" w:rsidR="006559E5" w:rsidRDefault="006559E5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F535A">
        <w:rPr>
          <w:rFonts w:ascii="Arial" w:hAnsi="Arial"/>
          <w:sz w:val="18"/>
          <w:szCs w:val="18"/>
          <w:highlight w:val="green"/>
          <w:lang w:val="es-ES_tradnl"/>
        </w:rPr>
        <w:t>Número de fichas de imagen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BB18F2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3637013" w14:textId="1C65E373" w:rsidR="006559E5" w:rsidRDefault="00D27DE2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5A841CBB" w14:textId="77777777" w:rsidR="006559E5" w:rsidRPr="000719EE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4B7BF574" w:rsidR="006559E5" w:rsidRPr="00E928AA" w:rsidRDefault="003F1EB9" w:rsidP="00705DE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 w:rsidR="00D27DE2">
        <w:rPr>
          <w:rFonts w:ascii="Arial" w:hAnsi="Arial"/>
          <w:sz w:val="16"/>
          <w:szCs w:val="16"/>
          <w:lang w:val="es-ES_tradnl"/>
        </w:rPr>
        <w:t>1</w:t>
      </w:r>
      <w:r w:rsidRPr="003F1EB9">
        <w:rPr>
          <w:rFonts w:ascii="Arial" w:hAnsi="Arial"/>
          <w:sz w:val="16"/>
          <w:szCs w:val="16"/>
          <w:lang w:val="es-ES_tradnl"/>
        </w:rPr>
        <w:t xml:space="preserve"> DE IMAGEN 1</w:t>
      </w:r>
    </w:p>
    <w:p w14:paraId="60EAFCFA" w14:textId="56E42F89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1F7E98C" w14:textId="1749042B" w:rsidR="00CD652E" w:rsidRPr="00CD652E" w:rsidRDefault="00D27DE2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Numeración maya</w:t>
      </w: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DA21CA" w14:textId="46B273CA" w:rsidR="00E31CAA" w:rsidRPr="00CD652E" w:rsidRDefault="00D27DE2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números mayas se usaban para medir el tiempo: los días, meses y años. Solo hay tres símbolos para representar los númer</w:t>
      </w:r>
      <w:r w:rsidR="004B084B">
        <w:rPr>
          <w:rFonts w:ascii="Arial" w:hAnsi="Arial" w:cs="Arial"/>
          <w:sz w:val="18"/>
          <w:szCs w:val="18"/>
          <w:lang w:val="es-ES_tradnl"/>
        </w:rPr>
        <w:t>o</w:t>
      </w:r>
      <w:r>
        <w:rPr>
          <w:rFonts w:ascii="Arial" w:hAnsi="Arial" w:cs="Arial"/>
          <w:sz w:val="18"/>
          <w:szCs w:val="18"/>
          <w:lang w:val="es-ES_tradnl"/>
        </w:rPr>
        <w:t xml:space="preserve">s, como se puede ver en este gráfico con la numeración del 0 al 29. </w:t>
      </w:r>
    </w:p>
    <w:p w14:paraId="328259F3" w14:textId="77777777" w:rsidR="00616529" w:rsidRPr="00E31CAA" w:rsidRDefault="00616529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EBDF41" w14:textId="26C571A4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5E083AD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63BC752" w14:textId="5063E347" w:rsidR="005101F8" w:rsidRDefault="005101F8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Tabla c</w:t>
      </w:r>
      <w:r w:rsidR="004929D6">
        <w:rPr>
          <w:rFonts w:ascii="Arial" w:hAnsi="Arial" w:cs="Arial"/>
          <w:sz w:val="18"/>
          <w:szCs w:val="18"/>
          <w:lang w:val="es-ES_tradnl"/>
        </w:rPr>
        <w:t>on los números mayas del 1 al 29</w:t>
      </w:r>
      <w:ins w:id="19" w:author="chris" w:date="2015-04-19T18:46:00Z">
        <w:r w:rsidR="00F62C4F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61284D20" w14:textId="3CD8E35C" w:rsidR="00DF6F53" w:rsidRDefault="005101F8" w:rsidP="005101F8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679706EE" wp14:editId="2929DE24">
            <wp:extent cx="1864426" cy="2757797"/>
            <wp:effectExtent l="0" t="0" r="254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85" t="26780" r="74575" b="25085"/>
                    <a:stretch/>
                  </pic:blipFill>
                  <pic:spPr bwMode="auto">
                    <a:xfrm>
                      <a:off x="0" y="0"/>
                      <a:ext cx="1866831" cy="276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0E6E5" w14:textId="77777777" w:rsidR="004B084B" w:rsidRDefault="004B084B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E76C936" w14:textId="77777777" w:rsidR="004B084B" w:rsidRDefault="004B084B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223B730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F08F64A" w14:textId="4AA3576A" w:rsidR="001A1CDB" w:rsidRPr="004C5FD9" w:rsidRDefault="001A1CDB" w:rsidP="001A1CDB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296A18">
        <w:rPr>
          <w:rFonts w:ascii="Times New Roman" w:hAnsi="Times New Roman" w:cs="Times New Roman"/>
          <w:color w:val="000000"/>
          <w:lang w:val="es-CO"/>
        </w:rPr>
        <w:t>_REC340_IMG07.jpg</w:t>
      </w:r>
    </w:p>
    <w:p w14:paraId="0F37A23A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4575339" w14:textId="0E85CAA3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C185D8A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328FAB76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4CB1A2C3" w14:textId="6BBCA3BA" w:rsidR="00B44A90" w:rsidRPr="00E928AA" w:rsidRDefault="00B44A90" w:rsidP="00B44A9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="004B0D90">
        <w:rPr>
          <w:rFonts w:ascii="Arial" w:hAnsi="Arial"/>
          <w:sz w:val="16"/>
          <w:szCs w:val="16"/>
          <w:lang w:val="es-ES_tradnl"/>
        </w:rPr>
        <w:t xml:space="preserve"> 2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55BDE4F6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71058E33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D2D3CC0" w14:textId="223BFCF9" w:rsidR="00B44A90" w:rsidRDefault="004B0D90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Número 10 en numeración romana.</w:t>
      </w:r>
    </w:p>
    <w:p w14:paraId="2321CE9A" w14:textId="3DD786D2" w:rsidR="00B44A90" w:rsidRDefault="004B0D90" w:rsidP="004B0D90">
      <w:pPr>
        <w:tabs>
          <w:tab w:val="left" w:pos="567"/>
        </w:tabs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2BD42BD4" wp14:editId="226A822E">
            <wp:extent cx="961901" cy="9372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8683" t="42447" r="23065" b="44689"/>
                    <a:stretch/>
                  </pic:blipFill>
                  <pic:spPr bwMode="auto">
                    <a:xfrm>
                      <a:off x="0" y="0"/>
                      <a:ext cx="961901" cy="93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9F38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3035A4A" w14:textId="0FA9A7A8" w:rsidR="004B0D90" w:rsidRPr="004C5FD9" w:rsidRDefault="004B0D90" w:rsidP="004B0D90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687D16">
        <w:rPr>
          <w:rFonts w:ascii="Times New Roman" w:hAnsi="Times New Roman" w:cs="Times New Roman"/>
          <w:color w:val="000000"/>
          <w:lang w:val="es-CO"/>
        </w:rPr>
        <w:t>_REC340_IMG</w:t>
      </w:r>
      <w:r w:rsidR="00296A18">
        <w:rPr>
          <w:rFonts w:ascii="Times New Roman" w:hAnsi="Times New Roman" w:cs="Times New Roman"/>
          <w:color w:val="000000"/>
          <w:lang w:val="es-CO"/>
        </w:rPr>
        <w:t>08.jpg</w:t>
      </w:r>
    </w:p>
    <w:p w14:paraId="038C06CE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2DEDD00C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17533394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6DEE78B9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09A47BE" w14:textId="77777777" w:rsidR="00B44A90" w:rsidRDefault="00B44A90" w:rsidP="00B44A90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69BF2B7F" w14:textId="3A5CF3B4" w:rsidR="00B44A90" w:rsidRDefault="004B0D90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1</w:t>
      </w:r>
    </w:p>
    <w:p w14:paraId="65F4A17E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4E4505D" w14:textId="7F0806D9" w:rsidR="00B44A90" w:rsidRPr="00E928AA" w:rsidRDefault="00B44A90" w:rsidP="00B44A9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687D16">
        <w:rPr>
          <w:rFonts w:ascii="Arial" w:hAnsi="Arial"/>
          <w:sz w:val="16"/>
          <w:szCs w:val="16"/>
          <w:lang w:val="es-ES_tradnl"/>
        </w:rPr>
        <w:t xml:space="preserve"> 1 DE IMAGEN 2</w:t>
      </w:r>
    </w:p>
    <w:p w14:paraId="75EBE7B5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625088E" w14:textId="1FF689FB" w:rsidR="00B44A90" w:rsidRPr="00CD652E" w:rsidRDefault="004B0D90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Numeración romana</w:t>
      </w:r>
    </w:p>
    <w:p w14:paraId="05C62EE5" w14:textId="77777777" w:rsidR="00B44A90" w:rsidRPr="00CD652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F01ABAF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1E241DA9" w14:textId="45B91254" w:rsidR="00B44A90" w:rsidRDefault="00475355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Aún se emplea para:</w:t>
      </w:r>
    </w:p>
    <w:p w14:paraId="0FD050D1" w14:textId="77777777" w:rsidR="00475355" w:rsidRDefault="00475355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68010764" w14:textId="5F3A55A0" w:rsidR="00475355" w:rsidRDefault="00475355" w:rsidP="00475355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números de capítulos y tomos de una obra</w:t>
      </w:r>
      <w:r w:rsidR="0055101A">
        <w:rPr>
          <w:rFonts w:ascii="Arial" w:hAnsi="Arial" w:cs="Arial"/>
          <w:sz w:val="18"/>
          <w:szCs w:val="18"/>
          <w:lang w:val="es-ES_tradnl"/>
        </w:rPr>
        <w:t xml:space="preserve"> literaria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5BF3CEAA" w14:textId="0C68DE4F" w:rsidR="0055101A" w:rsidRDefault="0055101A" w:rsidP="00475355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actos y escenas de una obra de teatro.</w:t>
      </w:r>
    </w:p>
    <w:p w14:paraId="334C2D0B" w14:textId="58EE51CC" w:rsidR="0055101A" w:rsidRDefault="0055101A" w:rsidP="00475355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Los nombres de </w:t>
      </w:r>
      <w:ins w:id="20" w:author="chris" w:date="2015-04-19T18:42:00Z">
        <w:r w:rsidR="00B1230E">
          <w:rPr>
            <w:rFonts w:ascii="Arial" w:hAnsi="Arial" w:cs="Arial"/>
            <w:sz w:val="18"/>
            <w:szCs w:val="18"/>
            <w:lang w:val="es-ES_tradnl"/>
          </w:rPr>
          <w:t>P</w:t>
        </w:r>
      </w:ins>
      <w:del w:id="21" w:author="chris" w:date="2015-04-19T18:42:00Z">
        <w:r w:rsidDel="00B1230E">
          <w:rPr>
            <w:rFonts w:ascii="Arial" w:hAnsi="Arial" w:cs="Arial"/>
            <w:sz w:val="18"/>
            <w:szCs w:val="18"/>
            <w:lang w:val="es-ES_tradnl"/>
          </w:rPr>
          <w:delText>p</w:delText>
        </w:r>
      </w:del>
      <w:r>
        <w:rPr>
          <w:rFonts w:ascii="Arial" w:hAnsi="Arial" w:cs="Arial"/>
          <w:sz w:val="18"/>
          <w:szCs w:val="18"/>
          <w:lang w:val="es-ES_tradnl"/>
        </w:rPr>
        <w:t xml:space="preserve">apas, reyes y emperadores. </w:t>
      </w:r>
    </w:p>
    <w:p w14:paraId="3646EF4B" w14:textId="2119C490" w:rsidR="0055101A" w:rsidRDefault="0055101A" w:rsidP="00475355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El nombre de congresos, olimpiadas, </w:t>
      </w:r>
      <w:del w:id="22" w:author="chris" w:date="2015-04-19T18:42:00Z">
        <w:r w:rsidDel="00B1230E">
          <w:rPr>
            <w:rFonts w:ascii="Arial" w:hAnsi="Arial" w:cs="Arial"/>
            <w:sz w:val="18"/>
            <w:szCs w:val="18"/>
            <w:lang w:val="es-ES_tradnl"/>
          </w:rPr>
          <w:delText>etc.</w:delText>
        </w:r>
      </w:del>
      <w:ins w:id="23" w:author="chris" w:date="2015-04-19T18:42:00Z">
        <w:r w:rsidR="00B1230E">
          <w:rPr>
            <w:rFonts w:ascii="Arial" w:hAnsi="Arial" w:cs="Arial"/>
            <w:sz w:val="18"/>
            <w:szCs w:val="18"/>
            <w:lang w:val="es-ES_tradnl"/>
          </w:rPr>
          <w:t>entre otros.</w:t>
        </w:r>
      </w:ins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07DFAF14" w14:textId="77777777" w:rsidR="00687D16" w:rsidRPr="00475355" w:rsidRDefault="00687D16" w:rsidP="00687D16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14:paraId="6A92A200" w14:textId="77777777" w:rsidR="00B44A90" w:rsidRPr="00E31CAA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65DD064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8103F82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2611407" w14:textId="02C6EEFA" w:rsidR="00B44A90" w:rsidRDefault="00687D16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Tabla con los símbolos romanos y su relación con la numeración arábiga. </w:t>
      </w:r>
    </w:p>
    <w:p w14:paraId="24CA8C71" w14:textId="77777777" w:rsidR="00687D16" w:rsidRDefault="00687D16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097A978F" w14:textId="58E12316" w:rsidR="00687D16" w:rsidRDefault="00687D16" w:rsidP="00687D16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500BD916" wp14:editId="7F430F0D">
            <wp:extent cx="1757548" cy="27891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2545" t="45085" r="37709" b="30169"/>
                    <a:stretch/>
                  </pic:blipFill>
                  <pic:spPr bwMode="auto">
                    <a:xfrm>
                      <a:off x="0" y="0"/>
                      <a:ext cx="1759816" cy="279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41FF" w14:textId="77777777" w:rsidR="00687D16" w:rsidRDefault="00687D16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314A140E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1FBA9F7" w14:textId="3D84E1AF" w:rsidR="00687D16" w:rsidRPr="004C5FD9" w:rsidRDefault="00687D16" w:rsidP="00687D16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296A18">
        <w:rPr>
          <w:rFonts w:ascii="Times New Roman" w:hAnsi="Times New Roman" w:cs="Times New Roman"/>
          <w:color w:val="000000"/>
          <w:lang w:val="es-CO"/>
        </w:rPr>
        <w:t>_REC340_IMG09.jpg</w:t>
      </w:r>
    </w:p>
    <w:p w14:paraId="01F029D1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580EA66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DC9675F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6DAD4317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6326E01C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65709033" w14:textId="585DD8CE" w:rsidR="00B44A90" w:rsidRPr="00E928AA" w:rsidRDefault="00B44A90" w:rsidP="00B44A9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="00687D16">
        <w:rPr>
          <w:rFonts w:ascii="Arial" w:hAnsi="Arial"/>
          <w:sz w:val="16"/>
          <w:szCs w:val="16"/>
          <w:lang w:val="es-ES_tradnl"/>
        </w:rPr>
        <w:t xml:space="preserve"> 3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2A58E24D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EEE5B6C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9360199" w14:textId="2312E9FF" w:rsidR="00B44A90" w:rsidRDefault="00804E6A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Número 100 en </w:t>
      </w:r>
      <w:r w:rsidR="00EB0E88">
        <w:rPr>
          <w:rFonts w:ascii="Arial" w:hAnsi="Arial" w:cs="Arial"/>
          <w:sz w:val="18"/>
          <w:szCs w:val="18"/>
          <w:lang w:val="es-ES_tradnl"/>
        </w:rPr>
        <w:t xml:space="preserve">numeración </w:t>
      </w:r>
      <w:r w:rsidR="00435798">
        <w:rPr>
          <w:rFonts w:ascii="Arial" w:hAnsi="Arial" w:cs="Arial"/>
          <w:sz w:val="18"/>
          <w:szCs w:val="18"/>
          <w:lang w:val="es-ES_tradnl"/>
        </w:rPr>
        <w:t>Hebrea</w:t>
      </w:r>
      <w:ins w:id="24" w:author="chris" w:date="2015-04-19T18:46:00Z">
        <w:r w:rsidR="00F62C4F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77E8095E" w14:textId="772EEA3C" w:rsidR="00B44A90" w:rsidRDefault="00804E6A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5DDCEEB0" wp14:editId="43F2FA7E">
            <wp:extent cx="1330036" cy="1297597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8224" t="42373" r="23090" b="44068"/>
                    <a:stretch/>
                  </pic:blipFill>
                  <pic:spPr bwMode="auto">
                    <a:xfrm>
                      <a:off x="0" y="0"/>
                      <a:ext cx="1331752" cy="129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41861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4FB0461" w14:textId="03C627AF" w:rsidR="00804E6A" w:rsidRPr="004C5FD9" w:rsidRDefault="00804E6A" w:rsidP="00804E6A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3A5FFD">
        <w:rPr>
          <w:rFonts w:ascii="Times New Roman" w:hAnsi="Times New Roman" w:cs="Times New Roman"/>
          <w:color w:val="000000"/>
          <w:lang w:val="es-CO"/>
        </w:rPr>
        <w:t>_REC340_IMG10.jpg</w:t>
      </w:r>
    </w:p>
    <w:p w14:paraId="6478348D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284F40A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1931645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32CA51D3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6B1CFC4" w14:textId="77777777" w:rsidR="00B44A90" w:rsidRDefault="00B44A90" w:rsidP="00B44A90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E7C49F3" w14:textId="17CC17FF" w:rsidR="00B44A90" w:rsidRDefault="00435798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412DCE83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5584C43" w14:textId="62DB5A8B" w:rsidR="00B44A90" w:rsidRPr="00E928AA" w:rsidRDefault="00B44A90" w:rsidP="00B44A9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5B2202">
        <w:rPr>
          <w:rFonts w:ascii="Arial" w:hAnsi="Arial"/>
          <w:sz w:val="16"/>
          <w:szCs w:val="16"/>
          <w:lang w:val="es-ES_tradnl"/>
        </w:rPr>
        <w:t xml:space="preserve"> 1 DE IMAGEN 3</w:t>
      </w:r>
    </w:p>
    <w:p w14:paraId="7772638E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A6227C8" w14:textId="11D86BF3" w:rsidR="00B44A90" w:rsidRPr="00CD652E" w:rsidRDefault="00435798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Numeración hebrea</w:t>
      </w:r>
    </w:p>
    <w:p w14:paraId="229D24C3" w14:textId="77777777" w:rsidR="00B44A90" w:rsidRPr="00CD652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0197FF1F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F22F72B" w14:textId="6AAF1C83" w:rsidR="00B44A90" w:rsidRPr="00CD652E" w:rsidRDefault="00435798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numeración hebrea </w:t>
      </w:r>
      <w:r w:rsidR="003A5FFD">
        <w:rPr>
          <w:rFonts w:ascii="Arial" w:hAnsi="Arial" w:cs="Arial"/>
          <w:sz w:val="18"/>
          <w:szCs w:val="18"/>
          <w:lang w:val="es-ES_tradnl"/>
        </w:rPr>
        <w:t>es un sistema numérico alfabético</w:t>
      </w:r>
      <w:r>
        <w:rPr>
          <w:rFonts w:ascii="Arial" w:hAnsi="Arial" w:cs="Arial"/>
          <w:sz w:val="18"/>
          <w:szCs w:val="18"/>
          <w:lang w:val="es-ES_tradnl"/>
        </w:rPr>
        <w:t xml:space="preserve"> cuasi-decimal. Los valores numéricos de cada letra individual se suman. </w:t>
      </w:r>
    </w:p>
    <w:p w14:paraId="3B70FB39" w14:textId="77777777" w:rsidR="00B44A90" w:rsidRPr="00E31CAA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8628D66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77D77E22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2DBEF38" w14:textId="5D3B83AB" w:rsidR="00CF2FF6" w:rsidRDefault="00CF2FF6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Tabla que muestra los símbolos de la numeración hebrea. </w:t>
      </w:r>
    </w:p>
    <w:p w14:paraId="210ED6C3" w14:textId="3090C731" w:rsidR="00B44A90" w:rsidRDefault="008D756D" w:rsidP="00CF2FF6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3D367E5D" wp14:editId="04478C18">
            <wp:extent cx="1852550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356" t="11525" r="60591" b="10169"/>
                    <a:stretch/>
                  </pic:blipFill>
                  <pic:spPr bwMode="auto">
                    <a:xfrm>
                      <a:off x="0" y="0"/>
                      <a:ext cx="1854939" cy="274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1CCC8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8404DAE" w14:textId="38B688BA" w:rsidR="005B2202" w:rsidRPr="004C5FD9" w:rsidRDefault="005B2202" w:rsidP="005B2202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3A5FFD">
        <w:rPr>
          <w:rFonts w:ascii="Times New Roman" w:hAnsi="Times New Roman" w:cs="Times New Roman"/>
          <w:color w:val="000000"/>
          <w:lang w:val="es-CO"/>
        </w:rPr>
        <w:t>_REC340_IMG11.jpg</w:t>
      </w:r>
    </w:p>
    <w:p w14:paraId="4A29FB9C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47A6592D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AF3B9AD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53B7F474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0AD856F6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288CC135" w14:textId="2DA46018" w:rsidR="00B44A90" w:rsidRPr="00E928AA" w:rsidRDefault="00B44A90" w:rsidP="00B44A9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 w:rsidR="005B2202">
        <w:rPr>
          <w:rFonts w:ascii="Arial" w:hAnsi="Arial"/>
          <w:sz w:val="16"/>
          <w:szCs w:val="16"/>
          <w:lang w:val="es-ES_tradnl"/>
        </w:rPr>
        <w:t>4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3ADCDDAE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4631245E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612BC4D" w14:textId="27A78EE4" w:rsidR="005B2202" w:rsidRDefault="005B2202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Número 10 en numeración egipcia</w:t>
      </w:r>
      <w:ins w:id="25" w:author="chris" w:date="2015-04-19T18:46:00Z">
        <w:r w:rsidR="00F62C4F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664D00EA" w14:textId="57CEAB17" w:rsidR="00B44A90" w:rsidRDefault="005B2202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10E9E715" wp14:editId="500A29E3">
            <wp:extent cx="1425039" cy="1386522"/>
            <wp:effectExtent l="0" t="0" r="381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9071" t="43051" r="23089" b="44746"/>
                    <a:stretch/>
                  </pic:blipFill>
                  <pic:spPr bwMode="auto">
                    <a:xfrm>
                      <a:off x="0" y="0"/>
                      <a:ext cx="1426878" cy="138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CDD1F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8968B98" w14:textId="530BDDF2" w:rsidR="005B2202" w:rsidRPr="004C5FD9" w:rsidRDefault="005B2202" w:rsidP="005B2202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3A5FFD">
        <w:rPr>
          <w:rFonts w:ascii="Times New Roman" w:hAnsi="Times New Roman" w:cs="Times New Roman"/>
          <w:color w:val="000000"/>
          <w:lang w:val="es-CO"/>
        </w:rPr>
        <w:t>_REC340_IMG12.jpg</w:t>
      </w:r>
    </w:p>
    <w:p w14:paraId="7C2BBB0F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34B4359F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079E251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5EEBF0D3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C82BFB9" w14:textId="77777777" w:rsidR="00B44A90" w:rsidRDefault="00B44A90" w:rsidP="00B44A90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5F01DED1" w14:textId="6ED25143" w:rsidR="00B44A90" w:rsidRDefault="00506C8B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65CDE41F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26B55E31" w14:textId="67B0CC0D" w:rsidR="00B44A90" w:rsidRPr="00E928AA" w:rsidRDefault="00B44A90" w:rsidP="00B44A9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506C8B">
        <w:rPr>
          <w:rFonts w:ascii="Arial" w:hAnsi="Arial"/>
          <w:sz w:val="16"/>
          <w:szCs w:val="16"/>
          <w:lang w:val="es-ES_tradnl"/>
        </w:rPr>
        <w:t xml:space="preserve"> 1 DE IMAGEN 4</w:t>
      </w:r>
    </w:p>
    <w:p w14:paraId="16EB4AFB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BA8361B" w14:textId="0D89BC08" w:rsidR="00B44A90" w:rsidRPr="00CD652E" w:rsidRDefault="00506C8B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Numeración egipcia</w:t>
      </w:r>
    </w:p>
    <w:p w14:paraId="5F30891E" w14:textId="77777777" w:rsidR="00B44A90" w:rsidRPr="00CD652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64091F89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D0BAA3A" w14:textId="749683A7" w:rsidR="00B44A90" w:rsidRPr="00CD652E" w:rsidRDefault="00506C8B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sistema de numeración egipcio permitía representar todos los números. De</w:t>
      </w:r>
      <w:r w:rsidR="003A5FFD">
        <w:rPr>
          <w:rFonts w:ascii="Arial" w:hAnsi="Arial" w:cs="Arial"/>
          <w:sz w:val="18"/>
          <w:szCs w:val="18"/>
          <w:lang w:val="es-ES_tradnl"/>
        </w:rPr>
        <w:t>sde el tercer milenio a.C.</w:t>
      </w:r>
      <w:ins w:id="26" w:author="chris" w:date="2015-04-19T18:43:00Z">
        <w:r w:rsidR="00B1230E">
          <w:rPr>
            <w:rFonts w:ascii="Arial" w:hAnsi="Arial" w:cs="Arial"/>
            <w:sz w:val="18"/>
            <w:szCs w:val="18"/>
            <w:lang w:val="es-ES_tradnl"/>
          </w:rPr>
          <w:t>,</w:t>
        </w:r>
      </w:ins>
      <w:r w:rsidR="003A5FFD">
        <w:rPr>
          <w:rFonts w:ascii="Arial" w:hAnsi="Arial" w:cs="Arial"/>
          <w:sz w:val="18"/>
          <w:szCs w:val="18"/>
          <w:lang w:val="es-ES_tradnl"/>
        </w:rPr>
        <w:t xml:space="preserve"> ya d</w:t>
      </w:r>
      <w:r>
        <w:rPr>
          <w:rFonts w:ascii="Arial" w:hAnsi="Arial" w:cs="Arial"/>
          <w:sz w:val="18"/>
          <w:szCs w:val="18"/>
          <w:lang w:val="es-ES_tradnl"/>
        </w:rPr>
        <w:t xml:space="preserve">isponían del primer sistema decimal o de numeración en base 10. </w:t>
      </w:r>
    </w:p>
    <w:p w14:paraId="538E5CA5" w14:textId="77777777" w:rsidR="00B44A90" w:rsidRPr="00E31CAA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784FD29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3F0D1DA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700004D" w14:textId="7E3F5DF2" w:rsidR="00520901" w:rsidRDefault="00520901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Tabla que muestra 7 símbolos egipcios con los respectivos en </w:t>
      </w:r>
      <w:r w:rsidR="00F178E0">
        <w:rPr>
          <w:rFonts w:ascii="Arial" w:hAnsi="Arial" w:cs="Arial"/>
          <w:sz w:val="18"/>
          <w:szCs w:val="18"/>
          <w:lang w:val="es-ES_tradnl"/>
        </w:rPr>
        <w:t>arábigo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28AF8EBC" w14:textId="611C55C3" w:rsidR="00B44A90" w:rsidRDefault="00520901" w:rsidP="00F178E0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17131480" wp14:editId="3982B900">
            <wp:extent cx="1460665" cy="1543792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21" t="33898" r="68219" b="22034"/>
                    <a:stretch/>
                  </pic:blipFill>
                  <pic:spPr bwMode="auto">
                    <a:xfrm>
                      <a:off x="0" y="0"/>
                      <a:ext cx="1462549" cy="154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368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9E4A76E" w14:textId="22526E8F" w:rsidR="00F178E0" w:rsidRPr="004C5FD9" w:rsidRDefault="00F178E0" w:rsidP="00F178E0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3A5FFD">
        <w:rPr>
          <w:rFonts w:ascii="Times New Roman" w:hAnsi="Times New Roman" w:cs="Times New Roman"/>
          <w:color w:val="000000"/>
          <w:lang w:val="es-CO"/>
        </w:rPr>
        <w:t>_REC340_IMG13.jpg</w:t>
      </w:r>
    </w:p>
    <w:p w14:paraId="0BD52711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0B487B70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5329EF90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76B43D5E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</w:p>
    <w:p w14:paraId="4054F65B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67BE4A4" w14:textId="47514814" w:rsidR="00B44A90" w:rsidRPr="00E928AA" w:rsidRDefault="00B44A90" w:rsidP="00B44A9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="0025362A">
        <w:rPr>
          <w:rFonts w:ascii="Arial" w:hAnsi="Arial"/>
          <w:sz w:val="16"/>
          <w:szCs w:val="16"/>
          <w:lang w:val="es-ES_tradnl"/>
        </w:rPr>
        <w:t xml:space="preserve"> 5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29FF2A6A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3D0AFF3F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9EEEC73" w14:textId="7844D298" w:rsidR="00B44A90" w:rsidRDefault="0025362A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Número diez en nuestro sistema de numeración decimal. </w:t>
      </w:r>
    </w:p>
    <w:p w14:paraId="0DF1EC72" w14:textId="0CFB8E6B" w:rsidR="00B44A90" w:rsidRDefault="0025362A" w:rsidP="007E4F57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29935FFC" wp14:editId="2AFBAB16">
            <wp:extent cx="1353787" cy="124691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8859" t="42712" r="23090" b="45424"/>
                    <a:stretch/>
                  </pic:blipFill>
                  <pic:spPr bwMode="auto">
                    <a:xfrm>
                      <a:off x="0" y="0"/>
                      <a:ext cx="1355533" cy="124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7DC6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01CDDCCA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519BEC47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3D16A92" w14:textId="4AB41C9F" w:rsidR="007E4F57" w:rsidRPr="004C5FD9" w:rsidRDefault="007E4F57" w:rsidP="007E4F57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3A5FFD">
        <w:rPr>
          <w:rFonts w:ascii="Times New Roman" w:hAnsi="Times New Roman" w:cs="Times New Roman"/>
          <w:color w:val="000000"/>
          <w:lang w:val="es-CO"/>
        </w:rPr>
        <w:t>_REC340_IMG14.jpg</w:t>
      </w:r>
    </w:p>
    <w:p w14:paraId="65C430CA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3290B3CA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44E1044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1D2F045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445872BD" w14:textId="77777777" w:rsidR="00B44A90" w:rsidRDefault="00B44A90" w:rsidP="00B44A90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10369740" w14:textId="09B71ACF" w:rsidR="00B44A90" w:rsidRDefault="0025362A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19553CE2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760D5A47" w14:textId="10EDB14A" w:rsidR="00B44A90" w:rsidRPr="00E928AA" w:rsidRDefault="00B44A90" w:rsidP="00B44A9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25362A">
        <w:rPr>
          <w:rFonts w:ascii="Arial" w:hAnsi="Arial"/>
          <w:sz w:val="16"/>
          <w:szCs w:val="16"/>
          <w:lang w:val="es-ES_tradnl"/>
        </w:rPr>
        <w:t xml:space="preserve"> 1 DE IMAGEN 5</w:t>
      </w:r>
    </w:p>
    <w:p w14:paraId="794D4E20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5BB16E4" w14:textId="13F2231F" w:rsidR="00B44A90" w:rsidRPr="00CD652E" w:rsidRDefault="007E4F57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Numeración arábiga</w:t>
      </w:r>
    </w:p>
    <w:p w14:paraId="1569E6A6" w14:textId="77777777" w:rsidR="00B44A90" w:rsidRPr="00CD652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1AC21C2A" w14:textId="77777777" w:rsidR="00B44A90" w:rsidRPr="00792588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23BF3108" w14:textId="01F74F13" w:rsidR="00B44A90" w:rsidRPr="00CD652E" w:rsidRDefault="007E4F57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números arábigos son los símbolos más utilizados para representar números. Se les llama “arábigos” porque los árabes los introdujeron en Europa</w:t>
      </w:r>
      <w:ins w:id="27" w:author="chris" w:date="2015-04-19T18:43:00Z">
        <w:r w:rsidR="00B1230E">
          <w:rPr>
            <w:rFonts w:ascii="Arial" w:hAnsi="Arial" w:cs="Arial"/>
            <w:sz w:val="18"/>
            <w:szCs w:val="18"/>
            <w:lang w:val="es-ES_tradnl"/>
          </w:rPr>
          <w:t>,</w:t>
        </w:r>
      </w:ins>
      <w:r>
        <w:rPr>
          <w:rFonts w:ascii="Arial" w:hAnsi="Arial" w:cs="Arial"/>
          <w:sz w:val="18"/>
          <w:szCs w:val="18"/>
          <w:lang w:val="es-ES_tradnl"/>
        </w:rPr>
        <w:t xml:space="preserve"> aunque</w:t>
      </w:r>
      <w:del w:id="28" w:author="chris" w:date="2015-04-19T18:43:00Z">
        <w:r w:rsidDel="00B1230E">
          <w:rPr>
            <w:rFonts w:ascii="Arial" w:hAnsi="Arial" w:cs="Arial"/>
            <w:sz w:val="18"/>
            <w:szCs w:val="18"/>
            <w:lang w:val="es-ES_tradnl"/>
          </w:rPr>
          <w:delText>,</w:delText>
        </w:r>
      </w:del>
      <w:r>
        <w:rPr>
          <w:rFonts w:ascii="Arial" w:hAnsi="Arial" w:cs="Arial"/>
          <w:sz w:val="18"/>
          <w:szCs w:val="18"/>
          <w:lang w:val="es-ES_tradnl"/>
        </w:rPr>
        <w:t xml:space="preserve"> en realidad, la invención de este sistema de numeración de base 10 y el descubrimiento del 0 ocurrieron en la India. </w:t>
      </w:r>
    </w:p>
    <w:p w14:paraId="78C8B51A" w14:textId="77777777" w:rsidR="00B44A90" w:rsidRPr="00E31CAA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46D8A54C" w14:textId="77777777" w:rsidR="00B44A90" w:rsidRPr="00F4317E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004A4262" w14:textId="77777777" w:rsidR="00B44A90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BE1610D" w14:textId="1A500467" w:rsidR="00B44A90" w:rsidRDefault="008D1187" w:rsidP="00B44A9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Tabla que muestra los números dígitos. </w:t>
      </w:r>
    </w:p>
    <w:p w14:paraId="0AC5AD27" w14:textId="77777777" w:rsidR="008D1187" w:rsidRDefault="008D1187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5C905A74" w14:textId="31D2345F" w:rsidR="008D1187" w:rsidRDefault="00E16488" w:rsidP="00E16488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82FF062" wp14:editId="4AA45181">
            <wp:extent cx="1496291" cy="2122646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969" t="47457" r="37921" b="31865"/>
                    <a:stretch/>
                  </pic:blipFill>
                  <pic:spPr bwMode="auto">
                    <a:xfrm>
                      <a:off x="0" y="0"/>
                      <a:ext cx="1498222" cy="212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AF134" w14:textId="77777777" w:rsidR="008D1187" w:rsidRDefault="008D1187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5054F316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816115E" w14:textId="4CEF997A" w:rsidR="008D1187" w:rsidRPr="004C5FD9" w:rsidRDefault="008D1187" w:rsidP="008D1187">
      <w:pPr>
        <w:rPr>
          <w:rFonts w:ascii="Arial" w:hAnsi="Arial"/>
          <w:sz w:val="18"/>
          <w:szCs w:val="18"/>
          <w:lang w:val="es-CO"/>
        </w:rPr>
      </w:pPr>
      <w:r w:rsidRPr="004C5FD9">
        <w:rPr>
          <w:rFonts w:ascii="Times New Roman" w:hAnsi="Times New Roman" w:cs="Times New Roman"/>
          <w:color w:val="000000"/>
          <w:lang w:val="es-CO"/>
        </w:rPr>
        <w:t>MA_04_02_CO</w:t>
      </w:r>
      <w:r w:rsidR="003A5FFD">
        <w:rPr>
          <w:rFonts w:ascii="Times New Roman" w:hAnsi="Times New Roman" w:cs="Times New Roman"/>
          <w:color w:val="000000"/>
          <w:lang w:val="es-CO"/>
        </w:rPr>
        <w:t>_REC340_IMG15.jpg</w:t>
      </w:r>
    </w:p>
    <w:p w14:paraId="65FE602B" w14:textId="77777777" w:rsidR="00B44A90" w:rsidRPr="000719EE" w:rsidRDefault="00B44A90" w:rsidP="00B44A90">
      <w:pPr>
        <w:rPr>
          <w:rFonts w:ascii="Arial" w:hAnsi="Arial" w:cs="Arial"/>
          <w:sz w:val="18"/>
          <w:szCs w:val="18"/>
          <w:lang w:val="es-ES_tradnl"/>
        </w:rPr>
      </w:pPr>
    </w:p>
    <w:p w14:paraId="6ABC2EE8" w14:textId="77777777" w:rsidR="00B44A90" w:rsidRDefault="00B44A90" w:rsidP="00B44A9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BA33C80" w14:textId="77777777" w:rsidR="00B44A90" w:rsidRDefault="00B44A90" w:rsidP="00DF6F53">
      <w:pPr>
        <w:rPr>
          <w:rFonts w:ascii="Arial" w:hAnsi="Arial"/>
          <w:sz w:val="18"/>
          <w:szCs w:val="18"/>
          <w:lang w:val="es-ES_tradnl"/>
        </w:rPr>
      </w:pPr>
      <w:bookmarkStart w:id="29" w:name="_GoBack"/>
      <w:bookmarkEnd w:id="29"/>
    </w:p>
    <w:sectPr w:rsidR="00B44A90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E0709"/>
    <w:multiLevelType w:val="hybridMultilevel"/>
    <w:tmpl w:val="F4E0F58C"/>
    <w:lvl w:ilvl="0" w:tplc="AEFEECA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A7700C"/>
    <w:multiLevelType w:val="hybridMultilevel"/>
    <w:tmpl w:val="7B723346"/>
    <w:lvl w:ilvl="0" w:tplc="C56C727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trackRevisions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061CAF"/>
    <w:rsid w:val="00071AFB"/>
    <w:rsid w:val="000B54E1"/>
    <w:rsid w:val="00100414"/>
    <w:rsid w:val="00104E5C"/>
    <w:rsid w:val="0014528A"/>
    <w:rsid w:val="001657E1"/>
    <w:rsid w:val="0017182B"/>
    <w:rsid w:val="001A1CDB"/>
    <w:rsid w:val="001B3983"/>
    <w:rsid w:val="001E1243"/>
    <w:rsid w:val="001E2043"/>
    <w:rsid w:val="0025146C"/>
    <w:rsid w:val="0025362A"/>
    <w:rsid w:val="00254FDB"/>
    <w:rsid w:val="00296A18"/>
    <w:rsid w:val="002A563F"/>
    <w:rsid w:val="002B7E96"/>
    <w:rsid w:val="002E4EE6"/>
    <w:rsid w:val="002F6267"/>
    <w:rsid w:val="00326C60"/>
    <w:rsid w:val="00340C3A"/>
    <w:rsid w:val="00345260"/>
    <w:rsid w:val="00353644"/>
    <w:rsid w:val="003A5FFD"/>
    <w:rsid w:val="003D72B3"/>
    <w:rsid w:val="003F1EB9"/>
    <w:rsid w:val="00435798"/>
    <w:rsid w:val="004375B6"/>
    <w:rsid w:val="0045712C"/>
    <w:rsid w:val="004735BF"/>
    <w:rsid w:val="00475355"/>
    <w:rsid w:val="004929D6"/>
    <w:rsid w:val="004A0080"/>
    <w:rsid w:val="004A2B92"/>
    <w:rsid w:val="004B084B"/>
    <w:rsid w:val="004B0D90"/>
    <w:rsid w:val="00506C8B"/>
    <w:rsid w:val="005101F8"/>
    <w:rsid w:val="00520901"/>
    <w:rsid w:val="0055101A"/>
    <w:rsid w:val="00551D6E"/>
    <w:rsid w:val="00552D7C"/>
    <w:rsid w:val="00556D0A"/>
    <w:rsid w:val="00597A76"/>
    <w:rsid w:val="005B2202"/>
    <w:rsid w:val="005C209B"/>
    <w:rsid w:val="005F4C68"/>
    <w:rsid w:val="00611072"/>
    <w:rsid w:val="00616529"/>
    <w:rsid w:val="0063490D"/>
    <w:rsid w:val="00647430"/>
    <w:rsid w:val="006559E5"/>
    <w:rsid w:val="00687D16"/>
    <w:rsid w:val="006907A4"/>
    <w:rsid w:val="006A32CE"/>
    <w:rsid w:val="006A3851"/>
    <w:rsid w:val="006A724C"/>
    <w:rsid w:val="006B1C75"/>
    <w:rsid w:val="006E1C59"/>
    <w:rsid w:val="006E32EF"/>
    <w:rsid w:val="00705389"/>
    <w:rsid w:val="00705DE0"/>
    <w:rsid w:val="007476BC"/>
    <w:rsid w:val="0074775C"/>
    <w:rsid w:val="00771228"/>
    <w:rsid w:val="007A2C8C"/>
    <w:rsid w:val="007B25A6"/>
    <w:rsid w:val="007C28CE"/>
    <w:rsid w:val="007E4F57"/>
    <w:rsid w:val="00804E6A"/>
    <w:rsid w:val="0084009B"/>
    <w:rsid w:val="008404BC"/>
    <w:rsid w:val="00870466"/>
    <w:rsid w:val="008D1187"/>
    <w:rsid w:val="008D756D"/>
    <w:rsid w:val="0091337F"/>
    <w:rsid w:val="00962CBC"/>
    <w:rsid w:val="00A22796"/>
    <w:rsid w:val="00A61B6D"/>
    <w:rsid w:val="00A87CDF"/>
    <w:rsid w:val="00A925B6"/>
    <w:rsid w:val="00A94FD8"/>
    <w:rsid w:val="00AC45C1"/>
    <w:rsid w:val="00AC7496"/>
    <w:rsid w:val="00AC7FAC"/>
    <w:rsid w:val="00AD7044"/>
    <w:rsid w:val="00AE458C"/>
    <w:rsid w:val="00AF23DF"/>
    <w:rsid w:val="00B0282E"/>
    <w:rsid w:val="00B1230E"/>
    <w:rsid w:val="00B16990"/>
    <w:rsid w:val="00B44A90"/>
    <w:rsid w:val="00B92165"/>
    <w:rsid w:val="00BA4232"/>
    <w:rsid w:val="00BB18F2"/>
    <w:rsid w:val="00BC129D"/>
    <w:rsid w:val="00BD1FFA"/>
    <w:rsid w:val="00C0683E"/>
    <w:rsid w:val="00C209AE"/>
    <w:rsid w:val="00C34A1F"/>
    <w:rsid w:val="00C35567"/>
    <w:rsid w:val="00C7411E"/>
    <w:rsid w:val="00C82D30"/>
    <w:rsid w:val="00C84826"/>
    <w:rsid w:val="00C92E0A"/>
    <w:rsid w:val="00CA5658"/>
    <w:rsid w:val="00CB02D2"/>
    <w:rsid w:val="00CB5C11"/>
    <w:rsid w:val="00CD2245"/>
    <w:rsid w:val="00CD652E"/>
    <w:rsid w:val="00CF2FF6"/>
    <w:rsid w:val="00CF535A"/>
    <w:rsid w:val="00D1049F"/>
    <w:rsid w:val="00D15A42"/>
    <w:rsid w:val="00D27DE2"/>
    <w:rsid w:val="00D660AD"/>
    <w:rsid w:val="00DE1C4F"/>
    <w:rsid w:val="00DF6F53"/>
    <w:rsid w:val="00E16488"/>
    <w:rsid w:val="00E31CAA"/>
    <w:rsid w:val="00E54DA3"/>
    <w:rsid w:val="00E61A4B"/>
    <w:rsid w:val="00E7707B"/>
    <w:rsid w:val="00E84C33"/>
    <w:rsid w:val="00E920E6"/>
    <w:rsid w:val="00E928AA"/>
    <w:rsid w:val="00EA3E65"/>
    <w:rsid w:val="00EB0CCB"/>
    <w:rsid w:val="00EB0E88"/>
    <w:rsid w:val="00EC0188"/>
    <w:rsid w:val="00EC398E"/>
    <w:rsid w:val="00F157B9"/>
    <w:rsid w:val="00F178E0"/>
    <w:rsid w:val="00F4317E"/>
    <w:rsid w:val="00F44F07"/>
    <w:rsid w:val="00F44F99"/>
    <w:rsid w:val="00F53694"/>
    <w:rsid w:val="00F566C6"/>
    <w:rsid w:val="00F62C4F"/>
    <w:rsid w:val="00F80068"/>
    <w:rsid w:val="00F819D0"/>
    <w:rsid w:val="00F95FBE"/>
    <w:rsid w:val="00FA04FB"/>
    <w:rsid w:val="00FD4E51"/>
    <w:rsid w:val="00FF358E"/>
    <w:rsid w:val="00FF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4F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4FD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A94FD8"/>
  </w:style>
  <w:style w:type="character" w:customStyle="1" w:styleId="negrita">
    <w:name w:val="negrita"/>
    <w:basedOn w:val="Fuentedeprrafopredeter"/>
    <w:rsid w:val="00A94FD8"/>
  </w:style>
  <w:style w:type="paragraph" w:styleId="Textodeglobo">
    <w:name w:val="Balloon Text"/>
    <w:basedOn w:val="Normal"/>
    <w:link w:val="TextodegloboCar"/>
    <w:uiPriority w:val="99"/>
    <w:semiHidden/>
    <w:unhideWhenUsed/>
    <w:rsid w:val="00B44A9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A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4F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4FD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A94FD8"/>
  </w:style>
  <w:style w:type="character" w:customStyle="1" w:styleId="negrita">
    <w:name w:val="negrita"/>
    <w:basedOn w:val="Fuentedeprrafopredeter"/>
    <w:rsid w:val="00A94FD8"/>
  </w:style>
  <w:style w:type="paragraph" w:styleId="Textodeglobo">
    <w:name w:val="Balloon Text"/>
    <w:basedOn w:val="Normal"/>
    <w:link w:val="TextodegloboCar"/>
    <w:uiPriority w:val="99"/>
    <w:semiHidden/>
    <w:unhideWhenUsed/>
    <w:rsid w:val="00B44A9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A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3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1224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chris</cp:lastModifiedBy>
  <cp:revision>4</cp:revision>
  <dcterms:created xsi:type="dcterms:W3CDTF">2015-04-17T14:52:00Z</dcterms:created>
  <dcterms:modified xsi:type="dcterms:W3CDTF">2015-04-19T23:47:00Z</dcterms:modified>
</cp:coreProperties>
</file>