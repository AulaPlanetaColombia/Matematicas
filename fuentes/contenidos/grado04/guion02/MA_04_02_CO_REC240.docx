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37721D29" w14:textId="542B70BE" w:rsidR="00CD652E" w:rsidRPr="006D02A8" w:rsidRDefault="00EC3C8D" w:rsidP="00CD652E">
      <w:pPr>
        <w:rPr>
          <w:rFonts w:ascii="Arial" w:hAnsi="Arial"/>
          <w:sz w:val="18"/>
          <w:szCs w:val="18"/>
          <w:lang w:val="es-ES_tradnl"/>
        </w:rPr>
      </w:pPr>
      <w:r w:rsidRPr="008C0B13">
        <w:rPr>
          <w:rFonts w:ascii="Times New Roman" w:hAnsi="Times New Roman" w:cs="Times New Roman"/>
          <w:color w:val="000000"/>
          <w:lang w:val="es-ES"/>
        </w:rPr>
        <w:t>MA_04_02_CO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D3A2F24" w:rsidR="00CD652E" w:rsidRPr="000719EE" w:rsidRDefault="0060219A" w:rsidP="00CD652E">
      <w:pPr>
        <w:rPr>
          <w:rFonts w:ascii="Arial" w:hAnsi="Arial" w:cs="Arial"/>
          <w:sz w:val="18"/>
          <w:szCs w:val="18"/>
          <w:lang w:val="es-ES_tradnl"/>
        </w:rPr>
      </w:pPr>
      <w:r w:rsidRPr="00EA78CF">
        <w:rPr>
          <w:rFonts w:ascii="Times New Roman" w:hAnsi="Times New Roman" w:cs="Times New Roman"/>
          <w:color w:val="000000"/>
          <w:lang w:val="es-CO"/>
        </w:rPr>
        <w:t>Aplicación de las propiedades de la multiplicación</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709DA843" w:rsidR="00CD652E" w:rsidRPr="000719EE" w:rsidRDefault="0060219A" w:rsidP="00CD652E">
      <w:pPr>
        <w:rPr>
          <w:rFonts w:ascii="Arial" w:hAnsi="Arial" w:cs="Arial"/>
          <w:sz w:val="18"/>
          <w:szCs w:val="18"/>
          <w:lang w:val="es-ES_tradnl"/>
        </w:rPr>
      </w:pPr>
      <w:r w:rsidRPr="00EA78CF">
        <w:rPr>
          <w:rFonts w:ascii="Times New Roman" w:hAnsi="Times New Roman" w:cs="Times New Roman"/>
          <w:color w:val="000000"/>
          <w:lang w:val="es-CO"/>
        </w:rPr>
        <w:t>Interactivo que expone la aplicación de las propiedades de la multiplicación en la resolución de problemas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4D11752B" w:rsidR="00CD652E" w:rsidRPr="000719EE" w:rsidRDefault="0060219A" w:rsidP="00CD652E">
      <w:pPr>
        <w:rPr>
          <w:rFonts w:ascii="Arial" w:hAnsi="Arial" w:cs="Arial"/>
          <w:sz w:val="18"/>
          <w:szCs w:val="18"/>
          <w:lang w:val="es-ES_tradnl"/>
        </w:rPr>
      </w:pPr>
      <w:r>
        <w:rPr>
          <w:rFonts w:ascii="Arial" w:hAnsi="Arial" w:cs="Arial"/>
          <w:sz w:val="18"/>
          <w:szCs w:val="18"/>
          <w:lang w:val="es-ES_tradnl"/>
        </w:rPr>
        <w:t>Propiedades,</w:t>
      </w:r>
      <w:ins w:id="0" w:author="chris" w:date="2015-04-19T18:03:00Z">
        <w:r w:rsidR="00017E5A">
          <w:rPr>
            <w:rFonts w:ascii="Arial" w:hAnsi="Arial" w:cs="Arial"/>
            <w:sz w:val="18"/>
            <w:szCs w:val="18"/>
            <w:lang w:val="es-ES_tradnl"/>
          </w:rPr>
          <w:t xml:space="preserve"> </w:t>
        </w:r>
      </w:ins>
      <w:del w:id="1"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modulativa,</w:t>
      </w:r>
      <w:del w:id="2" w:author="Johana Montejo Rozo" w:date="2015-03-15T01:50:00Z">
        <w:r w:rsidDel="00277A63">
          <w:rPr>
            <w:rFonts w:ascii="Arial" w:hAnsi="Arial" w:cs="Arial"/>
            <w:sz w:val="18"/>
            <w:szCs w:val="18"/>
            <w:lang w:val="es-ES_tradnl"/>
          </w:rPr>
          <w:delText xml:space="preserve"> </w:delText>
        </w:r>
      </w:del>
      <w:ins w:id="3" w:author="chris" w:date="2015-04-19T18:03:00Z">
        <w:r w:rsidR="00017E5A">
          <w:rPr>
            <w:rFonts w:ascii="Arial" w:hAnsi="Arial" w:cs="Arial"/>
            <w:sz w:val="18"/>
            <w:szCs w:val="18"/>
            <w:lang w:val="es-ES_tradnl"/>
          </w:rPr>
          <w:t xml:space="preserve"> </w:t>
        </w:r>
      </w:ins>
      <w:r>
        <w:rPr>
          <w:rFonts w:ascii="Arial" w:hAnsi="Arial" w:cs="Arial"/>
          <w:sz w:val="18"/>
          <w:szCs w:val="18"/>
          <w:lang w:val="es-ES_tradnl"/>
        </w:rPr>
        <w:t>asociativa,</w:t>
      </w:r>
      <w:del w:id="4" w:author="Johana Montejo Rozo" w:date="2015-03-15T01:50:00Z">
        <w:r w:rsidDel="00277A63">
          <w:rPr>
            <w:rFonts w:ascii="Arial" w:hAnsi="Arial" w:cs="Arial"/>
            <w:sz w:val="18"/>
            <w:szCs w:val="18"/>
            <w:lang w:val="es-ES_tradnl"/>
          </w:rPr>
          <w:delText xml:space="preserve"> </w:delText>
        </w:r>
      </w:del>
      <w:ins w:id="5" w:author="chris" w:date="2015-04-19T18:03:00Z">
        <w:r w:rsidR="00017E5A">
          <w:rPr>
            <w:rFonts w:ascii="Arial" w:hAnsi="Arial" w:cs="Arial"/>
            <w:sz w:val="18"/>
            <w:szCs w:val="18"/>
            <w:lang w:val="es-ES_tradnl"/>
          </w:rPr>
          <w:t xml:space="preserve"> </w:t>
        </w:r>
      </w:ins>
      <w:r>
        <w:rPr>
          <w:rFonts w:ascii="Arial" w:hAnsi="Arial" w:cs="Arial"/>
          <w:sz w:val="18"/>
          <w:szCs w:val="18"/>
          <w:lang w:val="es-ES_tradnl"/>
        </w:rPr>
        <w:t>conmutativa,</w:t>
      </w:r>
      <w:ins w:id="6" w:author="chris" w:date="2015-04-19T18:03:00Z">
        <w:r w:rsidR="00017E5A">
          <w:rPr>
            <w:rFonts w:ascii="Arial" w:hAnsi="Arial" w:cs="Arial"/>
            <w:sz w:val="18"/>
            <w:szCs w:val="18"/>
            <w:lang w:val="es-ES_tradnl"/>
          </w:rPr>
          <w:t xml:space="preserve"> </w:t>
        </w:r>
      </w:ins>
      <w:del w:id="7"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distributiva</w:t>
      </w:r>
      <w:ins w:id="8" w:author="Johana Montejo Rozo" w:date="2015-03-15T01:50:00Z">
        <w:r w:rsidR="00277A63">
          <w:rPr>
            <w:rFonts w:ascii="Arial" w:hAnsi="Arial" w:cs="Arial"/>
            <w:sz w:val="18"/>
            <w:szCs w:val="18"/>
            <w:lang w:val="es-ES_tradnl"/>
          </w:rPr>
          <w:t>,</w:t>
        </w:r>
      </w:ins>
      <w:ins w:id="9" w:author="chris" w:date="2015-04-19T18:03:00Z">
        <w:r w:rsidR="00017E5A">
          <w:rPr>
            <w:rFonts w:ascii="Arial" w:hAnsi="Arial" w:cs="Arial"/>
            <w:sz w:val="18"/>
            <w:szCs w:val="18"/>
            <w:lang w:val="es-ES_tradnl"/>
          </w:rPr>
          <w:t xml:space="preserve"> </w:t>
        </w:r>
      </w:ins>
      <w:del w:id="10" w:author="Johana Montejo Rozo" w:date="2015-03-15T01:50:00Z">
        <w:r w:rsidDel="00277A63">
          <w:rPr>
            <w:rFonts w:ascii="Arial" w:hAnsi="Arial" w:cs="Arial"/>
            <w:sz w:val="18"/>
            <w:szCs w:val="18"/>
            <w:lang w:val="es-ES_tradnl"/>
          </w:rPr>
          <w:delText xml:space="preserve">. </w:delText>
        </w:r>
      </w:del>
      <w:r>
        <w:rPr>
          <w:rFonts w:ascii="Arial" w:hAnsi="Arial" w:cs="Arial"/>
          <w:sz w:val="18"/>
          <w:szCs w:val="18"/>
          <w:lang w:val="es-ES_tradnl"/>
        </w:rPr>
        <w:t>problemas</w:t>
      </w:r>
      <w:ins w:id="11" w:author="chris" w:date="2015-04-19T18:03:00Z">
        <w:r w:rsidR="00017E5A">
          <w:rPr>
            <w:rFonts w:ascii="Arial" w:hAnsi="Arial" w:cs="Arial"/>
            <w:sz w:val="18"/>
            <w:szCs w:val="18"/>
            <w:lang w:val="es-ES_tradnl"/>
          </w:rPr>
          <w:t>.</w:t>
        </w:r>
      </w:ins>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7E7586C1" w:rsidR="00CD652E" w:rsidRPr="000719EE" w:rsidRDefault="0060219A" w:rsidP="00CD652E">
      <w:pPr>
        <w:rPr>
          <w:rFonts w:ascii="Arial" w:hAnsi="Arial" w:cs="Arial"/>
          <w:sz w:val="18"/>
          <w:szCs w:val="18"/>
          <w:lang w:val="es-ES_tradnl"/>
        </w:rPr>
      </w:pPr>
      <w:r>
        <w:rPr>
          <w:rFonts w:ascii="Arial" w:hAnsi="Arial" w:cs="Arial"/>
          <w:sz w:val="18"/>
          <w:szCs w:val="18"/>
          <w:lang w:val="es-ES_tradnl"/>
        </w:rPr>
        <w:t>30</w:t>
      </w:r>
      <w:ins w:id="12" w:author="chris" w:date="2015-04-19T18:03:00Z">
        <w:r w:rsidR="00017E5A">
          <w:rPr>
            <w:rFonts w:ascii="Arial" w:hAnsi="Arial" w:cs="Arial"/>
            <w:sz w:val="18"/>
            <w:szCs w:val="18"/>
            <w:lang w:val="es-ES_tradnl"/>
          </w:rPr>
          <w:t xml:space="preserve"> </w:t>
        </w:r>
      </w:ins>
      <w:r>
        <w:rPr>
          <w:rFonts w:ascii="Arial" w:hAnsi="Arial" w:cs="Arial"/>
          <w:sz w:val="18"/>
          <w:szCs w:val="18"/>
          <w:lang w:val="es-ES_tradnl"/>
        </w:rPr>
        <w:t>minutos</w:t>
      </w:r>
      <w:ins w:id="13" w:author="chris" w:date="2015-04-19T18:03:00Z">
        <w:r w:rsidR="00017E5A">
          <w:rPr>
            <w:rFonts w:ascii="Arial" w:hAnsi="Arial" w:cs="Arial"/>
            <w:sz w:val="18"/>
            <w:szCs w:val="18"/>
            <w:lang w:val="es-ES_tradnl"/>
          </w:rPr>
          <w:t>.</w:t>
        </w:r>
      </w:ins>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3C0964B9" w:rsidR="00CD652E" w:rsidRPr="005F4C68" w:rsidRDefault="0060219A"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4F69EFAA" w:rsidR="00CD652E" w:rsidRPr="00AC7496" w:rsidRDefault="0060219A" w:rsidP="00F4317E">
            <w:pPr>
              <w:rPr>
                <w:rFonts w:ascii="Arial" w:hAnsi="Arial"/>
                <w:sz w:val="16"/>
                <w:szCs w:val="16"/>
                <w:lang w:val="es-ES_tradnl"/>
              </w:rPr>
            </w:pPr>
            <w:r>
              <w:rPr>
                <w:rFonts w:ascii="Arial" w:hAnsi="Arial"/>
                <w:sz w:val="16"/>
                <w:szCs w:val="16"/>
                <w:lang w:val="es-ES_tradnl"/>
              </w:rPr>
              <w:t>x</w:t>
            </w:r>
          </w:p>
        </w:tc>
      </w:tr>
      <w:tr w:rsidR="00CD652E" w:rsidRPr="00017E5A"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2E1C1A29" w:rsidR="00E920E6" w:rsidRPr="005F4C68" w:rsidRDefault="0060219A"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072462BA" w:rsidR="00CD652E" w:rsidRPr="000719EE" w:rsidRDefault="0060219A" w:rsidP="00CD652E">
      <w:pPr>
        <w:rPr>
          <w:rFonts w:ascii="Arial" w:hAnsi="Arial" w:cs="Arial"/>
          <w:sz w:val="18"/>
          <w:szCs w:val="18"/>
          <w:lang w:val="es-ES_tradnl"/>
        </w:rPr>
      </w:pPr>
      <w:r>
        <w:rPr>
          <w:rFonts w:ascii="Arial" w:hAnsi="Arial" w:cs="Arial"/>
          <w:sz w:val="18"/>
          <w:szCs w:val="18"/>
          <w:lang w:val="es-ES_tradnl"/>
        </w:rPr>
        <w:t>2-Medio</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Pr="00EA78CF" w:rsidRDefault="00F4317E" w:rsidP="00CD652E">
      <w:pPr>
        <w:rPr>
          <w:rFonts w:ascii="Arial" w:hAnsi="Arial" w:cs="Arial"/>
          <w:b/>
          <w:sz w:val="18"/>
          <w:szCs w:val="18"/>
          <w:lang w:val="es-ES_tradnl"/>
        </w:rPr>
      </w:pPr>
      <w:r w:rsidRPr="00EA78CF">
        <w:rPr>
          <w:rFonts w:ascii="Arial" w:hAnsi="Arial" w:cs="Arial"/>
          <w:b/>
          <w:sz w:val="18"/>
          <w:szCs w:val="18"/>
          <w:lang w:val="es-ES_tradnl"/>
        </w:rPr>
        <w:t>FICHA DEL PROFESOR</w:t>
      </w:r>
    </w:p>
    <w:p w14:paraId="1B9F5DCB" w14:textId="77777777" w:rsidR="00536E38" w:rsidRDefault="00536E38" w:rsidP="00CD652E">
      <w:pPr>
        <w:rPr>
          <w:ins w:id="14" w:author="chris" w:date="2015-04-19T18:03:00Z"/>
          <w:rFonts w:ascii="Arial" w:hAnsi="Arial" w:cs="Arial"/>
          <w:b/>
          <w:sz w:val="18"/>
          <w:szCs w:val="18"/>
          <w:lang w:val="es-ES_tradnl"/>
        </w:rPr>
      </w:pPr>
    </w:p>
    <w:p w14:paraId="1A3C8DB3" w14:textId="6EF15E4E" w:rsidR="00F4317E" w:rsidRPr="00EA78CF" w:rsidRDefault="003642BD" w:rsidP="00CD652E">
      <w:pPr>
        <w:rPr>
          <w:rFonts w:ascii="Arial" w:hAnsi="Arial" w:cs="Arial"/>
          <w:b/>
          <w:sz w:val="18"/>
          <w:szCs w:val="18"/>
          <w:lang w:val="es-ES_tradnl"/>
        </w:rPr>
      </w:pPr>
      <w:r w:rsidRPr="00EA78CF">
        <w:rPr>
          <w:rFonts w:ascii="Arial" w:hAnsi="Arial" w:cs="Arial"/>
          <w:b/>
          <w:sz w:val="18"/>
          <w:szCs w:val="18"/>
          <w:lang w:val="es-ES_tradnl"/>
        </w:rPr>
        <w:t>Objetivo</w:t>
      </w:r>
    </w:p>
    <w:p w14:paraId="05B43F69" w14:textId="4307109B" w:rsidR="003642BD"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 xml:space="preserve">El interactivo pretende mostrar la aplicación de las propiedades de la multiplicación en situaciones problema. </w:t>
      </w:r>
    </w:p>
    <w:p w14:paraId="776D9C03" w14:textId="77777777" w:rsidR="003642BD" w:rsidRPr="00EA78CF" w:rsidRDefault="003642BD" w:rsidP="00CD652E">
      <w:pPr>
        <w:rPr>
          <w:rFonts w:ascii="Arial" w:hAnsi="Arial" w:cs="Arial"/>
          <w:sz w:val="18"/>
          <w:szCs w:val="18"/>
          <w:lang w:val="es-ES_tradnl"/>
        </w:rPr>
      </w:pPr>
    </w:p>
    <w:p w14:paraId="0114EB58" w14:textId="4BDDE407" w:rsidR="003642BD" w:rsidRPr="00EA78CF" w:rsidRDefault="003642BD" w:rsidP="00CD652E">
      <w:pPr>
        <w:rPr>
          <w:rFonts w:ascii="Arial" w:hAnsi="Arial" w:cs="Arial"/>
          <w:b/>
          <w:sz w:val="18"/>
          <w:szCs w:val="18"/>
          <w:lang w:val="es-ES_tradnl"/>
        </w:rPr>
      </w:pPr>
      <w:r w:rsidRPr="00EA78CF">
        <w:rPr>
          <w:rFonts w:ascii="Arial" w:hAnsi="Arial" w:cs="Arial"/>
          <w:b/>
          <w:sz w:val="18"/>
          <w:szCs w:val="18"/>
          <w:lang w:val="es-ES_tradnl"/>
        </w:rPr>
        <w:t>Antes de la presentación</w:t>
      </w:r>
      <w:ins w:id="15" w:author="chris" w:date="2015-04-19T18:04:00Z">
        <w:r w:rsidR="00536E38">
          <w:rPr>
            <w:rFonts w:ascii="Arial" w:hAnsi="Arial" w:cs="Arial"/>
            <w:b/>
            <w:sz w:val="18"/>
            <w:szCs w:val="18"/>
            <w:lang w:val="es-ES_tradnl"/>
          </w:rPr>
          <w:t>.</w:t>
        </w:r>
      </w:ins>
    </w:p>
    <w:p w14:paraId="001BE067" w14:textId="40098239" w:rsidR="00F4317E"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 xml:space="preserve">Es importante que se haya </w:t>
      </w:r>
      <w:r w:rsidR="00545F67">
        <w:rPr>
          <w:rFonts w:ascii="Arial" w:hAnsi="Arial" w:cs="Arial"/>
          <w:sz w:val="18"/>
          <w:szCs w:val="18"/>
          <w:lang w:val="es-ES_tradnl"/>
        </w:rPr>
        <w:t>estudiado</w:t>
      </w:r>
      <w:r w:rsidR="00545F67" w:rsidRPr="00EA78CF">
        <w:rPr>
          <w:rFonts w:ascii="Arial" w:hAnsi="Arial" w:cs="Arial"/>
          <w:sz w:val="18"/>
          <w:szCs w:val="18"/>
          <w:lang w:val="es-ES_tradnl"/>
        </w:rPr>
        <w:t xml:space="preserve"> </w:t>
      </w:r>
      <w:r w:rsidRPr="00EA78CF">
        <w:rPr>
          <w:rFonts w:ascii="Arial" w:hAnsi="Arial" w:cs="Arial"/>
          <w:sz w:val="18"/>
          <w:szCs w:val="18"/>
          <w:lang w:val="es-ES_tradnl"/>
        </w:rPr>
        <w:t>el tema de las propiedades de la multiplicación en su totalidad</w:t>
      </w:r>
      <w:ins w:id="16" w:author="chris" w:date="2015-04-19T18:05:00Z">
        <w:r w:rsidR="00536E38">
          <w:rPr>
            <w:rFonts w:ascii="Arial" w:hAnsi="Arial" w:cs="Arial"/>
            <w:sz w:val="18"/>
            <w:szCs w:val="18"/>
            <w:lang w:val="es-ES_tradnl"/>
          </w:rPr>
          <w:t>, así como desarrollado</w:t>
        </w:r>
      </w:ins>
      <w:del w:id="17" w:author="chris" w:date="2015-04-19T18:05:00Z">
        <w:r w:rsidRPr="00EA78CF" w:rsidDel="00536E38">
          <w:rPr>
            <w:rFonts w:ascii="Arial" w:hAnsi="Arial" w:cs="Arial"/>
            <w:sz w:val="18"/>
            <w:szCs w:val="18"/>
            <w:lang w:val="es-ES_tradnl"/>
          </w:rPr>
          <w:delText xml:space="preserve"> y que se haya desarrollado</w:delText>
        </w:r>
      </w:del>
      <w:r w:rsidRPr="00EA78CF">
        <w:rPr>
          <w:rFonts w:ascii="Arial" w:hAnsi="Arial" w:cs="Arial"/>
          <w:sz w:val="18"/>
          <w:szCs w:val="18"/>
          <w:lang w:val="es-ES_tradnl"/>
        </w:rPr>
        <w:t xml:space="preserve"> un extenso trabajo sobre manipulación numérica de cada una. </w:t>
      </w:r>
    </w:p>
    <w:p w14:paraId="416D870C" w14:textId="77777777" w:rsidR="003642BD" w:rsidRPr="00EA78CF" w:rsidRDefault="003642BD" w:rsidP="00CD652E">
      <w:pPr>
        <w:rPr>
          <w:rFonts w:ascii="Arial" w:hAnsi="Arial" w:cs="Arial"/>
          <w:sz w:val="18"/>
          <w:szCs w:val="18"/>
          <w:lang w:val="es-ES_tradnl"/>
        </w:rPr>
      </w:pPr>
    </w:p>
    <w:p w14:paraId="21E2BED6" w14:textId="47D593D5" w:rsidR="003642BD" w:rsidRPr="00EA78CF" w:rsidRDefault="003642BD" w:rsidP="00CD652E">
      <w:pPr>
        <w:rPr>
          <w:rFonts w:ascii="Arial" w:hAnsi="Arial" w:cs="Arial"/>
          <w:sz w:val="18"/>
          <w:szCs w:val="18"/>
          <w:lang w:val="es-ES_tradnl"/>
        </w:rPr>
      </w:pPr>
      <w:r w:rsidRPr="00EA78CF">
        <w:rPr>
          <w:rFonts w:ascii="Arial" w:hAnsi="Arial" w:cs="Arial"/>
          <w:b/>
          <w:sz w:val="18"/>
          <w:szCs w:val="18"/>
          <w:lang w:val="es-ES_tradnl"/>
        </w:rPr>
        <w:t>Durante la presentación</w:t>
      </w:r>
      <w:ins w:id="18" w:author="chris" w:date="2015-04-19T18:05:00Z">
        <w:r w:rsidR="00536E38">
          <w:rPr>
            <w:rFonts w:ascii="Arial" w:hAnsi="Arial" w:cs="Arial"/>
            <w:b/>
            <w:sz w:val="18"/>
            <w:szCs w:val="18"/>
            <w:lang w:val="es-ES_tradnl"/>
          </w:rPr>
          <w:t>.</w:t>
        </w:r>
      </w:ins>
    </w:p>
    <w:p w14:paraId="63548E7F" w14:textId="587932ED" w:rsidR="003642BD" w:rsidRPr="00EA78CF" w:rsidRDefault="003642BD" w:rsidP="00CD652E">
      <w:pPr>
        <w:rPr>
          <w:rFonts w:ascii="Arial" w:hAnsi="Arial" w:cs="Arial"/>
          <w:sz w:val="18"/>
          <w:szCs w:val="18"/>
          <w:lang w:val="es-ES_tradnl"/>
        </w:rPr>
      </w:pPr>
      <w:r w:rsidRPr="00EA78CF">
        <w:rPr>
          <w:rFonts w:ascii="Arial" w:hAnsi="Arial" w:cs="Arial"/>
          <w:sz w:val="18"/>
          <w:szCs w:val="18"/>
          <w:lang w:val="es-ES_tradnl"/>
        </w:rPr>
        <w:t xml:space="preserve">Cada imagen llevará a un problema y su solución, </w:t>
      </w:r>
      <w:del w:id="19" w:author="chris" w:date="2015-04-19T18:06:00Z">
        <w:r w:rsidRPr="00EA78CF" w:rsidDel="00536E38">
          <w:rPr>
            <w:rFonts w:ascii="Arial" w:hAnsi="Arial" w:cs="Arial"/>
            <w:sz w:val="18"/>
            <w:szCs w:val="18"/>
            <w:lang w:val="es-ES_tradnl"/>
          </w:rPr>
          <w:delText>donde</w:delText>
        </w:r>
      </w:del>
      <w:r w:rsidRPr="00EA78CF">
        <w:rPr>
          <w:rFonts w:ascii="Arial" w:hAnsi="Arial" w:cs="Arial"/>
          <w:sz w:val="18"/>
          <w:szCs w:val="18"/>
          <w:lang w:val="es-ES_tradnl"/>
        </w:rPr>
        <w:t xml:space="preserve"> se evidenciará la aplicación de cada una de las propiedades de la multiplicación. Cada problema aplica sólo la prop</w:t>
      </w:r>
      <w:r w:rsidR="005E23D6" w:rsidRPr="00EA78CF">
        <w:rPr>
          <w:rFonts w:ascii="Arial" w:hAnsi="Arial" w:cs="Arial"/>
          <w:sz w:val="18"/>
          <w:szCs w:val="18"/>
          <w:lang w:val="es-ES_tradnl"/>
        </w:rPr>
        <w:t xml:space="preserve">iedad a la que hace referencia. </w:t>
      </w:r>
    </w:p>
    <w:p w14:paraId="252D5DEE" w14:textId="06F9E758" w:rsidR="005E23D6"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Es importante que se realice la lectura pausada de cada problema y su respectiva solución</w:t>
      </w:r>
      <w:ins w:id="20" w:author="chris" w:date="2015-04-19T18:06:00Z">
        <w:r w:rsidR="00536E38">
          <w:rPr>
            <w:rFonts w:ascii="Arial" w:hAnsi="Arial" w:cs="Arial"/>
            <w:sz w:val="18"/>
            <w:szCs w:val="18"/>
            <w:lang w:val="es-ES_tradnl"/>
          </w:rPr>
          <w:t>;</w:t>
        </w:r>
      </w:ins>
      <w:del w:id="21" w:author="chris" w:date="2015-04-19T18:06:00Z">
        <w:r w:rsidRPr="00EA78CF" w:rsidDel="00536E38">
          <w:rPr>
            <w:rFonts w:ascii="Arial" w:hAnsi="Arial" w:cs="Arial"/>
            <w:sz w:val="18"/>
            <w:szCs w:val="18"/>
            <w:lang w:val="es-ES_tradnl"/>
          </w:rPr>
          <w:delText>,</w:delText>
        </w:r>
      </w:del>
      <w:r w:rsidRPr="00EA78CF">
        <w:rPr>
          <w:rFonts w:ascii="Arial" w:hAnsi="Arial" w:cs="Arial"/>
          <w:sz w:val="18"/>
          <w:szCs w:val="18"/>
          <w:lang w:val="es-ES_tradnl"/>
        </w:rPr>
        <w:t xml:space="preserve"> as</w:t>
      </w:r>
      <w:ins w:id="22" w:author="chris" w:date="2015-04-19T18:06:00Z">
        <w:r w:rsidR="00536E38">
          <w:rPr>
            <w:rFonts w:ascii="Arial" w:hAnsi="Arial" w:cs="Arial"/>
            <w:sz w:val="18"/>
            <w:szCs w:val="18"/>
            <w:lang w:val="es-ES_tradnl"/>
          </w:rPr>
          <w:t>i</w:t>
        </w:r>
      </w:ins>
      <w:del w:id="23" w:author="chris" w:date="2015-04-19T18:06:00Z">
        <w:r w:rsidRPr="00EA78CF" w:rsidDel="00536E38">
          <w:rPr>
            <w:rFonts w:ascii="Arial" w:hAnsi="Arial" w:cs="Arial"/>
            <w:sz w:val="18"/>
            <w:szCs w:val="18"/>
            <w:lang w:val="es-ES_tradnl"/>
          </w:rPr>
          <w:delText xml:space="preserve">í </w:delText>
        </w:r>
      </w:del>
      <w:r w:rsidRPr="00EA78CF">
        <w:rPr>
          <w:rFonts w:ascii="Arial" w:hAnsi="Arial" w:cs="Arial"/>
          <w:sz w:val="18"/>
          <w:szCs w:val="18"/>
          <w:lang w:val="es-ES_tradnl"/>
        </w:rPr>
        <w:t xml:space="preserve">mismo, es recomendable que los estudiantes realicen las operaciones indicadas en cada solución con el fin de comprobar las respuestas con las que suministra el interactivo. </w:t>
      </w:r>
    </w:p>
    <w:p w14:paraId="777620BA" w14:textId="77777777" w:rsidR="000A7B18" w:rsidRPr="00EA78CF" w:rsidRDefault="000A7B18" w:rsidP="00CD652E">
      <w:pPr>
        <w:rPr>
          <w:rFonts w:ascii="Arial" w:hAnsi="Arial" w:cs="Arial"/>
          <w:sz w:val="18"/>
          <w:szCs w:val="18"/>
          <w:lang w:val="es-ES_tradnl"/>
        </w:rPr>
      </w:pPr>
    </w:p>
    <w:p w14:paraId="09D27D3B" w14:textId="1C972CFF" w:rsidR="000A7B18" w:rsidRPr="00EA78CF" w:rsidRDefault="000A7B18" w:rsidP="00CD652E">
      <w:pPr>
        <w:rPr>
          <w:rFonts w:ascii="Arial" w:hAnsi="Arial" w:cs="Arial"/>
          <w:sz w:val="18"/>
          <w:szCs w:val="18"/>
          <w:lang w:val="es-ES_tradnl"/>
        </w:rPr>
      </w:pPr>
      <w:r w:rsidRPr="00EA78CF">
        <w:rPr>
          <w:rFonts w:ascii="Arial" w:hAnsi="Arial" w:cs="Arial"/>
          <w:sz w:val="18"/>
          <w:szCs w:val="18"/>
          <w:lang w:val="es-ES_tradnl"/>
        </w:rPr>
        <w:t xml:space="preserve">Es importante crear las relaciones entre </w:t>
      </w:r>
      <w:r w:rsidR="004612B1" w:rsidRPr="00EA78CF">
        <w:rPr>
          <w:rFonts w:ascii="Arial" w:hAnsi="Arial" w:cs="Arial"/>
          <w:sz w:val="18"/>
          <w:szCs w:val="18"/>
          <w:lang w:val="es-ES_tradnl"/>
        </w:rPr>
        <w:t xml:space="preserve">los nombres de las propiedades y su acción, por ejemplo, la propiedad conmutativa se refiere a conmutar, </w:t>
      </w:r>
      <w:ins w:id="24" w:author="chris" w:date="2015-04-19T18:06:00Z">
        <w:r w:rsidR="00536E38">
          <w:rPr>
            <w:rFonts w:ascii="Arial" w:hAnsi="Arial" w:cs="Arial"/>
            <w:sz w:val="18"/>
            <w:szCs w:val="18"/>
            <w:lang w:val="es-ES_tradnl"/>
          </w:rPr>
          <w:t xml:space="preserve">es decir, </w:t>
        </w:r>
      </w:ins>
      <w:r w:rsidR="004612B1" w:rsidRPr="00EA78CF">
        <w:rPr>
          <w:rFonts w:ascii="Arial" w:hAnsi="Arial" w:cs="Arial"/>
          <w:sz w:val="18"/>
          <w:szCs w:val="18"/>
          <w:lang w:val="es-ES_tradnl"/>
        </w:rPr>
        <w:t xml:space="preserve">cambiar de orden. </w:t>
      </w:r>
    </w:p>
    <w:p w14:paraId="54E1B441" w14:textId="77777777" w:rsidR="005E23D6" w:rsidRPr="00EA78CF" w:rsidRDefault="005E23D6" w:rsidP="00CD652E">
      <w:pPr>
        <w:rPr>
          <w:rFonts w:ascii="Arial" w:hAnsi="Arial" w:cs="Arial"/>
          <w:sz w:val="18"/>
          <w:szCs w:val="18"/>
          <w:lang w:val="es-ES_tradnl"/>
        </w:rPr>
      </w:pPr>
    </w:p>
    <w:p w14:paraId="63F0939B" w14:textId="6EA5EDD4" w:rsidR="005E23D6" w:rsidRPr="00EA78CF" w:rsidRDefault="005E23D6" w:rsidP="00CD652E">
      <w:pPr>
        <w:rPr>
          <w:rFonts w:ascii="Arial" w:hAnsi="Arial" w:cs="Arial"/>
          <w:b/>
          <w:sz w:val="18"/>
          <w:szCs w:val="18"/>
          <w:lang w:val="es-ES_tradnl"/>
        </w:rPr>
      </w:pPr>
      <w:r w:rsidRPr="00EA78CF">
        <w:rPr>
          <w:rFonts w:ascii="Arial" w:hAnsi="Arial" w:cs="Arial"/>
          <w:b/>
          <w:sz w:val="18"/>
          <w:szCs w:val="18"/>
          <w:lang w:val="es-ES_tradnl"/>
        </w:rPr>
        <w:t>Después de la presentación</w:t>
      </w:r>
      <w:ins w:id="25" w:author="chris" w:date="2015-04-19T18:06:00Z">
        <w:r w:rsidR="00536E38">
          <w:rPr>
            <w:rFonts w:ascii="Arial" w:hAnsi="Arial" w:cs="Arial"/>
            <w:b/>
            <w:sz w:val="18"/>
            <w:szCs w:val="18"/>
            <w:lang w:val="es-ES_tradnl"/>
          </w:rPr>
          <w:t>.</w:t>
        </w:r>
      </w:ins>
    </w:p>
    <w:p w14:paraId="6BF2BFF9" w14:textId="1EC76FC0" w:rsidR="005E23D6"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Cada problema contiene un problema adicional para que sea resuelto por los estudiantes aplicando la propiedad a la que hace referencia. Es importante que los estudiantes intenten desarrollar el problema s</w:t>
      </w:r>
      <w:r w:rsidR="00545F67">
        <w:rPr>
          <w:rFonts w:ascii="Arial" w:hAnsi="Arial" w:cs="Arial"/>
          <w:sz w:val="18"/>
          <w:szCs w:val="18"/>
          <w:lang w:val="es-ES_tradnl"/>
        </w:rPr>
        <w:t>o</w:t>
      </w:r>
      <w:r w:rsidRPr="00EA78CF">
        <w:rPr>
          <w:rFonts w:ascii="Arial" w:hAnsi="Arial" w:cs="Arial"/>
          <w:sz w:val="18"/>
          <w:szCs w:val="18"/>
          <w:lang w:val="es-ES_tradnl"/>
        </w:rPr>
        <w:t>lo con la ayuda de</w:t>
      </w:r>
      <w:r w:rsidR="008C0B13">
        <w:rPr>
          <w:rFonts w:ascii="Arial" w:hAnsi="Arial" w:cs="Arial"/>
          <w:sz w:val="18"/>
          <w:szCs w:val="18"/>
          <w:lang w:val="es-ES_tradnl"/>
        </w:rPr>
        <w:t xml:space="preserve"> </w:t>
      </w:r>
      <w:r w:rsidR="00545F67">
        <w:rPr>
          <w:rFonts w:ascii="Arial" w:hAnsi="Arial" w:cs="Arial"/>
          <w:sz w:val="18"/>
          <w:szCs w:val="18"/>
          <w:lang w:val="es-ES_tradnl"/>
        </w:rPr>
        <w:t>los conceptos trabajados</w:t>
      </w:r>
      <w:r w:rsidRPr="00EA78CF">
        <w:rPr>
          <w:rFonts w:ascii="Arial" w:hAnsi="Arial" w:cs="Arial"/>
          <w:sz w:val="18"/>
          <w:szCs w:val="18"/>
          <w:lang w:val="es-ES_tradnl"/>
        </w:rPr>
        <w:t xml:space="preserve"> en clase y </w:t>
      </w:r>
      <w:r w:rsidR="00545F67">
        <w:rPr>
          <w:rFonts w:ascii="Arial" w:hAnsi="Arial" w:cs="Arial"/>
          <w:sz w:val="18"/>
          <w:szCs w:val="18"/>
          <w:lang w:val="es-ES_tradnl"/>
        </w:rPr>
        <w:t>la información expuesta</w:t>
      </w:r>
      <w:r w:rsidRPr="00EA78CF">
        <w:rPr>
          <w:rFonts w:ascii="Arial" w:hAnsi="Arial" w:cs="Arial"/>
          <w:sz w:val="18"/>
          <w:szCs w:val="18"/>
          <w:lang w:val="es-ES_tradnl"/>
        </w:rPr>
        <w:t xml:space="preserve"> en el recurso. Cabe aclarar que los problemas que se proponen tienen una estructura similar a los </w:t>
      </w:r>
      <w:r w:rsidR="00545F67">
        <w:rPr>
          <w:rFonts w:ascii="Arial" w:hAnsi="Arial" w:cs="Arial"/>
          <w:sz w:val="18"/>
          <w:szCs w:val="18"/>
          <w:lang w:val="es-ES_tradnl"/>
        </w:rPr>
        <w:t>que se proponen en el recurso</w:t>
      </w:r>
      <w:ins w:id="26" w:author="chris" w:date="2015-04-19T18:12:00Z">
        <w:r w:rsidR="005B7D54">
          <w:rPr>
            <w:rFonts w:ascii="Arial" w:hAnsi="Arial" w:cs="Arial"/>
            <w:sz w:val="18"/>
            <w:szCs w:val="18"/>
            <w:lang w:val="es-ES_tradnl"/>
          </w:rPr>
          <w:t>.</w:t>
        </w:r>
      </w:ins>
      <w:del w:id="27" w:author="chris" w:date="2015-04-19T18:12:00Z">
        <w:r w:rsidR="00545F67" w:rsidDel="005B7D54">
          <w:rPr>
            <w:rFonts w:ascii="Arial" w:hAnsi="Arial" w:cs="Arial"/>
            <w:sz w:val="18"/>
            <w:szCs w:val="18"/>
            <w:lang w:val="es-ES_tradnl"/>
          </w:rPr>
          <w:delText>,</w:delText>
        </w:r>
      </w:del>
      <w:r w:rsidRPr="00EA78CF">
        <w:rPr>
          <w:rFonts w:ascii="Arial" w:hAnsi="Arial" w:cs="Arial"/>
          <w:sz w:val="18"/>
          <w:szCs w:val="18"/>
          <w:lang w:val="es-ES_tradnl"/>
        </w:rPr>
        <w:t xml:space="preserve"> </w:t>
      </w:r>
    </w:p>
    <w:p w14:paraId="2BCFA78C" w14:textId="77777777" w:rsidR="005E23D6" w:rsidRPr="00EA78CF" w:rsidRDefault="005E23D6" w:rsidP="00CD652E">
      <w:pPr>
        <w:rPr>
          <w:rFonts w:ascii="Arial" w:hAnsi="Arial" w:cs="Arial"/>
          <w:sz w:val="18"/>
          <w:szCs w:val="18"/>
          <w:lang w:val="es-ES_tradnl"/>
        </w:rPr>
      </w:pPr>
    </w:p>
    <w:p w14:paraId="32A6195B" w14:textId="5AA14237" w:rsidR="003642BD" w:rsidRPr="00EA78CF" w:rsidRDefault="005E23D6" w:rsidP="00CD652E">
      <w:pPr>
        <w:rPr>
          <w:rFonts w:ascii="Arial" w:hAnsi="Arial" w:cs="Arial"/>
          <w:sz w:val="18"/>
          <w:szCs w:val="18"/>
          <w:lang w:val="es-ES_tradnl"/>
        </w:rPr>
      </w:pPr>
      <w:r w:rsidRPr="00EA78CF">
        <w:rPr>
          <w:rFonts w:ascii="Arial" w:hAnsi="Arial" w:cs="Arial"/>
          <w:sz w:val="18"/>
          <w:szCs w:val="18"/>
          <w:lang w:val="es-ES_tradnl"/>
        </w:rPr>
        <w:t xml:space="preserve">Se recomienda que los estudiantes propongan nuevos problemas que involucren la aplicación de una o más propiedades de la multiplicación. </w:t>
      </w:r>
    </w:p>
    <w:p w14:paraId="7609C0A7" w14:textId="77777777" w:rsidR="003642BD" w:rsidRPr="00EA78CF" w:rsidRDefault="003642BD" w:rsidP="00CD652E">
      <w:pPr>
        <w:rPr>
          <w:rFonts w:ascii="Arial" w:hAnsi="Arial" w:cs="Arial"/>
          <w:sz w:val="18"/>
          <w:szCs w:val="18"/>
          <w:lang w:val="es-ES_tradnl"/>
        </w:rPr>
      </w:pPr>
    </w:p>
    <w:p w14:paraId="6F30C79E" w14:textId="77777777" w:rsidR="003642BD" w:rsidRPr="00EA78CF" w:rsidRDefault="003642BD" w:rsidP="00CD652E">
      <w:pPr>
        <w:rPr>
          <w:rFonts w:ascii="Arial" w:hAnsi="Arial" w:cs="Arial"/>
          <w:sz w:val="18"/>
          <w:szCs w:val="18"/>
          <w:lang w:val="es-ES_tradnl"/>
        </w:rPr>
      </w:pPr>
    </w:p>
    <w:p w14:paraId="414F4D0C" w14:textId="77777777" w:rsidR="003642BD" w:rsidRPr="00EA78CF" w:rsidRDefault="003642BD" w:rsidP="003642BD">
      <w:pPr>
        <w:rPr>
          <w:rFonts w:ascii="Arial" w:hAnsi="Arial" w:cs="Arial"/>
          <w:b/>
          <w:sz w:val="18"/>
          <w:szCs w:val="18"/>
          <w:u w:val="single"/>
          <w:lang w:val="es-ES_tradnl"/>
        </w:rPr>
      </w:pPr>
      <w:r w:rsidRPr="00EA78CF">
        <w:rPr>
          <w:rFonts w:ascii="Arial" w:hAnsi="Arial" w:cs="Arial"/>
          <w:b/>
          <w:sz w:val="18"/>
          <w:szCs w:val="18"/>
          <w:u w:val="single"/>
          <w:lang w:val="es-ES_tradnl"/>
        </w:rPr>
        <w:t>FICHA DEL ALUMNO</w:t>
      </w:r>
    </w:p>
    <w:p w14:paraId="1A4B9EC0"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lastRenderedPageBreak/>
        <w:t>Resolución de problemas aplicando las propiedades de la multiplicación</w:t>
      </w:r>
    </w:p>
    <w:p w14:paraId="6215F9F9"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t>Propiedad modulativa de la multiplicación</w:t>
      </w:r>
    </w:p>
    <w:p w14:paraId="0023B794"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Cuando Margarita visita a su tía recorre 568 m. Si Margarita va una vez al día donde su tía, ¿cuántos metros recorre?</w:t>
      </w:r>
    </w:p>
    <w:p w14:paraId="75464E60"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Para solucionar este problema debemos multiplicar la cantidad de metros que recorre Margarita por el número de veces que lo hace, es decir: </w:t>
      </w:r>
    </w:p>
    <w:p w14:paraId="2539C020"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t>568 x 1 = 568</w:t>
      </w:r>
    </w:p>
    <w:p w14:paraId="338C483E"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Por lo tanto, Margarita recorre 568 m por día al visitar a su tía. </w:t>
      </w:r>
    </w:p>
    <w:p w14:paraId="27BC4A57"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Este es un ejemplo de la propiedad modulativa de la multiplicación. </w:t>
      </w:r>
    </w:p>
    <w:p w14:paraId="7D7CC0F2" w14:textId="77777777" w:rsidR="003642BD" w:rsidRPr="00EA78CF" w:rsidRDefault="003642BD" w:rsidP="003642BD">
      <w:pPr>
        <w:rPr>
          <w:rFonts w:ascii="Arial" w:hAnsi="Arial" w:cs="Arial"/>
          <w:i/>
          <w:sz w:val="18"/>
          <w:szCs w:val="18"/>
          <w:lang w:val="es-ES_tradnl"/>
        </w:rPr>
      </w:pPr>
      <w:r w:rsidRPr="00EA78CF">
        <w:rPr>
          <w:rFonts w:ascii="Arial" w:hAnsi="Arial" w:cs="Arial"/>
          <w:i/>
          <w:sz w:val="18"/>
          <w:szCs w:val="18"/>
          <w:lang w:val="es-ES_tradnl"/>
        </w:rPr>
        <w:t xml:space="preserve">Recuerda: Cualquier número multiplicado por 1, siempre da como resultado el mismo número. </w:t>
      </w:r>
    </w:p>
    <w:p w14:paraId="68666CBB" w14:textId="77777777" w:rsidR="00545F67" w:rsidRDefault="00545F67" w:rsidP="003642BD">
      <w:pPr>
        <w:rPr>
          <w:ins w:id="28" w:author="Johana Montejo Rozo" w:date="2015-03-14T18:35:00Z"/>
          <w:rFonts w:ascii="Arial" w:hAnsi="Arial" w:cs="Arial"/>
          <w:b/>
          <w:sz w:val="18"/>
          <w:szCs w:val="18"/>
          <w:lang w:val="es-ES_tradnl"/>
        </w:rPr>
      </w:pPr>
    </w:p>
    <w:p w14:paraId="3602FFD9" w14:textId="5A84FEF3"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w:t>
      </w:r>
      <w:r w:rsidR="00545F67">
        <w:rPr>
          <w:rFonts w:ascii="Arial" w:hAnsi="Arial" w:cs="Arial"/>
          <w:b/>
          <w:sz w:val="18"/>
          <w:szCs w:val="18"/>
          <w:lang w:val="es-ES_tradnl"/>
        </w:rPr>
        <w:t>u</w:t>
      </w:r>
      <w:r w:rsidRPr="00EA78CF">
        <w:rPr>
          <w:rFonts w:ascii="Arial" w:hAnsi="Arial" w:cs="Arial"/>
          <w:b/>
          <w:sz w:val="18"/>
          <w:szCs w:val="18"/>
          <w:lang w:val="es-ES_tradnl"/>
        </w:rPr>
        <w:t xml:space="preserve"> turno!</w:t>
      </w:r>
    </w:p>
    <w:p w14:paraId="2C1DEC18" w14:textId="6416D165"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Resuelve</w:t>
      </w:r>
      <w:ins w:id="29" w:author="chris" w:date="2015-04-19T18:13:00Z">
        <w:r w:rsidR="005B7D54">
          <w:rPr>
            <w:rFonts w:ascii="Arial" w:hAnsi="Arial" w:cs="Arial"/>
            <w:sz w:val="18"/>
            <w:szCs w:val="18"/>
            <w:lang w:val="es-ES_tradnl"/>
          </w:rPr>
          <w:t xml:space="preserve"> el</w:t>
        </w:r>
      </w:ins>
      <w:r w:rsidRPr="00EA78CF">
        <w:rPr>
          <w:rFonts w:ascii="Arial" w:hAnsi="Arial" w:cs="Arial"/>
          <w:sz w:val="18"/>
          <w:szCs w:val="18"/>
          <w:lang w:val="es-ES_tradnl"/>
        </w:rPr>
        <w:t xml:space="preserve"> siguiente problema aplicando la propiedad modulativa de la multiplicación. No olvides realizar un dibujo o diagrama del problema. </w:t>
      </w:r>
    </w:p>
    <w:p w14:paraId="12F71A68"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Juana está cocinando galletas para sus amigos. En cada bandeja coloca 15 galletas para meterlas al horno. ¿Cuántas galletas </w:t>
      </w:r>
      <w:r w:rsidRPr="00EA78CF">
        <w:rPr>
          <w:rFonts w:ascii="Arial" w:hAnsi="Arial" w:cs="Arial"/>
          <w:sz w:val="18"/>
          <w:szCs w:val="18"/>
          <w:lang w:val="es-CO"/>
        </w:rPr>
        <w:t>cocina Juana cada vez que mete una bandeja al horno?</w:t>
      </w:r>
    </w:p>
    <w:p w14:paraId="2CBCB869" w14:textId="77777777" w:rsidR="003642BD" w:rsidRPr="00EA78CF" w:rsidRDefault="003642BD" w:rsidP="003642BD">
      <w:pPr>
        <w:rPr>
          <w:rFonts w:ascii="Arial" w:hAnsi="Arial" w:cs="Arial"/>
          <w:sz w:val="18"/>
          <w:szCs w:val="18"/>
          <w:u w:val="single"/>
          <w:lang w:val="es-CO"/>
        </w:rPr>
      </w:pPr>
    </w:p>
    <w:p w14:paraId="5EFB6990"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t>Propiedad conmutativa de la multiplicación</w:t>
      </w:r>
    </w:p>
    <w:p w14:paraId="6E0D95D9"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Santiago tiene una pastelería y hoy le hicieron un pedido para la fiesta de aniversario de doña Marta. Le han dicho que en la fiesta habrá 5 mesas y que en cada una de las mesas quieren colocar 3 ponqués. ¿Cuántos ponqués debe hacer Santiago para cumplir con el pedido de doña Marta?</w:t>
      </w:r>
    </w:p>
    <w:p w14:paraId="1A3A8C30" w14:textId="2106D7FF"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Para solucionar este problema debemos multiplicar y podemos hacerlo de dos formas diferentes:</w:t>
      </w:r>
    </w:p>
    <w:p w14:paraId="5320C5B5" w14:textId="77777777" w:rsidR="003642BD" w:rsidRPr="00EA78CF" w:rsidRDefault="003642BD" w:rsidP="003642BD">
      <w:pPr>
        <w:rPr>
          <w:rFonts w:ascii="Arial" w:hAnsi="Arial" w:cs="Arial"/>
          <w:sz w:val="18"/>
          <w:szCs w:val="18"/>
          <w:lang w:val="es-ES_tradnl"/>
        </w:rPr>
      </w:pPr>
    </w:p>
    <w:p w14:paraId="2B4D9A68" w14:textId="1E991A8B" w:rsidR="003642BD" w:rsidRPr="00EA78CF" w:rsidRDefault="00545F67" w:rsidP="003642BD">
      <w:pPr>
        <w:pStyle w:val="Prrafodelista"/>
        <w:numPr>
          <w:ilvl w:val="0"/>
          <w:numId w:val="2"/>
        </w:numPr>
        <w:ind w:left="1068"/>
        <w:rPr>
          <w:rFonts w:ascii="Arial" w:hAnsi="Arial" w:cs="Arial"/>
          <w:sz w:val="18"/>
          <w:szCs w:val="18"/>
          <w:lang w:val="es-ES_tradnl"/>
        </w:rPr>
      </w:pPr>
      <w:r w:rsidRPr="00EA78CF">
        <w:rPr>
          <w:rFonts w:ascii="Arial" w:hAnsi="Arial" w:cs="Arial"/>
          <w:noProof/>
          <w:sz w:val="18"/>
          <w:szCs w:val="18"/>
          <w:lang w:val="es-ES" w:eastAsia="es-ES"/>
        </w:rPr>
        <w:drawing>
          <wp:anchor distT="0" distB="0" distL="114300" distR="114300" simplePos="0" relativeHeight="251655680" behindDoc="0" locked="0" layoutInCell="1" allowOverlap="1" wp14:anchorId="46B1FCF3" wp14:editId="458E468A">
            <wp:simplePos x="0" y="0"/>
            <wp:positionH relativeFrom="column">
              <wp:posOffset>4683760</wp:posOffset>
            </wp:positionH>
            <wp:positionV relativeFrom="paragraph">
              <wp:posOffset>15240</wp:posOffset>
            </wp:positionV>
            <wp:extent cx="1152525" cy="740410"/>
            <wp:effectExtent l="0" t="0" r="9525" b="0"/>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52525" cy="740410"/>
                    </a:xfrm>
                    <a:prstGeom prst="rect">
                      <a:avLst/>
                    </a:prstGeom>
                  </pic:spPr>
                </pic:pic>
              </a:graphicData>
            </a:graphic>
            <wp14:sizeRelH relativeFrom="margin">
              <wp14:pctWidth>0</wp14:pctWidth>
            </wp14:sizeRelH>
            <wp14:sizeRelV relativeFrom="margin">
              <wp14:pctHeight>0</wp14:pctHeight>
            </wp14:sizeRelV>
          </wp:anchor>
        </w:drawing>
      </w:r>
      <w:r w:rsidR="003642BD" w:rsidRPr="00EA78CF">
        <w:rPr>
          <w:rFonts w:ascii="Arial" w:hAnsi="Arial" w:cs="Arial"/>
          <w:sz w:val="18"/>
          <w:szCs w:val="18"/>
          <w:lang w:val="es-ES_tradnl"/>
        </w:rPr>
        <w:t>Si multiplicamos 3 ponqués que hay en cada mesa por 5 mesas que habrá en el salón, tenemos:</w:t>
      </w:r>
    </w:p>
    <w:p w14:paraId="5B293F9A" w14:textId="2BE40DCD" w:rsidR="003642BD" w:rsidRPr="00EA78CF" w:rsidRDefault="003642BD" w:rsidP="003642BD">
      <w:pPr>
        <w:pStyle w:val="Prrafodelista"/>
        <w:ind w:left="1080" w:firstLine="360"/>
        <w:rPr>
          <w:rFonts w:ascii="Arial" w:hAnsi="Arial" w:cs="Arial"/>
          <w:b/>
          <w:sz w:val="18"/>
          <w:szCs w:val="18"/>
          <w:lang w:val="es-ES_tradnl"/>
        </w:rPr>
      </w:pPr>
      <w:r w:rsidRPr="00EA78CF">
        <w:rPr>
          <w:rFonts w:ascii="Arial" w:hAnsi="Arial" w:cs="Arial"/>
          <w:b/>
          <w:sz w:val="18"/>
          <w:szCs w:val="18"/>
          <w:lang w:val="es-ES_tradnl"/>
        </w:rPr>
        <w:t>3 x 5 = 15</w:t>
      </w:r>
    </w:p>
    <w:p w14:paraId="5879DD25" w14:textId="2923959A" w:rsidR="003642BD" w:rsidRPr="00EA78CF" w:rsidRDefault="003642BD" w:rsidP="003642BD">
      <w:pPr>
        <w:pStyle w:val="Prrafodelista"/>
        <w:ind w:left="1080" w:firstLine="360"/>
        <w:rPr>
          <w:rFonts w:ascii="Arial" w:hAnsi="Arial" w:cs="Arial"/>
          <w:b/>
          <w:sz w:val="18"/>
          <w:szCs w:val="18"/>
          <w:lang w:val="es-ES_tradnl"/>
        </w:rPr>
      </w:pPr>
    </w:p>
    <w:p w14:paraId="5625CB5A" w14:textId="09CF17F4" w:rsidR="003642BD" w:rsidRPr="00EA78CF" w:rsidRDefault="003642BD" w:rsidP="003642BD">
      <w:pPr>
        <w:pStyle w:val="Prrafodelista"/>
        <w:ind w:left="1080" w:firstLine="360"/>
        <w:rPr>
          <w:rFonts w:ascii="Arial" w:hAnsi="Arial" w:cs="Arial"/>
          <w:b/>
          <w:sz w:val="18"/>
          <w:szCs w:val="18"/>
          <w:lang w:val="es-ES_tradnl"/>
        </w:rPr>
      </w:pPr>
    </w:p>
    <w:p w14:paraId="02F71FA7" w14:textId="1F200AD0" w:rsidR="003642BD" w:rsidRPr="00EA78CF" w:rsidRDefault="003642BD" w:rsidP="003642BD">
      <w:pPr>
        <w:pStyle w:val="Prrafodelista"/>
        <w:ind w:left="1080" w:firstLine="360"/>
        <w:rPr>
          <w:rFonts w:ascii="Arial" w:hAnsi="Arial" w:cs="Arial"/>
          <w:b/>
          <w:sz w:val="18"/>
          <w:szCs w:val="18"/>
          <w:lang w:val="es-ES_tradnl"/>
        </w:rPr>
      </w:pPr>
    </w:p>
    <w:p w14:paraId="5D8608FB" w14:textId="2B4B8742" w:rsidR="003642BD" w:rsidRPr="00EA78CF" w:rsidRDefault="00545F67" w:rsidP="003642BD">
      <w:pPr>
        <w:pStyle w:val="Prrafodelista"/>
        <w:ind w:left="1080" w:firstLine="360"/>
        <w:rPr>
          <w:rFonts w:ascii="Arial" w:hAnsi="Arial" w:cs="Arial"/>
          <w:sz w:val="18"/>
          <w:szCs w:val="18"/>
          <w:lang w:val="es-ES_tradnl"/>
        </w:rPr>
      </w:pPr>
      <w:r w:rsidRPr="00EA78CF">
        <w:rPr>
          <w:rFonts w:ascii="Arial" w:hAnsi="Arial" w:cs="Arial"/>
          <w:noProof/>
          <w:sz w:val="18"/>
          <w:szCs w:val="18"/>
          <w:lang w:val="es-ES" w:eastAsia="es-ES"/>
        </w:rPr>
        <w:drawing>
          <wp:anchor distT="0" distB="0" distL="114300" distR="114300" simplePos="0" relativeHeight="251659776" behindDoc="0" locked="0" layoutInCell="1" allowOverlap="1" wp14:anchorId="39CB55B5" wp14:editId="55FFDCEF">
            <wp:simplePos x="0" y="0"/>
            <wp:positionH relativeFrom="column">
              <wp:posOffset>5198110</wp:posOffset>
            </wp:positionH>
            <wp:positionV relativeFrom="paragraph">
              <wp:posOffset>8255</wp:posOffset>
            </wp:positionV>
            <wp:extent cx="762635" cy="1525905"/>
            <wp:effectExtent l="0" t="0" r="0" b="0"/>
            <wp:wrapSquare wrapText="bothSides"/>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2635" cy="1525905"/>
                    </a:xfrm>
                    <a:prstGeom prst="rect">
                      <a:avLst/>
                    </a:prstGeom>
                  </pic:spPr>
                </pic:pic>
              </a:graphicData>
            </a:graphic>
            <wp14:sizeRelH relativeFrom="margin">
              <wp14:pctWidth>0</wp14:pctWidth>
            </wp14:sizeRelH>
            <wp14:sizeRelV relativeFrom="margin">
              <wp14:pctHeight>0</wp14:pctHeight>
            </wp14:sizeRelV>
          </wp:anchor>
        </w:drawing>
      </w:r>
    </w:p>
    <w:p w14:paraId="7A1371AE" w14:textId="77777777" w:rsidR="003642BD" w:rsidRPr="00EA78CF" w:rsidRDefault="003642BD" w:rsidP="003642BD">
      <w:pPr>
        <w:pStyle w:val="Prrafodelista"/>
        <w:numPr>
          <w:ilvl w:val="0"/>
          <w:numId w:val="2"/>
        </w:numPr>
        <w:ind w:left="1068"/>
        <w:rPr>
          <w:rFonts w:ascii="Arial" w:hAnsi="Arial" w:cs="Arial"/>
          <w:sz w:val="18"/>
          <w:szCs w:val="18"/>
          <w:lang w:val="es-ES_tradnl"/>
        </w:rPr>
      </w:pPr>
      <w:r w:rsidRPr="00EA78CF">
        <w:rPr>
          <w:rFonts w:ascii="Arial" w:hAnsi="Arial" w:cs="Arial"/>
          <w:sz w:val="18"/>
          <w:szCs w:val="18"/>
          <w:lang w:val="es-ES_tradnl"/>
        </w:rPr>
        <w:t>Si multiplicamos 5 mesas que habrá en la fiesta por 3 ponqués que habrá en cada mesa, tenemos:</w:t>
      </w:r>
    </w:p>
    <w:p w14:paraId="56FD11A7" w14:textId="77777777" w:rsidR="003642BD" w:rsidRPr="00EA78CF" w:rsidRDefault="003642BD" w:rsidP="003642BD">
      <w:pPr>
        <w:pStyle w:val="Prrafodelista"/>
        <w:ind w:firstLine="720"/>
        <w:rPr>
          <w:rFonts w:ascii="Arial" w:hAnsi="Arial" w:cs="Arial"/>
          <w:b/>
          <w:sz w:val="18"/>
          <w:szCs w:val="18"/>
          <w:lang w:val="es-ES_tradnl"/>
        </w:rPr>
      </w:pPr>
      <w:r w:rsidRPr="00EA78CF">
        <w:rPr>
          <w:rFonts w:ascii="Arial" w:hAnsi="Arial" w:cs="Arial"/>
          <w:b/>
          <w:sz w:val="18"/>
          <w:szCs w:val="18"/>
          <w:lang w:val="es-ES_tradnl"/>
        </w:rPr>
        <w:t>5 x 3 = 15</w:t>
      </w:r>
    </w:p>
    <w:p w14:paraId="459B0DCF" w14:textId="77777777" w:rsidR="003642BD" w:rsidRPr="00EA78CF" w:rsidRDefault="003642BD" w:rsidP="003642BD">
      <w:pPr>
        <w:pStyle w:val="Prrafodelista"/>
        <w:ind w:firstLine="720"/>
        <w:rPr>
          <w:rFonts w:ascii="Arial" w:hAnsi="Arial" w:cs="Arial"/>
          <w:b/>
          <w:sz w:val="18"/>
          <w:szCs w:val="18"/>
          <w:lang w:val="es-ES_tradnl"/>
        </w:rPr>
      </w:pPr>
    </w:p>
    <w:p w14:paraId="686D8561" w14:textId="77777777" w:rsidR="003642BD" w:rsidRPr="00EA78CF" w:rsidRDefault="003642BD" w:rsidP="003642BD">
      <w:pPr>
        <w:pStyle w:val="Prrafodelista"/>
        <w:ind w:firstLine="720"/>
        <w:rPr>
          <w:rFonts w:ascii="Arial" w:hAnsi="Arial" w:cs="Arial"/>
          <w:b/>
          <w:sz w:val="18"/>
          <w:szCs w:val="18"/>
          <w:lang w:val="es-ES_tradnl"/>
        </w:rPr>
      </w:pPr>
    </w:p>
    <w:p w14:paraId="4CA2C982" w14:textId="77777777" w:rsidR="003642BD" w:rsidRPr="00EA78CF" w:rsidRDefault="003642BD" w:rsidP="003642BD">
      <w:pPr>
        <w:pStyle w:val="Prrafodelista"/>
        <w:ind w:firstLine="720"/>
        <w:rPr>
          <w:rFonts w:ascii="Arial" w:hAnsi="Arial" w:cs="Arial"/>
          <w:b/>
          <w:sz w:val="18"/>
          <w:szCs w:val="18"/>
          <w:lang w:val="es-ES_tradnl"/>
        </w:rPr>
      </w:pPr>
    </w:p>
    <w:p w14:paraId="1C194FF4" w14:textId="77777777" w:rsidR="003642BD" w:rsidRPr="00EA78CF" w:rsidRDefault="003642BD" w:rsidP="003642BD">
      <w:pPr>
        <w:pStyle w:val="Prrafodelista"/>
        <w:ind w:firstLine="720"/>
        <w:rPr>
          <w:rFonts w:ascii="Arial" w:hAnsi="Arial" w:cs="Arial"/>
          <w:b/>
          <w:sz w:val="18"/>
          <w:szCs w:val="18"/>
          <w:lang w:val="es-ES_tradnl"/>
        </w:rPr>
      </w:pPr>
    </w:p>
    <w:p w14:paraId="3C663387" w14:textId="77777777" w:rsidR="00545F67" w:rsidRDefault="00545F67" w:rsidP="003642BD">
      <w:pPr>
        <w:rPr>
          <w:ins w:id="30" w:author="Johana Montejo Rozo" w:date="2015-03-14T18:36:00Z"/>
          <w:rFonts w:ascii="Arial" w:hAnsi="Arial" w:cs="Arial"/>
          <w:sz w:val="18"/>
          <w:szCs w:val="18"/>
          <w:lang w:val="es-ES_tradnl"/>
        </w:rPr>
      </w:pPr>
    </w:p>
    <w:p w14:paraId="37D3839B" w14:textId="77777777" w:rsidR="00545F67" w:rsidRDefault="00545F67" w:rsidP="003642BD">
      <w:pPr>
        <w:rPr>
          <w:ins w:id="31" w:author="Johana Montejo Rozo" w:date="2015-03-14T18:36:00Z"/>
          <w:rFonts w:ascii="Arial" w:hAnsi="Arial" w:cs="Arial"/>
          <w:sz w:val="18"/>
          <w:szCs w:val="18"/>
          <w:lang w:val="es-ES_tradnl"/>
        </w:rPr>
      </w:pPr>
    </w:p>
    <w:p w14:paraId="486CA8AD" w14:textId="77777777" w:rsidR="00545F67" w:rsidRDefault="00545F67" w:rsidP="003642BD">
      <w:pPr>
        <w:rPr>
          <w:ins w:id="32" w:author="Johana Montejo Rozo" w:date="2015-03-14T18:36:00Z"/>
          <w:rFonts w:ascii="Arial" w:hAnsi="Arial" w:cs="Arial"/>
          <w:sz w:val="18"/>
          <w:szCs w:val="18"/>
          <w:lang w:val="es-ES_tradnl"/>
        </w:rPr>
      </w:pPr>
    </w:p>
    <w:p w14:paraId="121D014F"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Por lo tanto, da igual el orden en que multipliquemos los dos números, al final siempre obtendremos 15 ponqués. </w:t>
      </w:r>
    </w:p>
    <w:p w14:paraId="7DC7F9F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La propiedad conmutativa de la multiplicación, te permite cambiar el orden de los factores, así podrás desarrollar las multiplicaciones en el orden en que tú desees.</w:t>
      </w:r>
    </w:p>
    <w:p w14:paraId="43AD9173" w14:textId="77777777" w:rsidR="00545F67" w:rsidRDefault="00545F67" w:rsidP="003642BD">
      <w:pPr>
        <w:rPr>
          <w:ins w:id="33" w:author="Johana Montejo Rozo" w:date="2015-03-14T18:36:00Z"/>
          <w:rFonts w:ascii="Arial" w:hAnsi="Arial" w:cs="Arial"/>
          <w:b/>
          <w:sz w:val="18"/>
          <w:szCs w:val="18"/>
          <w:lang w:val="es-ES_tradnl"/>
        </w:rPr>
      </w:pPr>
    </w:p>
    <w:p w14:paraId="7BCDFA8E" w14:textId="3B35A564"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w:t>
      </w:r>
      <w:r w:rsidR="00545F67">
        <w:rPr>
          <w:rFonts w:ascii="Arial" w:hAnsi="Arial" w:cs="Arial"/>
          <w:b/>
          <w:sz w:val="18"/>
          <w:szCs w:val="18"/>
          <w:lang w:val="es-ES_tradnl"/>
        </w:rPr>
        <w:t>u</w:t>
      </w:r>
      <w:r w:rsidRPr="00EA78CF">
        <w:rPr>
          <w:rFonts w:ascii="Arial" w:hAnsi="Arial" w:cs="Arial"/>
          <w:b/>
          <w:sz w:val="18"/>
          <w:szCs w:val="18"/>
          <w:lang w:val="es-ES_tradnl"/>
        </w:rPr>
        <w:t xml:space="preserve"> turno!</w:t>
      </w:r>
    </w:p>
    <w:p w14:paraId="28121AD7" w14:textId="3D744D65"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Resuelve </w:t>
      </w:r>
      <w:ins w:id="34" w:author="chris" w:date="2015-04-19T18:26:00Z">
        <w:r w:rsidR="006617E0">
          <w:rPr>
            <w:rFonts w:ascii="Arial" w:hAnsi="Arial" w:cs="Arial"/>
            <w:sz w:val="18"/>
            <w:szCs w:val="18"/>
            <w:lang w:val="es-ES_tradnl"/>
          </w:rPr>
          <w:t xml:space="preserve">el </w:t>
        </w:r>
      </w:ins>
      <w:r w:rsidRPr="00EA78CF">
        <w:rPr>
          <w:rFonts w:ascii="Arial" w:hAnsi="Arial" w:cs="Arial"/>
          <w:sz w:val="18"/>
          <w:szCs w:val="18"/>
          <w:lang w:val="es-ES_tradnl"/>
        </w:rPr>
        <w:t xml:space="preserve">siguiente problema aplicando la propiedad conmutativa de la multiplicación. No olvides realizar un dibujo o diagrama del problema. </w:t>
      </w:r>
    </w:p>
    <w:p w14:paraId="599C6A51"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Con el dinero que ahorraron José y su hermana, compraron 4 cajas de colores. Cada caja contiene 48 colores. ¿Cuántos colores compraron José y su hermana en total?</w:t>
      </w:r>
    </w:p>
    <w:p w14:paraId="60A798D0" w14:textId="77777777" w:rsidR="003642BD" w:rsidRPr="00EA78CF" w:rsidRDefault="003642BD" w:rsidP="003642BD">
      <w:pPr>
        <w:rPr>
          <w:rFonts w:ascii="Arial" w:hAnsi="Arial" w:cs="Arial"/>
          <w:sz w:val="18"/>
          <w:szCs w:val="18"/>
          <w:u w:val="single"/>
          <w:lang w:val="es-CO"/>
        </w:rPr>
      </w:pPr>
    </w:p>
    <w:p w14:paraId="189E5947" w14:textId="4662F246" w:rsidR="003642BD" w:rsidRPr="00EA78CF" w:rsidRDefault="00EA78CF" w:rsidP="003642BD">
      <w:pPr>
        <w:pStyle w:val="Prrafodelista"/>
        <w:numPr>
          <w:ilvl w:val="0"/>
          <w:numId w:val="5"/>
        </w:numPr>
        <w:spacing w:after="160" w:line="259" w:lineRule="auto"/>
        <w:rPr>
          <w:rFonts w:ascii="Arial" w:hAnsi="Arial" w:cs="Arial"/>
          <w:sz w:val="18"/>
          <w:szCs w:val="18"/>
          <w:u w:val="single"/>
          <w:lang w:val="es-CO"/>
        </w:rPr>
      </w:pPr>
      <w:r w:rsidRPr="00EA78CF">
        <w:rPr>
          <w:rFonts w:ascii="Arial" w:hAnsi="Arial" w:cs="Arial"/>
          <w:noProof/>
          <w:sz w:val="18"/>
          <w:szCs w:val="18"/>
          <w:lang w:val="es-ES" w:eastAsia="es-ES"/>
        </w:rPr>
        <w:drawing>
          <wp:anchor distT="0" distB="0" distL="114300" distR="114300" simplePos="0" relativeHeight="251638272" behindDoc="0" locked="0" layoutInCell="1" allowOverlap="1" wp14:anchorId="50D20D38" wp14:editId="5CF5417E">
            <wp:simplePos x="0" y="0"/>
            <wp:positionH relativeFrom="column">
              <wp:posOffset>3823970</wp:posOffset>
            </wp:positionH>
            <wp:positionV relativeFrom="paragraph">
              <wp:posOffset>202565</wp:posOffset>
            </wp:positionV>
            <wp:extent cx="1995170" cy="931545"/>
            <wp:effectExtent l="0" t="0" r="5080" b="0"/>
            <wp:wrapSquare wrapText="bothSides"/>
            <wp:docPr id="3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5170" cy="931545"/>
                    </a:xfrm>
                    <a:prstGeom prst="rect">
                      <a:avLst/>
                    </a:prstGeom>
                  </pic:spPr>
                </pic:pic>
              </a:graphicData>
            </a:graphic>
            <wp14:sizeRelH relativeFrom="margin">
              <wp14:pctWidth>0</wp14:pctWidth>
            </wp14:sizeRelH>
            <wp14:sizeRelV relativeFrom="margin">
              <wp14:pctHeight>0</wp14:pctHeight>
            </wp14:sizeRelV>
          </wp:anchor>
        </w:drawing>
      </w:r>
      <w:r w:rsidR="003642BD" w:rsidRPr="00EA78CF">
        <w:rPr>
          <w:rFonts w:ascii="Arial" w:hAnsi="Arial" w:cs="Arial"/>
          <w:sz w:val="18"/>
          <w:szCs w:val="18"/>
          <w:u w:val="single"/>
          <w:lang w:val="es-CO"/>
        </w:rPr>
        <w:t>Propiedad asociativa de la multiplicación</w:t>
      </w:r>
    </w:p>
    <w:p w14:paraId="0DD3B9FC" w14:textId="25659DC9" w:rsidR="003642BD" w:rsidRDefault="003642BD" w:rsidP="003642BD">
      <w:pPr>
        <w:rPr>
          <w:rFonts w:ascii="Arial" w:hAnsi="Arial" w:cs="Arial"/>
          <w:sz w:val="18"/>
          <w:szCs w:val="18"/>
          <w:lang w:val="es-ES_tradnl"/>
        </w:rPr>
      </w:pPr>
      <w:r w:rsidRPr="00EA78CF">
        <w:rPr>
          <w:rFonts w:ascii="Arial" w:hAnsi="Arial" w:cs="Arial"/>
          <w:sz w:val="18"/>
          <w:szCs w:val="18"/>
          <w:lang w:val="es-ES_tradnl"/>
        </w:rPr>
        <w:t>Para llevar sacos nuevos a un almacén, han llegado 3 camiones con 7 cajas cada uno. Dentro de cada caja hay 12 sacos. ¿Cuántos sacos llegarán al almacén?</w:t>
      </w:r>
    </w:p>
    <w:p w14:paraId="60ED7CF4" w14:textId="77777777" w:rsidR="00EA78CF" w:rsidRDefault="00EA78CF" w:rsidP="003642BD">
      <w:pPr>
        <w:rPr>
          <w:rFonts w:ascii="Arial" w:hAnsi="Arial" w:cs="Arial"/>
          <w:sz w:val="18"/>
          <w:szCs w:val="18"/>
          <w:lang w:val="es-ES_tradnl"/>
        </w:rPr>
      </w:pPr>
    </w:p>
    <w:p w14:paraId="11DF7655" w14:textId="77777777" w:rsidR="00EA78CF" w:rsidRPr="00EA78CF" w:rsidRDefault="00EA78CF" w:rsidP="003642BD">
      <w:pPr>
        <w:rPr>
          <w:rFonts w:ascii="Arial" w:hAnsi="Arial" w:cs="Arial"/>
          <w:sz w:val="18"/>
          <w:szCs w:val="18"/>
          <w:lang w:val="es-ES_tradnl"/>
        </w:rPr>
      </w:pPr>
    </w:p>
    <w:p w14:paraId="0E92AD1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Para resolver este problema debemos multiplicar el número de camiones, por el número de cajas, por el número de sacos que hay en cada caja, así: </w:t>
      </w:r>
    </w:p>
    <w:p w14:paraId="2C06720B"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3 x 7 x 12</w:t>
      </w:r>
    </w:p>
    <w:p w14:paraId="44CB5E9D" w14:textId="77777777" w:rsidR="00EA78CF" w:rsidRDefault="00EA78CF" w:rsidP="00EA78CF">
      <w:pPr>
        <w:jc w:val="center"/>
        <w:rPr>
          <w:rFonts w:ascii="Arial" w:hAnsi="Arial" w:cs="Arial"/>
          <w:sz w:val="18"/>
          <w:szCs w:val="18"/>
          <w:lang w:val="es-ES_tradnl"/>
        </w:rPr>
      </w:pPr>
    </w:p>
    <w:p w14:paraId="48F98EAB" w14:textId="77777777" w:rsidR="00EA78CF" w:rsidRDefault="00EA78CF" w:rsidP="003642BD">
      <w:pPr>
        <w:rPr>
          <w:rFonts w:ascii="Arial" w:hAnsi="Arial" w:cs="Arial"/>
          <w:sz w:val="18"/>
          <w:szCs w:val="18"/>
          <w:lang w:val="es-ES_tradnl"/>
        </w:rPr>
      </w:pPr>
    </w:p>
    <w:p w14:paraId="0E51D60F"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En este tipo de problemas podemos aplicar la propiedad asociativa de la multiplicación, agrupando los factores como creamos que será más sencilla la multiplicación. Por ejemplo, esta multiplicación se puede asociar de dos formas diferentes, así: </w:t>
      </w:r>
    </w:p>
    <w:p w14:paraId="748DAA8E" w14:textId="77777777" w:rsidR="003642BD" w:rsidRPr="00EA78CF" w:rsidRDefault="003642BD" w:rsidP="003642BD">
      <w:pPr>
        <w:rPr>
          <w:rFonts w:ascii="Arial" w:hAnsi="Arial" w:cs="Arial"/>
          <w:b/>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w:t>
      </w:r>
      <w:r w:rsidRPr="00EA78CF">
        <w:rPr>
          <w:rFonts w:ascii="Arial" w:hAnsi="Arial" w:cs="Arial"/>
          <w:b/>
          <w:sz w:val="18"/>
          <w:szCs w:val="18"/>
          <w:lang w:val="es-ES_tradnl"/>
        </w:rPr>
        <w:t>3 x 7) x 12</w:t>
      </w:r>
      <w:r w:rsidRPr="00EA78CF">
        <w:rPr>
          <w:rFonts w:ascii="Arial" w:hAnsi="Arial" w:cs="Arial"/>
          <w:b/>
          <w:sz w:val="18"/>
          <w:szCs w:val="18"/>
          <w:lang w:val="es-ES_tradnl"/>
        </w:rPr>
        <w:tab/>
      </w:r>
      <w:r w:rsidRPr="00EA78CF">
        <w:rPr>
          <w:rFonts w:ascii="Arial" w:hAnsi="Arial" w:cs="Arial"/>
          <w:b/>
          <w:sz w:val="18"/>
          <w:szCs w:val="18"/>
          <w:lang w:val="es-ES_tradnl"/>
        </w:rPr>
        <w:tab/>
        <w:t xml:space="preserve">o </w:t>
      </w:r>
      <w:r w:rsidRPr="00EA78CF">
        <w:rPr>
          <w:rFonts w:ascii="Arial" w:hAnsi="Arial" w:cs="Arial"/>
          <w:b/>
          <w:sz w:val="18"/>
          <w:szCs w:val="18"/>
          <w:lang w:val="es-ES_tradnl"/>
        </w:rPr>
        <w:tab/>
      </w:r>
      <w:r w:rsidRPr="00EA78CF">
        <w:rPr>
          <w:rFonts w:ascii="Arial" w:hAnsi="Arial" w:cs="Arial"/>
          <w:b/>
          <w:sz w:val="18"/>
          <w:szCs w:val="18"/>
          <w:lang w:val="es-ES_tradnl"/>
        </w:rPr>
        <w:tab/>
        <w:t>3 x (7 x 12)</w:t>
      </w:r>
    </w:p>
    <w:p w14:paraId="79D4F0C2" w14:textId="3A86EC52"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Primero, desarrollamos la multiplicación que dejamos dentro del paréntesis</w:t>
      </w:r>
      <w:del w:id="35" w:author="chris" w:date="2015-04-19T18:15:00Z">
        <w:r w:rsidRPr="00EA78CF" w:rsidDel="006F64FB">
          <w:rPr>
            <w:rFonts w:ascii="Arial" w:hAnsi="Arial" w:cs="Arial"/>
            <w:sz w:val="18"/>
            <w:szCs w:val="18"/>
            <w:lang w:val="es-ES_tradnl"/>
          </w:rPr>
          <w:delText>, así:</w:delText>
        </w:r>
      </w:del>
      <w:ins w:id="36" w:author="chris" w:date="2015-04-19T18:15:00Z">
        <w:r w:rsidR="006F64FB">
          <w:rPr>
            <w:rFonts w:ascii="Arial" w:hAnsi="Arial" w:cs="Arial"/>
            <w:sz w:val="18"/>
            <w:szCs w:val="18"/>
            <w:lang w:val="es-ES_tradnl"/>
          </w:rPr>
          <w:t>.</w:t>
        </w:r>
      </w:ins>
    </w:p>
    <w:p w14:paraId="79254752"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lastRenderedPageBreak/>
        <w:tab/>
      </w:r>
      <w:r w:rsidRPr="00EA78CF">
        <w:rPr>
          <w:rFonts w:ascii="Arial" w:hAnsi="Arial" w:cs="Arial"/>
          <w:sz w:val="18"/>
          <w:szCs w:val="18"/>
          <w:lang w:val="es-ES_tradnl"/>
        </w:rPr>
        <w:tab/>
      </w:r>
      <w:r w:rsidRPr="00EA78CF">
        <w:rPr>
          <w:rFonts w:ascii="Arial" w:hAnsi="Arial" w:cs="Arial"/>
          <w:sz w:val="18"/>
          <w:szCs w:val="18"/>
          <w:lang w:val="es-ES_tradnl"/>
        </w:rPr>
        <w:tab/>
        <w:t>(3 x 7)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(7 x 12)</w:t>
      </w:r>
    </w:p>
    <w:p w14:paraId="262E16F1"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 xml:space="preserve">   21    x  12</w:t>
      </w:r>
      <w:r w:rsidRPr="00EA78CF">
        <w:rPr>
          <w:rFonts w:ascii="Arial" w:hAnsi="Arial" w:cs="Arial"/>
          <w:b/>
          <w:sz w:val="18"/>
          <w:szCs w:val="18"/>
          <w:lang w:val="es-ES_tradnl"/>
        </w:rPr>
        <w:tab/>
      </w:r>
      <w:r w:rsidRPr="00EA78CF">
        <w:rPr>
          <w:rFonts w:ascii="Arial" w:hAnsi="Arial" w:cs="Arial"/>
          <w:b/>
          <w:sz w:val="18"/>
          <w:szCs w:val="18"/>
          <w:lang w:val="es-ES_tradnl"/>
        </w:rPr>
        <w:tab/>
        <w:t xml:space="preserve">o </w:t>
      </w:r>
      <w:r w:rsidRPr="00EA78CF">
        <w:rPr>
          <w:rFonts w:ascii="Arial" w:hAnsi="Arial" w:cs="Arial"/>
          <w:b/>
          <w:sz w:val="18"/>
          <w:szCs w:val="18"/>
          <w:lang w:val="es-ES_tradnl"/>
        </w:rPr>
        <w:tab/>
      </w:r>
      <w:r w:rsidRPr="00EA78CF">
        <w:rPr>
          <w:rFonts w:ascii="Arial" w:hAnsi="Arial" w:cs="Arial"/>
          <w:b/>
          <w:sz w:val="18"/>
          <w:szCs w:val="18"/>
          <w:lang w:val="es-ES_tradnl"/>
        </w:rPr>
        <w:tab/>
        <w:t>3 x     84</w:t>
      </w:r>
    </w:p>
    <w:p w14:paraId="5132E2A8" w14:textId="2A46DD8D"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Y finalmente</w:t>
      </w:r>
      <w:ins w:id="37" w:author="chris" w:date="2015-04-19T18:15:00Z">
        <w:r w:rsidR="006F64FB">
          <w:rPr>
            <w:rFonts w:ascii="Arial" w:hAnsi="Arial" w:cs="Arial"/>
            <w:sz w:val="18"/>
            <w:szCs w:val="18"/>
            <w:lang w:val="es-ES_tradnl"/>
          </w:rPr>
          <w:t>,</w:t>
        </w:r>
      </w:ins>
      <w:r w:rsidRPr="00EA78CF">
        <w:rPr>
          <w:rFonts w:ascii="Arial" w:hAnsi="Arial" w:cs="Arial"/>
          <w:sz w:val="18"/>
          <w:szCs w:val="18"/>
          <w:lang w:val="es-ES_tradnl"/>
        </w:rPr>
        <w:t xml:space="preserve"> desarrollamos la multiplicación que nos falta</w:t>
      </w:r>
      <w:del w:id="38" w:author="chris" w:date="2015-04-19T18:15:00Z">
        <w:r w:rsidRPr="00EA78CF" w:rsidDel="006F64FB">
          <w:rPr>
            <w:rFonts w:ascii="Arial" w:hAnsi="Arial" w:cs="Arial"/>
            <w:sz w:val="18"/>
            <w:szCs w:val="18"/>
            <w:lang w:val="es-ES_tradnl"/>
          </w:rPr>
          <w:delText>:</w:delText>
        </w:r>
      </w:del>
      <w:ins w:id="39" w:author="chris" w:date="2015-04-19T18:15:00Z">
        <w:r w:rsidR="006F64FB">
          <w:rPr>
            <w:rFonts w:ascii="Arial" w:hAnsi="Arial" w:cs="Arial"/>
            <w:sz w:val="18"/>
            <w:szCs w:val="18"/>
            <w:lang w:val="es-ES_tradnl"/>
          </w:rPr>
          <w:t>.</w:t>
        </w:r>
      </w:ins>
      <w:r w:rsidRPr="00EA78CF">
        <w:rPr>
          <w:rFonts w:ascii="Arial" w:hAnsi="Arial" w:cs="Arial"/>
          <w:sz w:val="18"/>
          <w:szCs w:val="18"/>
          <w:lang w:val="es-ES_tradnl"/>
        </w:rPr>
        <w:t xml:space="preserve"> </w:t>
      </w:r>
    </w:p>
    <w:p w14:paraId="282E2F55"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(3 x 7)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(7 x 12)</w:t>
      </w:r>
    </w:p>
    <w:p w14:paraId="0EDAA3B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 xml:space="preserve">   21    x  12</w:t>
      </w:r>
      <w:r w:rsidRPr="00EA78CF">
        <w:rPr>
          <w:rFonts w:ascii="Arial" w:hAnsi="Arial" w:cs="Arial"/>
          <w:sz w:val="18"/>
          <w:szCs w:val="18"/>
          <w:lang w:val="es-ES_tradnl"/>
        </w:rPr>
        <w:tab/>
      </w:r>
      <w:r w:rsidRPr="00EA78CF">
        <w:rPr>
          <w:rFonts w:ascii="Arial" w:hAnsi="Arial" w:cs="Arial"/>
          <w:sz w:val="18"/>
          <w:szCs w:val="18"/>
          <w:lang w:val="es-ES_tradnl"/>
        </w:rPr>
        <w:tab/>
        <w:t xml:space="preserve">o </w:t>
      </w:r>
      <w:r w:rsidRPr="00EA78CF">
        <w:rPr>
          <w:rFonts w:ascii="Arial" w:hAnsi="Arial" w:cs="Arial"/>
          <w:sz w:val="18"/>
          <w:szCs w:val="18"/>
          <w:lang w:val="es-ES_tradnl"/>
        </w:rPr>
        <w:tab/>
      </w:r>
      <w:r w:rsidRPr="00EA78CF">
        <w:rPr>
          <w:rFonts w:ascii="Arial" w:hAnsi="Arial" w:cs="Arial"/>
          <w:sz w:val="18"/>
          <w:szCs w:val="18"/>
          <w:lang w:val="es-ES_tradnl"/>
        </w:rPr>
        <w:tab/>
        <w:t>3 x     84</w:t>
      </w:r>
    </w:p>
    <w:p w14:paraId="74C7D3DC" w14:textId="77777777"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b/>
      </w:r>
      <w:r w:rsidRPr="00EA78CF">
        <w:rPr>
          <w:rFonts w:ascii="Arial" w:hAnsi="Arial" w:cs="Arial"/>
          <w:b/>
          <w:sz w:val="18"/>
          <w:szCs w:val="18"/>
          <w:lang w:val="es-ES_tradnl"/>
        </w:rPr>
        <w:tab/>
      </w:r>
      <w:r w:rsidRPr="00EA78CF">
        <w:rPr>
          <w:rFonts w:ascii="Arial" w:hAnsi="Arial" w:cs="Arial"/>
          <w:b/>
          <w:sz w:val="18"/>
          <w:szCs w:val="18"/>
          <w:lang w:val="es-ES_tradnl"/>
        </w:rPr>
        <w:tab/>
        <w:t xml:space="preserve">        252                             = </w:t>
      </w:r>
      <w:r w:rsidRPr="00EA78CF">
        <w:rPr>
          <w:rFonts w:ascii="Arial" w:hAnsi="Arial" w:cs="Arial"/>
          <w:b/>
          <w:sz w:val="18"/>
          <w:szCs w:val="18"/>
          <w:lang w:val="es-ES_tradnl"/>
        </w:rPr>
        <w:tab/>
      </w:r>
      <w:r w:rsidRPr="00EA78CF">
        <w:rPr>
          <w:rFonts w:ascii="Arial" w:hAnsi="Arial" w:cs="Arial"/>
          <w:b/>
          <w:sz w:val="18"/>
          <w:szCs w:val="18"/>
          <w:lang w:val="es-ES_tradnl"/>
        </w:rPr>
        <w:tab/>
        <w:t xml:space="preserve">  252 </w:t>
      </w:r>
    </w:p>
    <w:p w14:paraId="74B1B520" w14:textId="77777777" w:rsidR="00545F67" w:rsidRDefault="00545F67" w:rsidP="003642BD">
      <w:pPr>
        <w:rPr>
          <w:ins w:id="40" w:author="Johana Montejo Rozo" w:date="2015-03-14T18:37:00Z"/>
          <w:rFonts w:ascii="Arial" w:hAnsi="Arial" w:cs="Arial"/>
          <w:sz w:val="18"/>
          <w:szCs w:val="18"/>
          <w:lang w:val="es-ES_tradnl"/>
        </w:rPr>
      </w:pPr>
    </w:p>
    <w:p w14:paraId="31178F17" w14:textId="7BAE29D5" w:rsidR="003642BD" w:rsidRPr="00EA78CF" w:rsidRDefault="003642BD" w:rsidP="003642BD">
      <w:pPr>
        <w:rPr>
          <w:rFonts w:ascii="Arial" w:hAnsi="Arial" w:cs="Arial"/>
          <w:sz w:val="18"/>
          <w:szCs w:val="18"/>
          <w:lang w:val="es-CO"/>
        </w:rPr>
      </w:pPr>
      <w:r w:rsidRPr="00EA78CF">
        <w:rPr>
          <w:rFonts w:ascii="Arial" w:hAnsi="Arial" w:cs="Arial"/>
          <w:sz w:val="18"/>
          <w:szCs w:val="18"/>
          <w:lang w:val="es-ES_tradnl"/>
        </w:rPr>
        <w:t xml:space="preserve">La propiedad asociativa de la multiplicación, </w:t>
      </w:r>
      <w:r w:rsidRPr="00EA78CF">
        <w:rPr>
          <w:rFonts w:ascii="Arial" w:hAnsi="Arial" w:cs="Arial"/>
          <w:sz w:val="18"/>
          <w:szCs w:val="18"/>
          <w:lang w:val="es-CO"/>
        </w:rPr>
        <w:t>nos permite asociar los factores como creamos necesario</w:t>
      </w:r>
      <w:ins w:id="41" w:author="chris" w:date="2015-04-19T18:15:00Z">
        <w:r w:rsidR="006F64FB">
          <w:rPr>
            <w:rFonts w:ascii="Arial" w:hAnsi="Arial" w:cs="Arial"/>
            <w:sz w:val="18"/>
            <w:szCs w:val="18"/>
            <w:lang w:val="es-CO"/>
          </w:rPr>
          <w:t>,</w:t>
        </w:r>
      </w:ins>
      <w:r w:rsidRPr="00EA78CF">
        <w:rPr>
          <w:rFonts w:ascii="Arial" w:hAnsi="Arial" w:cs="Arial"/>
          <w:sz w:val="18"/>
          <w:szCs w:val="18"/>
          <w:lang w:val="es-CO"/>
        </w:rPr>
        <w:t xml:space="preserve"> ya que el producto siempre será el mismo. </w:t>
      </w:r>
    </w:p>
    <w:p w14:paraId="6FD93C0B" w14:textId="6D9307B4" w:rsidR="003642BD" w:rsidRDefault="003642BD" w:rsidP="003642BD">
      <w:pPr>
        <w:rPr>
          <w:ins w:id="42" w:author="chris" w:date="2015-04-19T18:16:00Z"/>
          <w:rFonts w:ascii="Arial" w:hAnsi="Arial" w:cs="Arial"/>
          <w:sz w:val="18"/>
          <w:szCs w:val="18"/>
          <w:lang w:val="es-CO"/>
        </w:rPr>
      </w:pPr>
      <w:r w:rsidRPr="00EA78CF">
        <w:rPr>
          <w:rFonts w:ascii="Arial" w:hAnsi="Arial" w:cs="Arial"/>
          <w:sz w:val="18"/>
          <w:szCs w:val="18"/>
          <w:lang w:val="es-CO"/>
        </w:rPr>
        <w:t>Para dar respuesta a nuestro problema, tenemos que</w:t>
      </w:r>
      <w:del w:id="43" w:author="chris" w:date="2015-04-19T18:16:00Z">
        <w:r w:rsidRPr="00EA78CF" w:rsidDel="006F64FB">
          <w:rPr>
            <w:rFonts w:ascii="Arial" w:hAnsi="Arial" w:cs="Arial"/>
            <w:sz w:val="18"/>
            <w:szCs w:val="18"/>
            <w:lang w:val="es-CO"/>
          </w:rPr>
          <w:delText>:</w:delText>
        </w:r>
      </w:del>
      <w:r w:rsidRPr="00EA78CF">
        <w:rPr>
          <w:rFonts w:ascii="Arial" w:hAnsi="Arial" w:cs="Arial"/>
          <w:sz w:val="18"/>
          <w:szCs w:val="18"/>
          <w:lang w:val="es-CO"/>
        </w:rPr>
        <w:t xml:space="preserve"> al almacén llegarán 252 sacos nuevos. </w:t>
      </w:r>
    </w:p>
    <w:p w14:paraId="6387D8BF" w14:textId="77777777" w:rsidR="006F64FB" w:rsidRPr="00EA78CF" w:rsidRDefault="006F64FB" w:rsidP="003642BD">
      <w:pPr>
        <w:rPr>
          <w:rFonts w:ascii="Arial" w:hAnsi="Arial" w:cs="Arial"/>
          <w:sz w:val="18"/>
          <w:szCs w:val="18"/>
          <w:lang w:val="es-CO"/>
        </w:rPr>
      </w:pPr>
    </w:p>
    <w:p w14:paraId="7BE17844" w14:textId="4856B4A1"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w:t>
      </w:r>
      <w:r w:rsidR="008C0B13">
        <w:rPr>
          <w:rFonts w:ascii="Arial" w:hAnsi="Arial" w:cs="Arial"/>
          <w:b/>
          <w:sz w:val="18"/>
          <w:szCs w:val="18"/>
          <w:lang w:val="es-ES_tradnl"/>
        </w:rPr>
        <w:t>u</w:t>
      </w:r>
      <w:r w:rsidRPr="00EA78CF">
        <w:rPr>
          <w:rFonts w:ascii="Arial" w:hAnsi="Arial" w:cs="Arial"/>
          <w:b/>
          <w:sz w:val="18"/>
          <w:szCs w:val="18"/>
          <w:lang w:val="es-ES_tradnl"/>
        </w:rPr>
        <w:t xml:space="preserve"> turno!</w:t>
      </w:r>
    </w:p>
    <w:p w14:paraId="13CFB5BA" w14:textId="31C9F4EF"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Resuelve</w:t>
      </w:r>
      <w:ins w:id="44" w:author="chris" w:date="2015-04-19T18:26:00Z">
        <w:r w:rsidR="006617E0">
          <w:rPr>
            <w:rFonts w:ascii="Arial" w:hAnsi="Arial" w:cs="Arial"/>
            <w:sz w:val="18"/>
            <w:szCs w:val="18"/>
            <w:lang w:val="es-ES_tradnl"/>
          </w:rPr>
          <w:t xml:space="preserve"> el</w:t>
        </w:r>
      </w:ins>
      <w:r w:rsidRPr="00EA78CF">
        <w:rPr>
          <w:rFonts w:ascii="Arial" w:hAnsi="Arial" w:cs="Arial"/>
          <w:sz w:val="18"/>
          <w:szCs w:val="18"/>
          <w:lang w:val="es-ES_tradnl"/>
        </w:rPr>
        <w:t xml:space="preserve"> siguiente problema aplicando la propiedad asociativa de la multiplicación. No olvides realizar un dibujo o diagrama del problema. </w:t>
      </w:r>
    </w:p>
    <w:p w14:paraId="227B5F23"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En grado cuarto han reunido dinero para celebrar el día del profesor. Con el dinero que reunieron, compraron 4 cajas de globos. Cada caja contiene 15 paquetes y en cada paquete vienen 24 globos. ¿Cuántos globos compraron en total para la celebración del día del profesor?</w:t>
      </w:r>
    </w:p>
    <w:p w14:paraId="71FD8EE3" w14:textId="77777777" w:rsidR="003642BD" w:rsidRPr="00EA78CF" w:rsidRDefault="003642BD" w:rsidP="003642BD">
      <w:pPr>
        <w:rPr>
          <w:rFonts w:ascii="Arial" w:hAnsi="Arial" w:cs="Arial"/>
          <w:sz w:val="18"/>
          <w:szCs w:val="18"/>
          <w:lang w:val="es-ES_tradnl"/>
        </w:rPr>
      </w:pPr>
    </w:p>
    <w:p w14:paraId="275F9E1E" w14:textId="77777777" w:rsidR="003642BD" w:rsidRPr="00EA78CF" w:rsidRDefault="003642BD" w:rsidP="003642BD">
      <w:pPr>
        <w:pStyle w:val="Prrafodelista"/>
        <w:numPr>
          <w:ilvl w:val="0"/>
          <w:numId w:val="5"/>
        </w:numPr>
        <w:spacing w:after="160" w:line="259" w:lineRule="auto"/>
        <w:rPr>
          <w:rFonts w:ascii="Arial" w:hAnsi="Arial" w:cs="Arial"/>
          <w:sz w:val="18"/>
          <w:szCs w:val="18"/>
          <w:u w:val="single"/>
          <w:lang w:val="es-ES_tradnl"/>
        </w:rPr>
      </w:pPr>
      <w:r w:rsidRPr="00EA78CF">
        <w:rPr>
          <w:rFonts w:ascii="Arial" w:hAnsi="Arial" w:cs="Arial"/>
          <w:sz w:val="18"/>
          <w:szCs w:val="18"/>
          <w:u w:val="single"/>
          <w:lang w:val="es-ES_tradnl"/>
        </w:rPr>
        <w:t>Propiedad distributiva de la multiplicación</w:t>
      </w:r>
    </w:p>
    <w:p w14:paraId="1A419DEC" w14:textId="1D9A07E9"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Marcos y Sara van a ir este domingo</w:t>
      </w:r>
      <w:ins w:id="45" w:author="chris" w:date="2015-04-19T18:16:00Z">
        <w:r w:rsidR="006617E0">
          <w:rPr>
            <w:rFonts w:ascii="Arial" w:hAnsi="Arial" w:cs="Arial"/>
            <w:sz w:val="18"/>
            <w:szCs w:val="18"/>
            <w:lang w:val="es-ES_tradnl"/>
          </w:rPr>
          <w:t xml:space="preserve"> a</w:t>
        </w:r>
      </w:ins>
      <w:r w:rsidRPr="00EA78CF">
        <w:rPr>
          <w:rFonts w:ascii="Arial" w:hAnsi="Arial" w:cs="Arial"/>
          <w:sz w:val="18"/>
          <w:szCs w:val="18"/>
          <w:lang w:val="es-ES_tradnl"/>
        </w:rPr>
        <w:t xml:space="preserve"> ver el partido de fútbol al estadio. Han ido juntos con el papá de Sara a comprar las boletas. Sara compró tres boletas porque irá con sus padres y Marcos compró dos porque lo acompañará su hermano mayor. Cada entrada cuesta $27</w:t>
      </w:r>
      <w:r w:rsidR="008C0B13">
        <w:rPr>
          <w:rFonts w:ascii="Arial" w:hAnsi="Arial" w:cs="Arial"/>
          <w:sz w:val="18"/>
          <w:szCs w:val="18"/>
          <w:lang w:val="es-ES_tradnl"/>
        </w:rPr>
        <w:t xml:space="preserve"> </w:t>
      </w:r>
      <w:r w:rsidRPr="00EA78CF">
        <w:rPr>
          <w:rFonts w:ascii="Arial" w:hAnsi="Arial" w:cs="Arial"/>
          <w:sz w:val="18"/>
          <w:szCs w:val="18"/>
          <w:lang w:val="es-ES_tradnl"/>
        </w:rPr>
        <w:t>900. ¿Cuánto costaron todas las boletas?</w:t>
      </w:r>
    </w:p>
    <w:p w14:paraId="625422FA"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Podemos resolver este problema de dos formas diferentes, observa:</w:t>
      </w:r>
    </w:p>
    <w:p w14:paraId="50CEAC28" w14:textId="139B5A92" w:rsidR="003642BD" w:rsidRPr="006617E0" w:rsidRDefault="006617E0" w:rsidP="006617E0">
      <w:pPr>
        <w:ind w:left="360"/>
        <w:rPr>
          <w:rFonts w:ascii="Arial" w:hAnsi="Arial" w:cs="Arial"/>
          <w:b/>
          <w:sz w:val="18"/>
          <w:szCs w:val="18"/>
          <w:lang w:val="es-ES_tradnl"/>
          <w:rPrChange w:id="46" w:author="chris" w:date="2015-04-19T18:18:00Z">
            <w:rPr>
              <w:lang w:val="es-ES_tradnl"/>
            </w:rPr>
          </w:rPrChange>
        </w:rPr>
        <w:pPrChange w:id="47" w:author="chris" w:date="2015-04-19T18:18:00Z">
          <w:pPr>
            <w:pStyle w:val="Prrafodelista"/>
            <w:numPr>
              <w:numId w:val="4"/>
            </w:numPr>
            <w:ind w:hanging="360"/>
          </w:pPr>
        </w:pPrChange>
      </w:pPr>
      <w:ins w:id="48" w:author="chris" w:date="2015-04-19T18:18:00Z">
        <w:r>
          <w:rPr>
            <w:rFonts w:ascii="Arial" w:hAnsi="Arial" w:cs="Arial"/>
            <w:b/>
            <w:sz w:val="18"/>
            <w:szCs w:val="18"/>
            <w:lang w:val="es-ES_tradnl"/>
          </w:rPr>
          <w:t xml:space="preserve">Primera </w:t>
        </w:r>
      </w:ins>
      <w:del w:id="49" w:author="chris" w:date="2015-04-19T18:18:00Z">
        <w:r w:rsidR="003642BD" w:rsidRPr="006617E0" w:rsidDel="006617E0">
          <w:rPr>
            <w:rFonts w:ascii="Arial" w:hAnsi="Arial" w:cs="Arial"/>
            <w:b/>
            <w:sz w:val="18"/>
            <w:szCs w:val="18"/>
            <w:lang w:val="es-ES_tradnl"/>
            <w:rPrChange w:id="50" w:author="chris" w:date="2015-04-19T18:18:00Z">
              <w:rPr>
                <w:lang w:val="es-ES_tradnl"/>
              </w:rPr>
            </w:rPrChange>
          </w:rPr>
          <w:delText>F</w:delText>
        </w:r>
      </w:del>
      <w:ins w:id="51" w:author="chris" w:date="2015-04-19T18:18:00Z">
        <w:r>
          <w:rPr>
            <w:rFonts w:ascii="Arial" w:hAnsi="Arial" w:cs="Arial"/>
            <w:b/>
            <w:sz w:val="18"/>
            <w:szCs w:val="18"/>
            <w:lang w:val="es-ES_tradnl"/>
          </w:rPr>
          <w:t>f</w:t>
        </w:r>
      </w:ins>
      <w:r w:rsidR="003642BD" w:rsidRPr="006617E0">
        <w:rPr>
          <w:rFonts w:ascii="Arial" w:hAnsi="Arial" w:cs="Arial"/>
          <w:b/>
          <w:sz w:val="18"/>
          <w:szCs w:val="18"/>
          <w:lang w:val="es-ES_tradnl"/>
          <w:rPrChange w:id="52" w:author="chris" w:date="2015-04-19T18:18:00Z">
            <w:rPr>
              <w:lang w:val="es-ES_tradnl"/>
            </w:rPr>
          </w:rPrChange>
        </w:rPr>
        <w:t xml:space="preserve">orma: </w:t>
      </w:r>
    </w:p>
    <w:p w14:paraId="23AF647B" w14:textId="51FD1250"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Sumamos la cantidad de boletas que compraron entre Marcos y Sara</w:t>
      </w:r>
      <w:del w:id="53" w:author="chris" w:date="2015-04-19T18:17:00Z">
        <w:r w:rsidRPr="00EA78CF" w:rsidDel="006617E0">
          <w:rPr>
            <w:rFonts w:ascii="Arial" w:hAnsi="Arial" w:cs="Arial"/>
            <w:sz w:val="18"/>
            <w:szCs w:val="18"/>
            <w:lang w:val="es-ES_tradnl"/>
          </w:rPr>
          <w:delText>,</w:delText>
        </w:r>
      </w:del>
      <w:r w:rsidRPr="00EA78CF">
        <w:rPr>
          <w:rFonts w:ascii="Arial" w:hAnsi="Arial" w:cs="Arial"/>
          <w:sz w:val="18"/>
          <w:szCs w:val="18"/>
          <w:lang w:val="es-ES_tradnl"/>
        </w:rPr>
        <w:t xml:space="preserve"> y luego multiplicamos el resultado por $27</w:t>
      </w:r>
      <w:r w:rsidR="008C0B13">
        <w:rPr>
          <w:rFonts w:ascii="Arial" w:hAnsi="Arial" w:cs="Arial"/>
          <w:sz w:val="18"/>
          <w:szCs w:val="18"/>
          <w:lang w:val="es-ES_tradnl"/>
        </w:rPr>
        <w:t xml:space="preserve"> </w:t>
      </w:r>
      <w:r w:rsidRPr="00EA78CF">
        <w:rPr>
          <w:rFonts w:ascii="Arial" w:hAnsi="Arial" w:cs="Arial"/>
          <w:sz w:val="18"/>
          <w:szCs w:val="18"/>
          <w:lang w:val="es-ES_tradnl"/>
        </w:rPr>
        <w:t>900 que cuesta cada una.</w:t>
      </w:r>
    </w:p>
    <w:p w14:paraId="1AAE9662" w14:textId="7F712504"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(3 + 2) x 27</w:t>
      </w:r>
      <w:r w:rsidR="008C0B13">
        <w:rPr>
          <w:rFonts w:ascii="Arial" w:hAnsi="Arial" w:cs="Arial"/>
          <w:sz w:val="18"/>
          <w:szCs w:val="18"/>
          <w:lang w:val="es-ES_tradnl"/>
        </w:rPr>
        <w:t xml:space="preserve"> </w:t>
      </w:r>
      <w:r w:rsidRPr="00EA78CF">
        <w:rPr>
          <w:rFonts w:ascii="Arial" w:hAnsi="Arial" w:cs="Arial"/>
          <w:sz w:val="18"/>
          <w:szCs w:val="18"/>
          <w:lang w:val="es-ES_tradnl"/>
        </w:rPr>
        <w:t>900</w:t>
      </w:r>
    </w:p>
    <w:p w14:paraId="36CBDCF5" w14:textId="7FDBBC43"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5   </w:t>
      </w:r>
      <w:del w:id="54" w:author="chris" w:date="2015-04-19T18:17:00Z">
        <w:r w:rsidRPr="00EA78CF" w:rsidDel="006617E0">
          <w:rPr>
            <w:rFonts w:ascii="Arial" w:hAnsi="Arial" w:cs="Arial"/>
            <w:sz w:val="18"/>
            <w:szCs w:val="18"/>
            <w:lang w:val="es-ES_tradnl"/>
          </w:rPr>
          <w:delText xml:space="preserve">  </w:delText>
        </w:r>
      </w:del>
      <w:r w:rsidRPr="00EA78CF">
        <w:rPr>
          <w:rFonts w:ascii="Arial" w:hAnsi="Arial" w:cs="Arial"/>
          <w:sz w:val="18"/>
          <w:szCs w:val="18"/>
          <w:lang w:val="es-ES_tradnl"/>
        </w:rPr>
        <w:t>x 27</w:t>
      </w:r>
      <w:r w:rsidR="008C0B13">
        <w:rPr>
          <w:rFonts w:ascii="Arial" w:hAnsi="Arial" w:cs="Arial"/>
          <w:sz w:val="18"/>
          <w:szCs w:val="18"/>
          <w:lang w:val="es-ES_tradnl"/>
        </w:rPr>
        <w:t xml:space="preserve"> </w:t>
      </w:r>
      <w:r w:rsidRPr="00EA78CF">
        <w:rPr>
          <w:rFonts w:ascii="Arial" w:hAnsi="Arial" w:cs="Arial"/>
          <w:sz w:val="18"/>
          <w:szCs w:val="18"/>
          <w:lang w:val="es-ES_tradnl"/>
        </w:rPr>
        <w:t>900</w:t>
      </w:r>
    </w:p>
    <w:p w14:paraId="45E8750D" w14:textId="3D5D9AB1"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139</w:t>
      </w:r>
      <w:r w:rsidR="008C0B13">
        <w:rPr>
          <w:rFonts w:ascii="Arial" w:hAnsi="Arial" w:cs="Arial"/>
          <w:sz w:val="18"/>
          <w:szCs w:val="18"/>
          <w:lang w:val="es-ES_tradnl"/>
        </w:rPr>
        <w:t xml:space="preserve"> </w:t>
      </w:r>
      <w:r w:rsidRPr="00EA78CF">
        <w:rPr>
          <w:rFonts w:ascii="Arial" w:hAnsi="Arial" w:cs="Arial"/>
          <w:sz w:val="18"/>
          <w:szCs w:val="18"/>
          <w:lang w:val="es-ES_tradnl"/>
        </w:rPr>
        <w:t>500</w:t>
      </w:r>
    </w:p>
    <w:p w14:paraId="01DF4998" w14:textId="234DE44D"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Es decir</w:t>
      </w:r>
      <w:ins w:id="55" w:author="chris" w:date="2015-04-19T18:17:00Z">
        <w:r w:rsidR="006617E0">
          <w:rPr>
            <w:rFonts w:ascii="Arial" w:hAnsi="Arial" w:cs="Arial"/>
            <w:sz w:val="18"/>
            <w:szCs w:val="18"/>
            <w:lang w:val="es-ES_tradnl"/>
          </w:rPr>
          <w:t>,</w:t>
        </w:r>
      </w:ins>
      <w:r w:rsidRPr="00EA78CF">
        <w:rPr>
          <w:rFonts w:ascii="Arial" w:hAnsi="Arial" w:cs="Arial"/>
          <w:sz w:val="18"/>
          <w:szCs w:val="18"/>
          <w:lang w:val="es-ES_tradnl"/>
        </w:rPr>
        <w:t xml:space="preserve"> que en total las boletas costaron $139</w:t>
      </w:r>
      <w:r w:rsidR="008C0B13">
        <w:rPr>
          <w:rFonts w:ascii="Arial" w:hAnsi="Arial" w:cs="Arial"/>
          <w:sz w:val="18"/>
          <w:szCs w:val="18"/>
          <w:lang w:val="es-ES_tradnl"/>
        </w:rPr>
        <w:t xml:space="preserve"> </w:t>
      </w:r>
      <w:r w:rsidRPr="00EA78CF">
        <w:rPr>
          <w:rFonts w:ascii="Arial" w:hAnsi="Arial" w:cs="Arial"/>
          <w:sz w:val="18"/>
          <w:szCs w:val="18"/>
          <w:lang w:val="es-ES_tradnl"/>
        </w:rPr>
        <w:t xml:space="preserve">500. </w:t>
      </w:r>
    </w:p>
    <w:p w14:paraId="6E1705D6" w14:textId="72539089" w:rsidR="003642BD" w:rsidRPr="006617E0" w:rsidRDefault="006617E0" w:rsidP="006617E0">
      <w:pPr>
        <w:rPr>
          <w:rFonts w:ascii="Arial" w:hAnsi="Arial" w:cs="Arial"/>
          <w:b/>
          <w:sz w:val="18"/>
          <w:szCs w:val="18"/>
          <w:lang w:val="es-ES_tradnl"/>
          <w:rPrChange w:id="56" w:author="chris" w:date="2015-04-19T18:18:00Z">
            <w:rPr>
              <w:lang w:val="es-ES_tradnl"/>
            </w:rPr>
          </w:rPrChange>
        </w:rPr>
        <w:pPrChange w:id="57" w:author="chris" w:date="2015-04-19T18:18:00Z">
          <w:pPr>
            <w:pStyle w:val="Prrafodelista"/>
            <w:numPr>
              <w:numId w:val="4"/>
            </w:numPr>
            <w:ind w:hanging="360"/>
          </w:pPr>
        </w:pPrChange>
      </w:pPr>
      <w:r>
        <w:rPr>
          <w:rFonts w:ascii="Arial" w:hAnsi="Arial" w:cs="Arial"/>
          <w:b/>
          <w:sz w:val="18"/>
          <w:szCs w:val="18"/>
          <w:lang w:val="es-ES_tradnl"/>
        </w:rPr>
        <w:t xml:space="preserve">Segunda </w:t>
      </w:r>
      <w:del w:id="58" w:author="chris" w:date="2015-04-19T18:18:00Z">
        <w:r w:rsidR="003642BD" w:rsidRPr="006617E0" w:rsidDel="006617E0">
          <w:rPr>
            <w:rFonts w:ascii="Arial" w:hAnsi="Arial" w:cs="Arial"/>
            <w:b/>
            <w:sz w:val="18"/>
            <w:szCs w:val="18"/>
            <w:lang w:val="es-ES_tradnl"/>
            <w:rPrChange w:id="59" w:author="chris" w:date="2015-04-19T18:18:00Z">
              <w:rPr>
                <w:lang w:val="es-ES_tradnl"/>
              </w:rPr>
            </w:rPrChange>
          </w:rPr>
          <w:delText>F</w:delText>
        </w:r>
      </w:del>
      <w:ins w:id="60" w:author="chris" w:date="2015-04-19T18:18:00Z">
        <w:r>
          <w:rPr>
            <w:rFonts w:ascii="Arial" w:hAnsi="Arial" w:cs="Arial"/>
            <w:b/>
            <w:sz w:val="18"/>
            <w:szCs w:val="18"/>
            <w:lang w:val="es-ES_tradnl"/>
          </w:rPr>
          <w:t>f</w:t>
        </w:r>
      </w:ins>
      <w:r w:rsidR="003642BD" w:rsidRPr="006617E0">
        <w:rPr>
          <w:rFonts w:ascii="Arial" w:hAnsi="Arial" w:cs="Arial"/>
          <w:b/>
          <w:sz w:val="18"/>
          <w:szCs w:val="18"/>
          <w:lang w:val="es-ES_tradnl"/>
          <w:rPrChange w:id="61" w:author="chris" w:date="2015-04-19T18:18:00Z">
            <w:rPr>
              <w:lang w:val="es-ES_tradnl"/>
            </w:rPr>
          </w:rPrChange>
        </w:rPr>
        <w:t>orma:</w:t>
      </w:r>
    </w:p>
    <w:p w14:paraId="0447D6BD" w14:textId="7777777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Multiplicamos el número de boletas de cada niño por el valor que cuesta cada una</w:t>
      </w:r>
      <w:del w:id="62" w:author="chris" w:date="2015-04-19T18:19:00Z">
        <w:r w:rsidRPr="00EA78CF" w:rsidDel="006617E0">
          <w:rPr>
            <w:rFonts w:ascii="Arial" w:hAnsi="Arial" w:cs="Arial"/>
            <w:sz w:val="18"/>
            <w:szCs w:val="18"/>
            <w:lang w:val="es-ES_tradnl"/>
          </w:rPr>
          <w:delText>,</w:delText>
        </w:r>
      </w:del>
      <w:r w:rsidRPr="00EA78CF">
        <w:rPr>
          <w:rFonts w:ascii="Arial" w:hAnsi="Arial" w:cs="Arial"/>
          <w:sz w:val="18"/>
          <w:szCs w:val="18"/>
          <w:lang w:val="es-ES_tradnl"/>
        </w:rPr>
        <w:t xml:space="preserve"> y luego sumamos los dos resultados. </w:t>
      </w:r>
    </w:p>
    <w:p w14:paraId="5305BBBE" w14:textId="3EC5636C"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(3 x 27</w:t>
      </w:r>
      <w:r w:rsidR="008C0B13">
        <w:rPr>
          <w:rFonts w:ascii="Arial" w:hAnsi="Arial" w:cs="Arial"/>
          <w:sz w:val="18"/>
          <w:szCs w:val="18"/>
          <w:lang w:val="es-ES_tradnl"/>
        </w:rPr>
        <w:t xml:space="preserve"> </w:t>
      </w:r>
      <w:r w:rsidRPr="00EA78CF">
        <w:rPr>
          <w:rFonts w:ascii="Arial" w:hAnsi="Arial" w:cs="Arial"/>
          <w:sz w:val="18"/>
          <w:szCs w:val="18"/>
          <w:lang w:val="es-ES_tradnl"/>
        </w:rPr>
        <w:t>900) + (2 x 27</w:t>
      </w:r>
      <w:r w:rsidR="008C0B13">
        <w:rPr>
          <w:rFonts w:ascii="Arial" w:hAnsi="Arial" w:cs="Arial"/>
          <w:sz w:val="18"/>
          <w:szCs w:val="18"/>
          <w:lang w:val="es-ES_tradnl"/>
        </w:rPr>
        <w:t xml:space="preserve"> </w:t>
      </w:r>
      <w:r w:rsidRPr="00EA78CF">
        <w:rPr>
          <w:rFonts w:ascii="Arial" w:hAnsi="Arial" w:cs="Arial"/>
          <w:sz w:val="18"/>
          <w:szCs w:val="18"/>
          <w:lang w:val="es-ES_tradnl"/>
        </w:rPr>
        <w:t>900)</w:t>
      </w:r>
    </w:p>
    <w:p w14:paraId="1E0052E0" w14:textId="64FFA763"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t xml:space="preserve">      83</w:t>
      </w:r>
      <w:r w:rsidR="008C0B13">
        <w:rPr>
          <w:rFonts w:ascii="Arial" w:hAnsi="Arial" w:cs="Arial"/>
          <w:sz w:val="18"/>
          <w:szCs w:val="18"/>
          <w:lang w:val="es-ES_tradnl"/>
        </w:rPr>
        <w:t xml:space="preserve"> </w:t>
      </w:r>
      <w:r w:rsidRPr="00EA78CF">
        <w:rPr>
          <w:rFonts w:ascii="Arial" w:hAnsi="Arial" w:cs="Arial"/>
          <w:sz w:val="18"/>
          <w:szCs w:val="18"/>
          <w:lang w:val="es-ES_tradnl"/>
        </w:rPr>
        <w:t>700      +    55</w:t>
      </w:r>
      <w:r w:rsidR="008C0B13">
        <w:rPr>
          <w:rFonts w:ascii="Arial" w:hAnsi="Arial" w:cs="Arial"/>
          <w:sz w:val="18"/>
          <w:szCs w:val="18"/>
          <w:lang w:val="es-ES_tradnl"/>
        </w:rPr>
        <w:t xml:space="preserve"> </w:t>
      </w:r>
      <w:r w:rsidRPr="00EA78CF">
        <w:rPr>
          <w:rFonts w:ascii="Arial" w:hAnsi="Arial" w:cs="Arial"/>
          <w:sz w:val="18"/>
          <w:szCs w:val="18"/>
          <w:lang w:val="es-ES_tradnl"/>
        </w:rPr>
        <w:t>800</w:t>
      </w:r>
    </w:p>
    <w:p w14:paraId="0D780F9A" w14:textId="318F6417"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ab/>
      </w:r>
      <w:r w:rsidRPr="00EA78CF">
        <w:rPr>
          <w:rFonts w:ascii="Arial" w:hAnsi="Arial" w:cs="Arial"/>
          <w:sz w:val="18"/>
          <w:szCs w:val="18"/>
          <w:lang w:val="es-ES_tradnl"/>
        </w:rPr>
        <w:tab/>
      </w:r>
      <w:r w:rsidRPr="00EA78CF">
        <w:rPr>
          <w:rFonts w:ascii="Arial" w:hAnsi="Arial" w:cs="Arial"/>
          <w:sz w:val="18"/>
          <w:szCs w:val="18"/>
          <w:lang w:val="es-ES_tradnl"/>
        </w:rPr>
        <w:tab/>
        <w:t>139</w:t>
      </w:r>
      <w:r w:rsidR="008C0B13">
        <w:rPr>
          <w:rFonts w:ascii="Arial" w:hAnsi="Arial" w:cs="Arial"/>
          <w:sz w:val="18"/>
          <w:szCs w:val="18"/>
          <w:lang w:val="es-ES_tradnl"/>
        </w:rPr>
        <w:t xml:space="preserve"> </w:t>
      </w:r>
      <w:r w:rsidRPr="00EA78CF">
        <w:rPr>
          <w:rFonts w:ascii="Arial" w:hAnsi="Arial" w:cs="Arial"/>
          <w:sz w:val="18"/>
          <w:szCs w:val="18"/>
          <w:lang w:val="es-ES_tradnl"/>
        </w:rPr>
        <w:t>500</w:t>
      </w:r>
    </w:p>
    <w:p w14:paraId="51FB5193" w14:textId="10D70DF1"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Es decir</w:t>
      </w:r>
      <w:ins w:id="63" w:author="chris" w:date="2015-04-19T18:19:00Z">
        <w:r w:rsidR="006617E0">
          <w:rPr>
            <w:rFonts w:ascii="Arial" w:hAnsi="Arial" w:cs="Arial"/>
            <w:sz w:val="18"/>
            <w:szCs w:val="18"/>
            <w:lang w:val="es-ES_tradnl"/>
          </w:rPr>
          <w:t>,</w:t>
        </w:r>
      </w:ins>
      <w:r w:rsidRPr="00EA78CF">
        <w:rPr>
          <w:rFonts w:ascii="Arial" w:hAnsi="Arial" w:cs="Arial"/>
          <w:sz w:val="18"/>
          <w:szCs w:val="18"/>
          <w:lang w:val="es-ES_tradnl"/>
        </w:rPr>
        <w:t xml:space="preserve"> que en total las boletas costaron $139</w:t>
      </w:r>
      <w:r w:rsidR="008C0B13">
        <w:rPr>
          <w:rFonts w:ascii="Arial" w:hAnsi="Arial" w:cs="Arial"/>
          <w:sz w:val="18"/>
          <w:szCs w:val="18"/>
          <w:lang w:val="es-ES_tradnl"/>
        </w:rPr>
        <w:t xml:space="preserve"> </w:t>
      </w:r>
      <w:r w:rsidRPr="00EA78CF">
        <w:rPr>
          <w:rFonts w:ascii="Arial" w:hAnsi="Arial" w:cs="Arial"/>
          <w:sz w:val="18"/>
          <w:szCs w:val="18"/>
          <w:lang w:val="es-ES_tradnl"/>
        </w:rPr>
        <w:t xml:space="preserve">500. </w:t>
      </w:r>
    </w:p>
    <w:p w14:paraId="253E8070" w14:textId="77777777" w:rsidR="006617E0" w:rsidRDefault="003642BD" w:rsidP="003642BD">
      <w:pPr>
        <w:rPr>
          <w:ins w:id="64" w:author="chris" w:date="2015-04-19T18:20:00Z"/>
          <w:rFonts w:ascii="Arial" w:hAnsi="Arial" w:cs="Arial"/>
          <w:sz w:val="18"/>
          <w:szCs w:val="18"/>
          <w:lang w:val="es-ES_tradnl"/>
        </w:rPr>
      </w:pPr>
      <w:r w:rsidRPr="00EA78CF">
        <w:rPr>
          <w:rFonts w:ascii="Arial" w:hAnsi="Arial" w:cs="Arial"/>
          <w:sz w:val="18"/>
          <w:szCs w:val="18"/>
          <w:lang w:val="es-ES_tradnl"/>
        </w:rPr>
        <w:t>La propiedad distributiva de la multiplicación, nos permite resolver problemas que involucran una adición con una multiplicación.</w:t>
      </w:r>
    </w:p>
    <w:p w14:paraId="31754AF2" w14:textId="69D210C4"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 xml:space="preserve">   </w:t>
      </w:r>
    </w:p>
    <w:p w14:paraId="7BC8F7E2" w14:textId="2226800B" w:rsidR="003642BD" w:rsidRPr="00EA78CF" w:rsidRDefault="003642BD" w:rsidP="003642BD">
      <w:pPr>
        <w:rPr>
          <w:rFonts w:ascii="Arial" w:hAnsi="Arial" w:cs="Arial"/>
          <w:b/>
          <w:sz w:val="18"/>
          <w:szCs w:val="18"/>
          <w:lang w:val="es-ES_tradnl"/>
        </w:rPr>
      </w:pPr>
      <w:r w:rsidRPr="00EA78CF">
        <w:rPr>
          <w:rFonts w:ascii="Arial" w:hAnsi="Arial" w:cs="Arial"/>
          <w:b/>
          <w:sz w:val="18"/>
          <w:szCs w:val="18"/>
          <w:lang w:val="es-ES_tradnl"/>
        </w:rPr>
        <w:t>¡Ahora es t</w:t>
      </w:r>
      <w:r w:rsidR="00545F67">
        <w:rPr>
          <w:rFonts w:ascii="Arial" w:hAnsi="Arial" w:cs="Arial"/>
          <w:b/>
          <w:sz w:val="18"/>
          <w:szCs w:val="18"/>
          <w:lang w:val="es-ES_tradnl"/>
        </w:rPr>
        <w:t>u</w:t>
      </w:r>
      <w:r w:rsidRPr="00EA78CF">
        <w:rPr>
          <w:rFonts w:ascii="Arial" w:hAnsi="Arial" w:cs="Arial"/>
          <w:b/>
          <w:sz w:val="18"/>
          <w:szCs w:val="18"/>
          <w:lang w:val="es-ES_tradnl"/>
        </w:rPr>
        <w:t xml:space="preserve"> turno!</w:t>
      </w:r>
    </w:p>
    <w:p w14:paraId="67DA8E5D" w14:textId="2BC6351D" w:rsidR="003642BD" w:rsidRPr="00EA78CF" w:rsidRDefault="003642BD" w:rsidP="003642BD">
      <w:pPr>
        <w:rPr>
          <w:rFonts w:ascii="Arial" w:hAnsi="Arial" w:cs="Arial"/>
          <w:sz w:val="18"/>
          <w:szCs w:val="18"/>
          <w:lang w:val="es-ES_tradnl"/>
        </w:rPr>
      </w:pPr>
      <w:r w:rsidRPr="00EA78CF">
        <w:rPr>
          <w:rFonts w:ascii="Arial" w:hAnsi="Arial" w:cs="Arial"/>
          <w:sz w:val="18"/>
          <w:szCs w:val="18"/>
          <w:lang w:val="es-ES_tradnl"/>
        </w:rPr>
        <w:t>Resuelve</w:t>
      </w:r>
      <w:ins w:id="65" w:author="chris" w:date="2015-04-19T18:26:00Z">
        <w:r w:rsidR="006617E0">
          <w:rPr>
            <w:rFonts w:ascii="Arial" w:hAnsi="Arial" w:cs="Arial"/>
            <w:sz w:val="18"/>
            <w:szCs w:val="18"/>
            <w:lang w:val="es-ES_tradnl"/>
          </w:rPr>
          <w:t xml:space="preserve"> el</w:t>
        </w:r>
      </w:ins>
      <w:r w:rsidRPr="00EA78CF">
        <w:rPr>
          <w:rFonts w:ascii="Arial" w:hAnsi="Arial" w:cs="Arial"/>
          <w:sz w:val="18"/>
          <w:szCs w:val="18"/>
          <w:lang w:val="es-ES_tradnl"/>
        </w:rPr>
        <w:t xml:space="preserve"> siguiente problema aplicando la propiedad asociativa de la multiplicación. No olvides realizar un dibujo o diagrama del problema. </w:t>
      </w:r>
    </w:p>
    <w:p w14:paraId="469469F7" w14:textId="0AD6E878" w:rsidR="003642BD" w:rsidRPr="00EA78CF" w:rsidRDefault="003642BD" w:rsidP="003642BD">
      <w:pPr>
        <w:rPr>
          <w:rFonts w:ascii="Arial" w:hAnsi="Arial" w:cs="Arial"/>
          <w:sz w:val="18"/>
          <w:szCs w:val="18"/>
          <w:u w:val="single"/>
          <w:lang w:val="es-CO"/>
        </w:rPr>
      </w:pPr>
      <w:r w:rsidRPr="00EA78CF">
        <w:rPr>
          <w:rFonts w:ascii="Arial" w:hAnsi="Arial" w:cs="Arial"/>
          <w:sz w:val="18"/>
          <w:szCs w:val="18"/>
          <w:lang w:val="es-ES_tradnl"/>
        </w:rPr>
        <w:t>Gloria recibe ganancias mensuales de 7 almacenes en Bogotá y 4 en Barranquilla. Cada ganancia mensual es de $568</w:t>
      </w:r>
      <w:r w:rsidR="008C0B13">
        <w:rPr>
          <w:rFonts w:ascii="Arial" w:hAnsi="Arial" w:cs="Arial"/>
          <w:sz w:val="18"/>
          <w:szCs w:val="18"/>
          <w:lang w:val="es-ES_tradnl"/>
        </w:rPr>
        <w:t xml:space="preserve"> </w:t>
      </w:r>
      <w:r w:rsidRPr="00EA78CF">
        <w:rPr>
          <w:rFonts w:ascii="Arial" w:hAnsi="Arial" w:cs="Arial"/>
          <w:sz w:val="18"/>
          <w:szCs w:val="18"/>
          <w:lang w:val="es-ES_tradnl"/>
        </w:rPr>
        <w:t>650. ¿Cuánto recibe Gloria en total al mes?</w:t>
      </w:r>
    </w:p>
    <w:p w14:paraId="040AED11" w14:textId="77777777" w:rsidR="00F4317E" w:rsidRPr="00EA78CF" w:rsidRDefault="00F4317E" w:rsidP="00CD652E">
      <w:pPr>
        <w:rPr>
          <w:rFonts w:ascii="Arial" w:hAnsi="Arial" w:cs="Arial"/>
          <w:sz w:val="18"/>
          <w:szCs w:val="18"/>
          <w:lang w:val="es-ES_tradnl"/>
        </w:rPr>
      </w:pPr>
    </w:p>
    <w:p w14:paraId="487C7D6C" w14:textId="77777777" w:rsidR="00F4317E" w:rsidRDefault="00F4317E" w:rsidP="00CD652E">
      <w:pPr>
        <w:rPr>
          <w:rFonts w:ascii="Arial" w:hAnsi="Arial"/>
          <w:sz w:val="18"/>
          <w:szCs w:val="18"/>
          <w:lang w:val="es-ES_tradnl"/>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35F7838C" w:rsidR="00F4317E" w:rsidRPr="000719EE" w:rsidRDefault="002B5C71" w:rsidP="00F4317E">
      <w:pPr>
        <w:rPr>
          <w:rFonts w:ascii="Arial" w:hAnsi="Arial" w:cs="Arial"/>
          <w:sz w:val="18"/>
          <w:szCs w:val="18"/>
          <w:lang w:val="es-ES_tradnl"/>
        </w:rPr>
      </w:pPr>
      <w:r>
        <w:rPr>
          <w:rFonts w:ascii="Arial" w:hAnsi="Arial" w:cs="Arial"/>
          <w:sz w:val="18"/>
          <w:szCs w:val="18"/>
          <w:lang w:val="es-ES_tradnl"/>
        </w:rPr>
        <w:t>4</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54946E8A" w:rsidR="00CD652E" w:rsidRPr="00F4317E" w:rsidRDefault="002B5C71" w:rsidP="00CD652E">
      <w:pPr>
        <w:rPr>
          <w:rFonts w:ascii="Arial" w:hAnsi="Arial" w:cs="Arial"/>
          <w:sz w:val="18"/>
          <w:szCs w:val="18"/>
          <w:lang w:val="es-ES_tradnl"/>
        </w:rPr>
      </w:pPr>
      <w:r>
        <w:rPr>
          <w:rFonts w:ascii="Arial" w:hAnsi="Arial" w:cs="Arial"/>
          <w:sz w:val="18"/>
          <w:szCs w:val="18"/>
          <w:lang w:val="es-ES_tradnl"/>
        </w:rPr>
        <w:t>Solución de problemas con las propiedades de la multiplicación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3ADA255E" w:rsidR="00CD652E" w:rsidRPr="000719EE" w:rsidRDefault="002B5C71" w:rsidP="00CD652E">
      <w:pPr>
        <w:rPr>
          <w:rFonts w:ascii="Arial" w:hAnsi="Arial" w:cs="Arial"/>
          <w:sz w:val="18"/>
          <w:szCs w:val="18"/>
          <w:lang w:val="es-ES_tradnl"/>
        </w:rPr>
      </w:pPr>
      <w:r>
        <w:rPr>
          <w:rFonts w:ascii="Arial" w:hAnsi="Arial" w:cs="Arial"/>
          <w:sz w:val="18"/>
          <w:szCs w:val="18"/>
          <w:lang w:val="es-ES_tradnl"/>
        </w:rPr>
        <w:t>Da clic en cada propiedad de la multiplicación</w:t>
      </w:r>
      <w:ins w:id="66" w:author="chris" w:date="2015-04-19T18:20:00Z">
        <w:r w:rsidR="006617E0">
          <w:rPr>
            <w:rFonts w:ascii="Arial" w:hAnsi="Arial" w:cs="Arial"/>
            <w:sz w:val="18"/>
            <w:szCs w:val="18"/>
            <w:lang w:val="es-ES_tradnl"/>
          </w:rPr>
          <w:t>.</w:t>
        </w:r>
      </w:ins>
    </w:p>
    <w:p w14:paraId="71928DBC" w14:textId="77777777" w:rsidR="006559E5" w:rsidRDefault="006559E5" w:rsidP="00CD652E">
      <w:pPr>
        <w:rPr>
          <w:rFonts w:ascii="Arial" w:hAnsi="Arial" w:cs="Arial"/>
          <w:sz w:val="18"/>
          <w:szCs w:val="18"/>
          <w:lang w:val="es-ES_tradnl"/>
        </w:rPr>
      </w:pPr>
    </w:p>
    <w:p w14:paraId="25B10AFF" w14:textId="77777777" w:rsidR="002843DD" w:rsidRDefault="002843DD"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4160186" w14:textId="7F330ED0" w:rsidR="001E1243" w:rsidRDefault="00EC3C8D" w:rsidP="00CD652E">
      <w:pPr>
        <w:rPr>
          <w:rFonts w:ascii="Arial" w:hAnsi="Arial" w:cs="Arial"/>
          <w:sz w:val="18"/>
          <w:szCs w:val="18"/>
          <w:lang w:val="es-ES_tradnl"/>
        </w:rPr>
      </w:pPr>
      <w:proofErr w:type="spellStart"/>
      <w:r>
        <w:rPr>
          <w:rFonts w:ascii="Arial" w:hAnsi="Arial" w:cs="Arial"/>
          <w:sz w:val="18"/>
          <w:szCs w:val="18"/>
          <w:lang w:val="es-ES_tradnl"/>
        </w:rPr>
        <w:t>Shutterstok</w:t>
      </w:r>
      <w:proofErr w:type="spellEnd"/>
      <w:r>
        <w:rPr>
          <w:rFonts w:ascii="Arial" w:hAnsi="Arial" w:cs="Arial"/>
          <w:sz w:val="18"/>
          <w:szCs w:val="18"/>
          <w:lang w:val="es-ES_tradnl"/>
        </w:rPr>
        <w:t xml:space="preserve">: </w:t>
      </w:r>
      <w:r w:rsidRPr="00EC3C8D">
        <w:rPr>
          <w:rFonts w:ascii="Arial" w:hAnsi="Arial" w:cs="Arial"/>
          <w:sz w:val="18"/>
          <w:szCs w:val="18"/>
          <w:lang w:val="es-ES_tradnl"/>
        </w:rPr>
        <w:t>205850092</w:t>
      </w:r>
    </w:p>
    <w:p w14:paraId="64CC46EF" w14:textId="77777777" w:rsidR="00EC3C8D" w:rsidRDefault="00EC3C8D"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1C789D6" w14:textId="269B182C" w:rsidR="00EC3C8D" w:rsidRPr="006D02A8" w:rsidRDefault="00EC3C8D" w:rsidP="00EC3C8D">
      <w:pPr>
        <w:rPr>
          <w:rFonts w:ascii="Arial" w:hAnsi="Arial"/>
          <w:sz w:val="18"/>
          <w:szCs w:val="18"/>
          <w:lang w:val="es-ES_tradnl"/>
        </w:rPr>
      </w:pPr>
      <w:r w:rsidRPr="00EA78CF">
        <w:rPr>
          <w:rFonts w:ascii="Times New Roman" w:hAnsi="Times New Roman" w:cs="Times New Roman"/>
          <w:color w:val="000000"/>
          <w:lang w:val="es-CO"/>
        </w:rPr>
        <w:t>MA_04_02_CO_REC240</w:t>
      </w:r>
      <w:r w:rsidR="00F56191" w:rsidRPr="00EA78CF">
        <w:rPr>
          <w:rFonts w:ascii="Times New Roman" w:hAnsi="Times New Roman" w:cs="Times New Roman"/>
          <w:color w:val="000000"/>
          <w:lang w:val="es-CO"/>
        </w:rPr>
        <w:t>_IMG</w:t>
      </w:r>
      <w:r w:rsidR="000C27C4">
        <w:rPr>
          <w:rFonts w:ascii="Times New Roman" w:hAnsi="Times New Roman" w:cs="Times New Roman"/>
          <w:color w:val="000000"/>
          <w:lang w:val="es-CO"/>
        </w:rPr>
        <w:t>03.JPG</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5DD84BC8" w:rsidR="00CD652E" w:rsidRDefault="003F5DD9" w:rsidP="00CD652E">
      <w:pPr>
        <w:rPr>
          <w:rFonts w:ascii="Arial" w:hAnsi="Arial" w:cs="Arial"/>
          <w:sz w:val="18"/>
          <w:szCs w:val="18"/>
          <w:lang w:val="es-ES_tradnl"/>
        </w:rPr>
      </w:pPr>
      <w:r>
        <w:rPr>
          <w:rFonts w:ascii="Arial" w:hAnsi="Arial" w:cs="Arial"/>
          <w:sz w:val="18"/>
          <w:szCs w:val="18"/>
          <w:lang w:val="es-ES_tradnl"/>
        </w:rPr>
        <w:t xml:space="preserve">Propiedad </w:t>
      </w:r>
      <w:r w:rsidR="0091096D">
        <w:rPr>
          <w:rFonts w:ascii="Arial" w:hAnsi="Arial" w:cs="Arial"/>
          <w:sz w:val="18"/>
          <w:szCs w:val="18"/>
          <w:lang w:val="es-ES_tradnl"/>
        </w:rPr>
        <w:t>modulativa</w:t>
      </w:r>
      <w:r>
        <w:rPr>
          <w:rFonts w:ascii="Arial" w:hAnsi="Arial" w:cs="Arial"/>
          <w:sz w:val="18"/>
          <w:szCs w:val="18"/>
          <w:lang w:val="es-ES_tradnl"/>
        </w:rPr>
        <w:t xml:space="preserve"> de la multiplicación</w:t>
      </w:r>
      <w:ins w:id="67" w:author="chris" w:date="2015-04-19T18:20:00Z">
        <w:r w:rsidR="006617E0">
          <w:rPr>
            <w:rFonts w:ascii="Arial" w:hAnsi="Arial" w:cs="Arial"/>
            <w:sz w:val="18"/>
            <w:szCs w:val="18"/>
            <w:lang w:val="es-ES_tradnl"/>
          </w:rPr>
          <w:t>.</w:t>
        </w:r>
      </w:ins>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122ABC35" w:rsidR="006559E5" w:rsidRDefault="00C6401D" w:rsidP="00CD652E">
      <w:pPr>
        <w:rPr>
          <w:rFonts w:ascii="Arial" w:hAnsi="Arial" w:cs="Arial"/>
          <w:sz w:val="18"/>
          <w:szCs w:val="18"/>
          <w:lang w:val="es-ES_tradnl"/>
        </w:rPr>
      </w:pPr>
      <w:r>
        <w:rPr>
          <w:rFonts w:ascii="Arial" w:hAnsi="Arial" w:cs="Arial"/>
          <w:sz w:val="18"/>
          <w:szCs w:val="18"/>
          <w:lang w:val="es-ES_tradnl"/>
        </w:rPr>
        <w:t>2</w:t>
      </w:r>
    </w:p>
    <w:p w14:paraId="5A841CBB" w14:textId="77777777" w:rsidR="006559E5" w:rsidRPr="000719EE" w:rsidRDefault="006559E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142A7103" w:rsidR="00CD652E" w:rsidRPr="00CD652E" w:rsidRDefault="00033F6B" w:rsidP="00CD652E">
      <w:pPr>
        <w:rPr>
          <w:rFonts w:ascii="Arial" w:hAnsi="Arial" w:cs="Arial"/>
          <w:sz w:val="18"/>
          <w:szCs w:val="18"/>
          <w:lang w:val="es-ES_tradnl"/>
        </w:rPr>
      </w:pPr>
      <w:r>
        <w:rPr>
          <w:rFonts w:ascii="Arial" w:hAnsi="Arial" w:cs="Arial"/>
          <w:sz w:val="18"/>
          <w:szCs w:val="18"/>
          <w:lang w:val="es-ES_tradnl"/>
        </w:rPr>
        <w:t>Propiedad modulativa de la multiplicación</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28259F3" w14:textId="59A33406" w:rsidR="00616529" w:rsidRDefault="00033F6B" w:rsidP="00E31CAA">
      <w:pPr>
        <w:rPr>
          <w:rFonts w:ascii="Arial" w:hAnsi="Arial" w:cs="Arial"/>
          <w:sz w:val="18"/>
          <w:szCs w:val="18"/>
          <w:lang w:val="es-ES_tradnl"/>
        </w:rPr>
      </w:pPr>
      <w:r>
        <w:rPr>
          <w:rFonts w:ascii="Arial" w:hAnsi="Arial" w:cs="Arial"/>
          <w:sz w:val="18"/>
          <w:szCs w:val="18"/>
          <w:lang w:val="es-ES_tradnl"/>
        </w:rPr>
        <w:t xml:space="preserve">Cuando Margarita </w:t>
      </w:r>
      <w:r w:rsidR="00AF1441">
        <w:rPr>
          <w:rFonts w:ascii="Arial" w:hAnsi="Arial" w:cs="Arial"/>
          <w:sz w:val="18"/>
          <w:szCs w:val="18"/>
          <w:lang w:val="es-ES_tradnl"/>
        </w:rPr>
        <w:t>visita a su tía recorre 568 m. Si Margarita va una vez al día</w:t>
      </w:r>
      <w:r w:rsidR="005F2F28">
        <w:rPr>
          <w:rFonts w:ascii="Arial" w:hAnsi="Arial" w:cs="Arial"/>
          <w:sz w:val="18"/>
          <w:szCs w:val="18"/>
          <w:lang w:val="es-ES_tradnl"/>
        </w:rPr>
        <w:t xml:space="preserve"> donde su tía</w:t>
      </w:r>
      <w:r w:rsidR="00AF1441">
        <w:rPr>
          <w:rFonts w:ascii="Arial" w:hAnsi="Arial" w:cs="Arial"/>
          <w:sz w:val="18"/>
          <w:szCs w:val="18"/>
          <w:lang w:val="es-ES_tradnl"/>
        </w:rPr>
        <w:t>, ¿cuántos metros recorre?</w:t>
      </w:r>
    </w:p>
    <w:p w14:paraId="69049FBA" w14:textId="77777777" w:rsidR="00AF1441" w:rsidRDefault="00AF1441" w:rsidP="00E31CAA">
      <w:pPr>
        <w:rPr>
          <w:rFonts w:ascii="Arial" w:hAnsi="Arial" w:cs="Arial"/>
          <w:sz w:val="18"/>
          <w:szCs w:val="18"/>
          <w:lang w:val="es-ES_tradnl"/>
        </w:rPr>
      </w:pPr>
    </w:p>
    <w:p w14:paraId="717085C6" w14:textId="137539B9" w:rsidR="00AF1441" w:rsidRDefault="00AF1441" w:rsidP="00E31CAA">
      <w:pPr>
        <w:rPr>
          <w:rFonts w:ascii="Arial" w:hAnsi="Arial" w:cs="Arial"/>
          <w:sz w:val="18"/>
          <w:szCs w:val="18"/>
          <w:lang w:val="es-ES_tradnl"/>
        </w:rPr>
      </w:pPr>
      <w:r>
        <w:rPr>
          <w:rFonts w:ascii="Arial" w:hAnsi="Arial" w:cs="Arial"/>
          <w:sz w:val="18"/>
          <w:szCs w:val="18"/>
          <w:lang w:val="es-ES_tradnl"/>
        </w:rPr>
        <w:t xml:space="preserve">Para solucionar este problema debemos multiplicar la cantidad de metros que recorre Margarita por el número de veces que lo hace, es decir: </w:t>
      </w:r>
    </w:p>
    <w:p w14:paraId="43A7B270" w14:textId="0530120E" w:rsidR="00AF1441" w:rsidRDefault="00AF1441" w:rsidP="00E31CAA">
      <w:pPr>
        <w:rPr>
          <w:rFonts w:ascii="Arial" w:hAnsi="Arial" w:cs="Arial"/>
          <w:b/>
          <w:sz w:val="18"/>
          <w:szCs w:val="18"/>
          <w:lang w:val="es-ES_tradnl"/>
        </w:rPr>
      </w:pPr>
      <w:r>
        <w:rPr>
          <w:rFonts w:ascii="Arial" w:hAnsi="Arial" w:cs="Arial"/>
          <w:b/>
          <w:sz w:val="18"/>
          <w:szCs w:val="18"/>
          <w:lang w:val="es-ES_tradnl"/>
        </w:rPr>
        <w:tab/>
      </w:r>
      <w:r>
        <w:rPr>
          <w:rFonts w:ascii="Arial" w:hAnsi="Arial" w:cs="Arial"/>
          <w:b/>
          <w:sz w:val="18"/>
          <w:szCs w:val="18"/>
          <w:lang w:val="es-ES_tradnl"/>
        </w:rPr>
        <w:tab/>
        <w:t>568 x 1 = 568</w:t>
      </w:r>
    </w:p>
    <w:p w14:paraId="120BA50F" w14:textId="77777777" w:rsidR="005F2F28" w:rsidRDefault="005F2F28" w:rsidP="00E31CAA">
      <w:pPr>
        <w:rPr>
          <w:rFonts w:ascii="Arial" w:hAnsi="Arial" w:cs="Arial"/>
          <w:sz w:val="18"/>
          <w:szCs w:val="18"/>
          <w:lang w:val="es-ES_tradnl"/>
        </w:rPr>
      </w:pPr>
      <w:r w:rsidRPr="005F2F28">
        <w:rPr>
          <w:rFonts w:ascii="Arial" w:hAnsi="Arial" w:cs="Arial"/>
          <w:sz w:val="18"/>
          <w:szCs w:val="18"/>
          <w:lang w:val="es-ES_tradnl"/>
        </w:rPr>
        <w:t>Por lo tanto, Margarita recorre 568 m por día</w:t>
      </w:r>
      <w:r>
        <w:rPr>
          <w:rFonts w:ascii="Arial" w:hAnsi="Arial" w:cs="Arial"/>
          <w:sz w:val="18"/>
          <w:szCs w:val="18"/>
          <w:lang w:val="es-ES_tradnl"/>
        </w:rPr>
        <w:t xml:space="preserve"> al visitar a su tía. </w:t>
      </w:r>
    </w:p>
    <w:p w14:paraId="4E4F2C61" w14:textId="63C7E93F" w:rsidR="005F2F28" w:rsidRPr="005F2F28" w:rsidRDefault="005F2F28" w:rsidP="00E31CAA">
      <w:pPr>
        <w:rPr>
          <w:rFonts w:ascii="Arial" w:hAnsi="Arial" w:cs="Arial"/>
          <w:sz w:val="18"/>
          <w:szCs w:val="18"/>
          <w:lang w:val="es-ES_tradnl"/>
        </w:rPr>
      </w:pPr>
      <w:r w:rsidRPr="005F2F28">
        <w:rPr>
          <w:rFonts w:ascii="Arial" w:hAnsi="Arial" w:cs="Arial"/>
          <w:sz w:val="18"/>
          <w:szCs w:val="18"/>
          <w:lang w:val="es-ES_tradnl"/>
        </w:rPr>
        <w:t xml:space="preserve"> </w:t>
      </w:r>
    </w:p>
    <w:p w14:paraId="6893B267" w14:textId="49134F3A" w:rsidR="00AF1441" w:rsidRDefault="00AF1441" w:rsidP="00E31CAA">
      <w:pPr>
        <w:rPr>
          <w:rFonts w:ascii="Arial" w:hAnsi="Arial" w:cs="Arial"/>
          <w:sz w:val="18"/>
          <w:szCs w:val="18"/>
          <w:lang w:val="es-ES_tradnl"/>
        </w:rPr>
      </w:pPr>
      <w:r>
        <w:rPr>
          <w:rFonts w:ascii="Arial" w:hAnsi="Arial" w:cs="Arial"/>
          <w:sz w:val="18"/>
          <w:szCs w:val="18"/>
          <w:lang w:val="es-ES_tradnl"/>
        </w:rPr>
        <w:t xml:space="preserve">Este es un ejemplo de la propiedad modulativa de la multiplicación. </w:t>
      </w:r>
    </w:p>
    <w:p w14:paraId="225C46C2" w14:textId="77777777" w:rsidR="00AF1441" w:rsidRDefault="00AF1441" w:rsidP="00E31CAA">
      <w:pPr>
        <w:rPr>
          <w:rFonts w:ascii="Arial" w:hAnsi="Arial" w:cs="Arial"/>
          <w:sz w:val="18"/>
          <w:szCs w:val="18"/>
          <w:lang w:val="es-ES_tradnl"/>
        </w:rPr>
      </w:pPr>
    </w:p>
    <w:p w14:paraId="04D33A3E" w14:textId="11B6C427" w:rsidR="00AF1441" w:rsidRPr="005F2F28" w:rsidRDefault="00AF1441" w:rsidP="00E31CAA">
      <w:pPr>
        <w:rPr>
          <w:rFonts w:ascii="Arial" w:hAnsi="Arial" w:cs="Arial"/>
          <w:i/>
          <w:sz w:val="18"/>
          <w:szCs w:val="18"/>
          <w:lang w:val="es-ES_tradnl"/>
        </w:rPr>
      </w:pPr>
      <w:r w:rsidRPr="005F2F28">
        <w:rPr>
          <w:rFonts w:ascii="Arial" w:hAnsi="Arial" w:cs="Arial"/>
          <w:i/>
          <w:sz w:val="18"/>
          <w:szCs w:val="18"/>
          <w:lang w:val="es-ES_tradnl"/>
        </w:rPr>
        <w:t xml:space="preserve">Recuerda: Cualquier número multiplicado por 1, siempre da como resultado el mismo número. </w:t>
      </w:r>
    </w:p>
    <w:p w14:paraId="481B1F37" w14:textId="77777777" w:rsidR="00AF1441" w:rsidRPr="00AF1441" w:rsidRDefault="00AF1441" w:rsidP="00E31CAA">
      <w:pPr>
        <w:rPr>
          <w:rFonts w:ascii="Arial" w:hAnsi="Arial" w:cs="Arial"/>
          <w:sz w:val="18"/>
          <w:szCs w:val="18"/>
          <w:lang w:val="es-ES_tradnl"/>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61284D20" w14:textId="7055DD29" w:rsidR="00DF6F53" w:rsidRDefault="00DF6F53" w:rsidP="00E0775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9126EFF" w14:textId="19402DA1" w:rsidR="00E07759" w:rsidRDefault="00E07759" w:rsidP="00E07759">
      <w:pPr>
        <w:rPr>
          <w:rFonts w:ascii="Arial" w:hAnsi="Arial" w:cs="Arial"/>
          <w:sz w:val="18"/>
          <w:szCs w:val="18"/>
          <w:lang w:val="es-ES_tradnl"/>
        </w:rPr>
      </w:pPr>
      <w:r>
        <w:rPr>
          <w:rFonts w:ascii="Arial" w:hAnsi="Arial" w:cs="Arial"/>
          <w:sz w:val="18"/>
          <w:szCs w:val="18"/>
          <w:lang w:val="es-ES_tradnl"/>
        </w:rPr>
        <w:t xml:space="preserve">Imagen de una niña visitando a su tía. Puede ser como la siguiente imagen, pero sin adornos de navidad. </w:t>
      </w:r>
    </w:p>
    <w:p w14:paraId="43390547" w14:textId="2BB0F43E" w:rsidR="00E07759" w:rsidRDefault="00E07759" w:rsidP="00E07759">
      <w:pPr>
        <w:rPr>
          <w:rFonts w:ascii="Arial" w:hAnsi="Arial" w:cs="Arial"/>
          <w:sz w:val="18"/>
          <w:szCs w:val="18"/>
          <w:lang w:val="es-ES_tradnl"/>
        </w:rPr>
      </w:pPr>
      <w:r>
        <w:rPr>
          <w:noProof/>
          <w:lang w:val="es-ES" w:eastAsia="es-ES"/>
        </w:rPr>
        <w:drawing>
          <wp:inline distT="0" distB="0" distL="0" distR="0" wp14:anchorId="66E7C6AA" wp14:editId="3844D0AF">
            <wp:extent cx="1507141" cy="1574358"/>
            <wp:effectExtent l="0" t="0" r="0" b="6985"/>
            <wp:docPr id="29" name="Imagen 29" descr="Happy granddaughter in Christmas day giving present to lovely grandmother -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y granddaughter in Christmas day giving present to lovely grandmother - stock v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473" cy="1583061"/>
                    </a:xfrm>
                    <a:prstGeom prst="rect">
                      <a:avLst/>
                    </a:prstGeom>
                    <a:noFill/>
                    <a:ln>
                      <a:noFill/>
                    </a:ln>
                  </pic:spPr>
                </pic:pic>
              </a:graphicData>
            </a:graphic>
          </wp:inline>
        </w:drawing>
      </w:r>
    </w:p>
    <w:p w14:paraId="7D8C4A0F" w14:textId="77777777" w:rsidR="00E07759" w:rsidRDefault="00E07759" w:rsidP="00E07759">
      <w:pPr>
        <w:rPr>
          <w:rFonts w:ascii="Arial" w:hAnsi="Arial" w:cs="Arial"/>
          <w:sz w:val="18"/>
          <w:szCs w:val="18"/>
          <w:lang w:val="es-ES_tradnl"/>
        </w:rPr>
      </w:pPr>
    </w:p>
    <w:p w14:paraId="0A02166A" w14:textId="77777777" w:rsidR="00E07759" w:rsidRDefault="00E07759" w:rsidP="00E07759">
      <w:pPr>
        <w:rPr>
          <w:rFonts w:ascii="Arial" w:hAnsi="Arial" w:cs="Arial"/>
          <w:sz w:val="18"/>
          <w:szCs w:val="18"/>
          <w:lang w:val="es-ES_tradnl"/>
        </w:rPr>
      </w:pPr>
    </w:p>
    <w:p w14:paraId="6223B730" w14:textId="343AE7EF"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AF9535B" w14:textId="574253F1" w:rsidR="00D811B2" w:rsidRPr="006D02A8" w:rsidRDefault="00D811B2" w:rsidP="00D811B2">
      <w:pPr>
        <w:rPr>
          <w:rFonts w:ascii="Arial" w:hAnsi="Arial"/>
          <w:sz w:val="18"/>
          <w:szCs w:val="18"/>
          <w:lang w:val="es-ES_tradnl"/>
        </w:rPr>
      </w:pPr>
      <w:r w:rsidRPr="00EA78CF">
        <w:rPr>
          <w:rFonts w:ascii="Times New Roman" w:hAnsi="Times New Roman" w:cs="Times New Roman"/>
          <w:color w:val="000000"/>
          <w:lang w:val="es-CO"/>
        </w:rPr>
        <w:t>MA_04_02_CO_REC240_IMG</w:t>
      </w:r>
      <w:r w:rsidR="000C27C4">
        <w:rPr>
          <w:rFonts w:ascii="Times New Roman" w:hAnsi="Times New Roman" w:cs="Times New Roman"/>
          <w:color w:val="000000"/>
          <w:lang w:val="es-CO"/>
        </w:rPr>
        <w:t>04.JPG</w:t>
      </w:r>
    </w:p>
    <w:p w14:paraId="15245291" w14:textId="3E96E837" w:rsidR="00CE7FEA" w:rsidRDefault="00CE7FEA" w:rsidP="00DF6F53">
      <w:pPr>
        <w:rPr>
          <w:rFonts w:ascii="Arial" w:hAnsi="Arial" w:cs="Arial"/>
          <w:sz w:val="18"/>
          <w:szCs w:val="18"/>
          <w:lang w:val="es-ES_tradnl"/>
        </w:rPr>
      </w:pPr>
    </w:p>
    <w:p w14:paraId="64575339" w14:textId="46199A8B"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51E02E9E" w14:textId="2A43FC92" w:rsidR="00DF6F53" w:rsidRDefault="00D811B2" w:rsidP="00DF6F53">
      <w:pPr>
        <w:rPr>
          <w:rFonts w:ascii="Arial" w:hAnsi="Arial" w:cs="Arial"/>
          <w:sz w:val="18"/>
          <w:szCs w:val="18"/>
          <w:lang w:val="es-ES_tradnl"/>
        </w:rPr>
      </w:pPr>
      <w:r>
        <w:rPr>
          <w:rFonts w:ascii="Arial" w:hAnsi="Arial" w:cs="Arial"/>
          <w:sz w:val="18"/>
          <w:szCs w:val="18"/>
          <w:lang w:val="es-ES_tradnl"/>
        </w:rPr>
        <w:t xml:space="preserve">Margarita recorre 568m para visitar a su tía. </w:t>
      </w:r>
    </w:p>
    <w:p w14:paraId="2AC9B46B" w14:textId="77777777" w:rsidR="00D811B2" w:rsidRDefault="00D811B2" w:rsidP="00DF6F53">
      <w:pPr>
        <w:rPr>
          <w:rFonts w:ascii="Arial" w:hAnsi="Arial" w:cs="Arial"/>
          <w:sz w:val="18"/>
          <w:szCs w:val="18"/>
          <w:lang w:val="es-ES_tradnl"/>
        </w:rPr>
      </w:pPr>
    </w:p>
    <w:p w14:paraId="7FE3E763" w14:textId="5F9DDC71" w:rsidR="00DF6F53" w:rsidRDefault="00DF6F53" w:rsidP="00DF6F53">
      <w:pPr>
        <w:rPr>
          <w:rFonts w:ascii="Arial" w:hAnsi="Arial" w:cs="Arial"/>
          <w:sz w:val="18"/>
          <w:szCs w:val="18"/>
          <w:lang w:val="es-ES_tradnl"/>
        </w:rPr>
      </w:pPr>
    </w:p>
    <w:p w14:paraId="1DA735BF" w14:textId="25BE2BA8" w:rsidR="002843DD" w:rsidRPr="00E928AA" w:rsidRDefault="002843DD" w:rsidP="002843DD">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32C5B369" w14:textId="77777777" w:rsidR="002843DD" w:rsidRPr="00792588"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5E3511D" w14:textId="1AB2C528" w:rsidR="00582CE2" w:rsidRDefault="00582CE2" w:rsidP="00582CE2">
      <w:pPr>
        <w:rPr>
          <w:rFonts w:ascii="Arial" w:hAnsi="Arial" w:cs="Arial"/>
          <w:sz w:val="18"/>
          <w:szCs w:val="18"/>
          <w:lang w:val="es-ES_tradnl"/>
        </w:rPr>
      </w:pPr>
      <w:r>
        <w:rPr>
          <w:rFonts w:ascii="Arial" w:hAnsi="Arial" w:cs="Arial"/>
          <w:sz w:val="18"/>
          <w:szCs w:val="18"/>
          <w:lang w:val="es-ES_tradnl"/>
        </w:rPr>
        <w:t>¡Ahora es t</w:t>
      </w:r>
      <w:r w:rsidR="000C27C4">
        <w:rPr>
          <w:rFonts w:ascii="Arial" w:hAnsi="Arial" w:cs="Arial"/>
          <w:sz w:val="18"/>
          <w:szCs w:val="18"/>
          <w:lang w:val="es-ES_tradnl"/>
        </w:rPr>
        <w:t>u</w:t>
      </w:r>
      <w:r>
        <w:rPr>
          <w:rFonts w:ascii="Arial" w:hAnsi="Arial" w:cs="Arial"/>
          <w:sz w:val="18"/>
          <w:szCs w:val="18"/>
          <w:lang w:val="es-ES_tradnl"/>
        </w:rPr>
        <w:t xml:space="preserve"> turno!</w:t>
      </w:r>
    </w:p>
    <w:p w14:paraId="0CABB7A8" w14:textId="77777777" w:rsidR="00582CE2" w:rsidRDefault="00582CE2" w:rsidP="00582CE2">
      <w:pPr>
        <w:rPr>
          <w:rFonts w:ascii="Arial" w:hAnsi="Arial" w:cs="Arial"/>
          <w:sz w:val="18"/>
          <w:szCs w:val="18"/>
          <w:lang w:val="es-ES_tradnl"/>
        </w:rPr>
      </w:pPr>
    </w:p>
    <w:p w14:paraId="5734AC48" w14:textId="77777777" w:rsidR="002843DD" w:rsidRPr="00792588"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688102" w14:textId="6DF06D87" w:rsidR="006862AB" w:rsidRDefault="006862AB" w:rsidP="006862AB">
      <w:pPr>
        <w:rPr>
          <w:rFonts w:ascii="Arial" w:hAnsi="Arial" w:cs="Arial"/>
          <w:sz w:val="18"/>
          <w:szCs w:val="18"/>
          <w:lang w:val="es-ES_tradnl"/>
        </w:rPr>
      </w:pPr>
      <w:r>
        <w:rPr>
          <w:rFonts w:ascii="Arial" w:hAnsi="Arial" w:cs="Arial"/>
          <w:sz w:val="18"/>
          <w:szCs w:val="18"/>
          <w:lang w:val="es-ES_tradnl"/>
        </w:rPr>
        <w:t xml:space="preserve">Resuelve </w:t>
      </w:r>
      <w:ins w:id="68" w:author="chris" w:date="2015-04-19T18:26:00Z">
        <w:r w:rsidR="006617E0">
          <w:rPr>
            <w:rFonts w:ascii="Arial" w:hAnsi="Arial" w:cs="Arial"/>
            <w:sz w:val="18"/>
            <w:szCs w:val="18"/>
            <w:lang w:val="es-ES_tradnl"/>
          </w:rPr>
          <w:t xml:space="preserve">el </w:t>
        </w:r>
      </w:ins>
      <w:r>
        <w:rPr>
          <w:rFonts w:ascii="Arial" w:hAnsi="Arial" w:cs="Arial"/>
          <w:sz w:val="18"/>
          <w:szCs w:val="18"/>
          <w:lang w:val="es-ES_tradnl"/>
        </w:rPr>
        <w:t xml:space="preserve">siguiente problema aplicando la propiedad </w:t>
      </w:r>
      <w:r w:rsidR="00BB49CF">
        <w:rPr>
          <w:rFonts w:ascii="Arial" w:hAnsi="Arial" w:cs="Arial"/>
          <w:sz w:val="18"/>
          <w:szCs w:val="18"/>
          <w:lang w:val="es-ES_tradnl"/>
        </w:rPr>
        <w:t>modulativa</w:t>
      </w:r>
      <w:r>
        <w:rPr>
          <w:rFonts w:ascii="Arial" w:hAnsi="Arial" w:cs="Arial"/>
          <w:sz w:val="18"/>
          <w:szCs w:val="18"/>
          <w:lang w:val="es-ES_tradnl"/>
        </w:rPr>
        <w:t xml:space="preserve"> de la multiplicación. No olvides realizar un dibujo o diagrama del problema. </w:t>
      </w:r>
    </w:p>
    <w:p w14:paraId="2A29DDBA" w14:textId="77777777" w:rsidR="006862AB" w:rsidRDefault="006862AB" w:rsidP="006862AB">
      <w:pPr>
        <w:rPr>
          <w:rFonts w:ascii="Arial" w:hAnsi="Arial" w:cs="Arial"/>
          <w:sz w:val="18"/>
          <w:szCs w:val="18"/>
          <w:lang w:val="es-ES_tradnl"/>
        </w:rPr>
      </w:pPr>
    </w:p>
    <w:p w14:paraId="232C04A9" w14:textId="77777777" w:rsidR="006862AB" w:rsidRDefault="006862AB" w:rsidP="006862AB">
      <w:pPr>
        <w:rPr>
          <w:rFonts w:ascii="Arial" w:hAnsi="Arial" w:cs="Arial"/>
          <w:sz w:val="18"/>
          <w:szCs w:val="18"/>
          <w:lang w:val="es-CO"/>
        </w:rPr>
      </w:pPr>
      <w:r>
        <w:rPr>
          <w:rFonts w:ascii="Arial" w:hAnsi="Arial" w:cs="Arial"/>
          <w:sz w:val="18"/>
          <w:szCs w:val="18"/>
          <w:lang w:val="es-ES_tradnl"/>
        </w:rPr>
        <w:t xml:space="preserve">Juana está cocinando galletas para sus amigos. En cada bandeja coloca 15 galletas para meterlas al horno. ¿Cuántas galletas </w:t>
      </w:r>
      <w:r>
        <w:rPr>
          <w:rFonts w:ascii="Arial" w:hAnsi="Arial" w:cs="Arial"/>
          <w:sz w:val="18"/>
          <w:szCs w:val="18"/>
          <w:lang w:val="es-CO"/>
        </w:rPr>
        <w:t>cocina Juana cada vez que mete una bandeja al horno?</w:t>
      </w:r>
    </w:p>
    <w:p w14:paraId="6ABB83EF" w14:textId="77777777" w:rsidR="006862AB" w:rsidRPr="00582CE2" w:rsidRDefault="006862AB" w:rsidP="006862AB">
      <w:pPr>
        <w:rPr>
          <w:rFonts w:ascii="Arial" w:hAnsi="Arial" w:cs="Arial"/>
          <w:sz w:val="18"/>
          <w:szCs w:val="18"/>
          <w:lang w:val="es-CO"/>
        </w:rPr>
      </w:pPr>
    </w:p>
    <w:p w14:paraId="243E2C37" w14:textId="77777777" w:rsidR="002843DD" w:rsidRPr="00F4317E" w:rsidRDefault="002843DD" w:rsidP="002843DD">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03309DC" w14:textId="77777777" w:rsidR="002843DD" w:rsidRDefault="002843DD" w:rsidP="002843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10DE229" w14:textId="70D6F50E" w:rsidR="002843DD" w:rsidRDefault="006862AB" w:rsidP="006862AB">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6862AB">
        <w:rPr>
          <w:rFonts w:ascii="Arial" w:hAnsi="Arial" w:cs="Arial"/>
          <w:sz w:val="18"/>
          <w:szCs w:val="18"/>
          <w:lang w:val="es-ES_tradnl"/>
        </w:rPr>
        <w:t>169652402</w:t>
      </w:r>
    </w:p>
    <w:p w14:paraId="4CAA234D" w14:textId="77777777" w:rsidR="002843DD" w:rsidRDefault="002843DD" w:rsidP="002843DD">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A7F1622" w14:textId="2B208C4A" w:rsidR="006862AB" w:rsidRPr="006D02A8" w:rsidRDefault="006862AB" w:rsidP="006862AB">
      <w:pPr>
        <w:rPr>
          <w:rFonts w:ascii="Arial" w:hAnsi="Arial"/>
          <w:sz w:val="18"/>
          <w:szCs w:val="18"/>
          <w:lang w:val="es-ES_tradnl"/>
        </w:rPr>
      </w:pPr>
      <w:r w:rsidRPr="00EA78CF">
        <w:rPr>
          <w:rFonts w:ascii="Times New Roman" w:hAnsi="Times New Roman" w:cs="Times New Roman"/>
          <w:color w:val="000000"/>
          <w:lang w:val="es-CO"/>
        </w:rPr>
        <w:t>MA_04_02_CO_REC240_IMG</w:t>
      </w:r>
      <w:r w:rsidR="000C27C4">
        <w:rPr>
          <w:rFonts w:ascii="Times New Roman" w:hAnsi="Times New Roman" w:cs="Times New Roman"/>
          <w:color w:val="000000"/>
          <w:lang w:val="es-CO"/>
        </w:rPr>
        <w:t>05</w:t>
      </w:r>
      <w:r w:rsidR="007054A3">
        <w:rPr>
          <w:rFonts w:ascii="Times New Roman" w:hAnsi="Times New Roman" w:cs="Times New Roman"/>
          <w:color w:val="000000"/>
          <w:lang w:val="es-CO"/>
        </w:rPr>
        <w:t>.JPG</w:t>
      </w:r>
    </w:p>
    <w:p w14:paraId="5703090D" w14:textId="77777777" w:rsidR="006862AB" w:rsidRPr="000719EE" w:rsidRDefault="006862AB" w:rsidP="002843DD">
      <w:pPr>
        <w:rPr>
          <w:rFonts w:ascii="Arial" w:hAnsi="Arial" w:cs="Arial"/>
          <w:sz w:val="18"/>
          <w:szCs w:val="18"/>
          <w:lang w:val="es-ES_tradnl"/>
        </w:rPr>
      </w:pPr>
    </w:p>
    <w:p w14:paraId="7AD8FE3C" w14:textId="77777777" w:rsidR="002843DD" w:rsidRDefault="002843DD" w:rsidP="002843DD">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19E2EDE" w14:textId="73402FC7" w:rsidR="002843DD" w:rsidRDefault="006862AB" w:rsidP="002843DD">
      <w:pPr>
        <w:rPr>
          <w:rFonts w:ascii="Arial" w:hAnsi="Arial" w:cs="Arial"/>
          <w:sz w:val="18"/>
          <w:szCs w:val="18"/>
          <w:lang w:val="es-ES_tradnl"/>
        </w:rPr>
      </w:pPr>
      <w:r>
        <w:rPr>
          <w:rFonts w:ascii="Arial" w:hAnsi="Arial" w:cs="Arial"/>
          <w:sz w:val="18"/>
          <w:szCs w:val="18"/>
          <w:lang w:val="es-ES_tradnl"/>
        </w:rPr>
        <w:t xml:space="preserve">Juana cocina galletas para sus amigos. </w:t>
      </w:r>
    </w:p>
    <w:p w14:paraId="6EC52EAF" w14:textId="62CD27BF" w:rsidR="00E31CAA" w:rsidRPr="00E31CAA" w:rsidRDefault="00E31CAA" w:rsidP="00E31CAA">
      <w:pPr>
        <w:rPr>
          <w:rFonts w:ascii="Arial" w:hAnsi="Arial" w:cs="Arial"/>
          <w:sz w:val="18"/>
          <w:szCs w:val="18"/>
          <w:lang w:val="es-ES_tradnl"/>
        </w:rPr>
      </w:pPr>
    </w:p>
    <w:p w14:paraId="1D9CDE8C" w14:textId="77777777" w:rsidR="00E31CAA" w:rsidRPr="00E31CAA" w:rsidRDefault="00E31CAA" w:rsidP="00E31CAA">
      <w:pPr>
        <w:rPr>
          <w:rFonts w:ascii="Arial" w:hAnsi="Arial" w:cs="Arial"/>
          <w:sz w:val="18"/>
          <w:szCs w:val="18"/>
          <w:lang w:val="es-ES_tradnl"/>
        </w:rPr>
      </w:pPr>
    </w:p>
    <w:p w14:paraId="557EA2A2" w14:textId="397377BC" w:rsidR="00AE442F" w:rsidRPr="00E928AA" w:rsidRDefault="00AE442F" w:rsidP="00AE442F">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7631F19F" w14:textId="77777777" w:rsidR="00AE442F" w:rsidRPr="00F4317E" w:rsidRDefault="00AE442F" w:rsidP="00AE442F">
      <w:pPr>
        <w:rPr>
          <w:rFonts w:ascii="Arial" w:hAnsi="Arial"/>
          <w:sz w:val="18"/>
          <w:szCs w:val="18"/>
          <w:lang w:val="es-ES_tradnl"/>
        </w:rPr>
      </w:pPr>
      <w:r w:rsidRPr="00792588">
        <w:rPr>
          <w:rFonts w:ascii="Arial" w:hAnsi="Arial"/>
          <w:b/>
          <w:color w:val="FF0000"/>
          <w:sz w:val="18"/>
          <w:szCs w:val="18"/>
          <w:lang w:val="es-ES_tradnl"/>
        </w:rPr>
        <w:lastRenderedPageBreak/>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50F599E"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DD56079" w14:textId="3F035712" w:rsidR="00AE442F" w:rsidRDefault="00C54E18" w:rsidP="00AE442F">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C54E18">
        <w:rPr>
          <w:rFonts w:ascii="Arial" w:hAnsi="Arial" w:cs="Arial"/>
          <w:sz w:val="18"/>
          <w:szCs w:val="18"/>
          <w:lang w:val="es-ES_tradnl"/>
        </w:rPr>
        <w:t>178129901</w:t>
      </w:r>
    </w:p>
    <w:p w14:paraId="4DE2AE50"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C462149" w14:textId="1D499687"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MA_04_02_CO_REC240_IMG</w:t>
      </w:r>
      <w:r w:rsidR="000C27C4">
        <w:rPr>
          <w:rFonts w:ascii="Times New Roman" w:hAnsi="Times New Roman" w:cs="Times New Roman"/>
          <w:color w:val="000000"/>
          <w:lang w:val="es-CO"/>
        </w:rPr>
        <w:t>06.JPG</w:t>
      </w:r>
    </w:p>
    <w:p w14:paraId="7977A869" w14:textId="77777777" w:rsidR="00AE442F" w:rsidRPr="000719EE" w:rsidRDefault="00AE442F" w:rsidP="00AE442F">
      <w:pPr>
        <w:rPr>
          <w:rFonts w:ascii="Arial" w:hAnsi="Arial" w:cs="Arial"/>
          <w:sz w:val="18"/>
          <w:szCs w:val="18"/>
          <w:lang w:val="es-ES_tradnl"/>
        </w:rPr>
      </w:pPr>
    </w:p>
    <w:p w14:paraId="7E84BB80"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451A2B57" w14:textId="4DE0202E" w:rsidR="00AE442F" w:rsidRDefault="00AE442F" w:rsidP="00AE442F">
      <w:pPr>
        <w:rPr>
          <w:rFonts w:ascii="Arial" w:hAnsi="Arial" w:cs="Arial"/>
          <w:sz w:val="18"/>
          <w:szCs w:val="18"/>
          <w:lang w:val="es-ES_tradnl"/>
        </w:rPr>
      </w:pPr>
      <w:r>
        <w:rPr>
          <w:rFonts w:ascii="Arial" w:hAnsi="Arial" w:cs="Arial"/>
          <w:sz w:val="18"/>
          <w:szCs w:val="18"/>
          <w:lang w:val="es-ES_tradnl"/>
        </w:rPr>
        <w:t>Propiedad conmutativa de la multiplicación</w:t>
      </w:r>
      <w:ins w:id="69" w:author="chris" w:date="2015-04-19T18:21:00Z">
        <w:r w:rsidR="006617E0">
          <w:rPr>
            <w:rFonts w:ascii="Arial" w:hAnsi="Arial" w:cs="Arial"/>
            <w:sz w:val="18"/>
            <w:szCs w:val="18"/>
            <w:lang w:val="es-ES_tradnl"/>
          </w:rPr>
          <w:t>.</w:t>
        </w:r>
      </w:ins>
    </w:p>
    <w:p w14:paraId="17FD7C9A" w14:textId="77777777" w:rsidR="00AE442F" w:rsidRDefault="00AE442F" w:rsidP="00AE442F">
      <w:pPr>
        <w:rPr>
          <w:rFonts w:ascii="Arial" w:hAnsi="Arial" w:cs="Arial"/>
          <w:sz w:val="18"/>
          <w:szCs w:val="18"/>
          <w:lang w:val="es-ES_tradnl"/>
        </w:rPr>
      </w:pPr>
    </w:p>
    <w:p w14:paraId="72A1EB2C" w14:textId="77777777" w:rsidR="00AE442F" w:rsidRDefault="00AE442F" w:rsidP="00AE442F">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48C7DEE9"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2</w:t>
      </w:r>
    </w:p>
    <w:p w14:paraId="36BF6816" w14:textId="77777777" w:rsidR="00AE442F" w:rsidRPr="000719EE" w:rsidRDefault="00AE442F" w:rsidP="00AE442F">
      <w:pPr>
        <w:rPr>
          <w:rFonts w:ascii="Arial" w:hAnsi="Arial" w:cs="Arial"/>
          <w:sz w:val="18"/>
          <w:szCs w:val="18"/>
          <w:lang w:val="es-ES_tradnl"/>
        </w:rPr>
      </w:pPr>
    </w:p>
    <w:p w14:paraId="6F11BB01" w14:textId="77777777" w:rsidR="00AE442F" w:rsidRPr="000719EE" w:rsidRDefault="00AE442F" w:rsidP="00AE442F">
      <w:pPr>
        <w:rPr>
          <w:rFonts w:ascii="Arial" w:hAnsi="Arial" w:cs="Arial"/>
          <w:sz w:val="18"/>
          <w:szCs w:val="18"/>
          <w:lang w:val="es-ES_tradnl"/>
        </w:rPr>
      </w:pPr>
    </w:p>
    <w:p w14:paraId="164013FF" w14:textId="0FDFD5EE" w:rsidR="00AE442F" w:rsidRPr="00E928AA" w:rsidRDefault="00AE442F" w:rsidP="00AE442F">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1 DE IMAGEN 2</w:t>
      </w:r>
    </w:p>
    <w:p w14:paraId="334BD037" w14:textId="77777777" w:rsidR="00AE442F" w:rsidRPr="00792588"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7E7F98C1" w14:textId="6BF182B9" w:rsidR="00AE442F" w:rsidRDefault="00AE442F" w:rsidP="00AE442F">
      <w:pPr>
        <w:rPr>
          <w:rFonts w:ascii="Arial" w:hAnsi="Arial" w:cs="Arial"/>
          <w:sz w:val="18"/>
          <w:szCs w:val="18"/>
          <w:lang w:val="es-ES_tradnl"/>
        </w:rPr>
      </w:pPr>
      <w:r>
        <w:rPr>
          <w:rFonts w:ascii="Arial" w:hAnsi="Arial" w:cs="Arial"/>
          <w:sz w:val="18"/>
          <w:szCs w:val="18"/>
          <w:lang w:val="es-ES_tradnl"/>
        </w:rPr>
        <w:t>Propiedad conmutativa de la multiplicación</w:t>
      </w:r>
    </w:p>
    <w:p w14:paraId="00142EF6" w14:textId="77777777" w:rsidR="00AE442F" w:rsidRPr="00CD652E" w:rsidRDefault="00AE442F" w:rsidP="00AE442F">
      <w:pPr>
        <w:rPr>
          <w:rFonts w:ascii="Arial" w:hAnsi="Arial" w:cs="Arial"/>
          <w:sz w:val="18"/>
          <w:szCs w:val="18"/>
          <w:lang w:val="es-ES_tradnl"/>
        </w:rPr>
      </w:pPr>
    </w:p>
    <w:p w14:paraId="215A36CF" w14:textId="77777777" w:rsidR="00AE442F" w:rsidRPr="00CD652E" w:rsidRDefault="00AE442F" w:rsidP="00AE442F">
      <w:pPr>
        <w:rPr>
          <w:rFonts w:ascii="Arial" w:hAnsi="Arial" w:cs="Arial"/>
          <w:sz w:val="18"/>
          <w:szCs w:val="18"/>
          <w:lang w:val="es-ES_tradnl"/>
        </w:rPr>
      </w:pPr>
    </w:p>
    <w:p w14:paraId="1CF579D2" w14:textId="77777777" w:rsidR="00AE442F" w:rsidRPr="00792588"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04F2D81"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Santiago tiene una pastelería y hoy le hicieron un pedido para la fiesta de aniversario de doña Marta. Le han dicho que en la fiesta habrá 5 mesas y que en cada una de las mesas quieren colocar 3 ponqués. ¿Cuántos ponqués debe hacer Santiago para cumplir con el pedido de doña Marta?</w:t>
      </w:r>
    </w:p>
    <w:p w14:paraId="48917AE4" w14:textId="77777777" w:rsidR="00AE442F" w:rsidRDefault="00AE442F" w:rsidP="00AE442F">
      <w:pPr>
        <w:rPr>
          <w:rFonts w:ascii="Arial" w:hAnsi="Arial" w:cs="Arial"/>
          <w:sz w:val="18"/>
          <w:szCs w:val="18"/>
          <w:lang w:val="es-ES_tradnl"/>
        </w:rPr>
      </w:pPr>
    </w:p>
    <w:p w14:paraId="10244C2E"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Para solucionar este problema debemos multiplicar y podemos hacerlo de dos formas diferentes:</w:t>
      </w:r>
    </w:p>
    <w:p w14:paraId="5B8B41E6" w14:textId="77777777" w:rsidR="00AE442F" w:rsidRPr="000A403A" w:rsidRDefault="00AE442F" w:rsidP="00AE442F">
      <w:pPr>
        <w:pStyle w:val="Prrafodelista"/>
        <w:numPr>
          <w:ilvl w:val="0"/>
          <w:numId w:val="2"/>
        </w:numPr>
        <w:rPr>
          <w:rFonts w:ascii="Arial" w:hAnsi="Arial" w:cs="Arial"/>
          <w:sz w:val="18"/>
          <w:szCs w:val="18"/>
          <w:lang w:val="es-ES_tradnl"/>
        </w:rPr>
      </w:pPr>
      <w:r>
        <w:rPr>
          <w:rFonts w:ascii="Arial" w:hAnsi="Arial" w:cs="Arial"/>
          <w:sz w:val="18"/>
          <w:szCs w:val="18"/>
          <w:lang w:val="es-ES_tradnl"/>
        </w:rPr>
        <w:t>Si multiplicamos 3 ponqués que hay en cada mesa por 5 mesas que habrá en el salón, tenemos:</w:t>
      </w:r>
    </w:p>
    <w:p w14:paraId="086BEF72" w14:textId="77777777" w:rsidR="00AE442F" w:rsidRPr="00A553E1" w:rsidRDefault="00AE442F" w:rsidP="00AE442F">
      <w:pPr>
        <w:pStyle w:val="Prrafodelista"/>
        <w:ind w:left="1080" w:firstLine="360"/>
        <w:rPr>
          <w:rFonts w:ascii="Arial" w:hAnsi="Arial" w:cs="Arial"/>
          <w:b/>
          <w:sz w:val="18"/>
          <w:szCs w:val="18"/>
          <w:lang w:val="es-ES_tradnl"/>
        </w:rPr>
      </w:pPr>
      <w:r w:rsidRPr="00A553E1">
        <w:rPr>
          <w:rFonts w:ascii="Arial" w:hAnsi="Arial" w:cs="Arial"/>
          <w:b/>
          <w:sz w:val="18"/>
          <w:szCs w:val="18"/>
          <w:lang w:val="es-ES_tradnl"/>
        </w:rPr>
        <w:t>3 x 5 = 15</w:t>
      </w:r>
    </w:p>
    <w:p w14:paraId="2FCDA88E" w14:textId="77777777" w:rsidR="00AE442F" w:rsidRDefault="00AE442F" w:rsidP="00AE442F">
      <w:pPr>
        <w:pStyle w:val="Prrafodelista"/>
        <w:ind w:left="1080" w:firstLine="360"/>
        <w:rPr>
          <w:rFonts w:ascii="Arial" w:hAnsi="Arial" w:cs="Arial"/>
          <w:sz w:val="18"/>
          <w:szCs w:val="18"/>
          <w:lang w:val="es-ES_tradnl"/>
        </w:rPr>
      </w:pPr>
    </w:p>
    <w:p w14:paraId="7FC815A4" w14:textId="77777777" w:rsidR="00AE442F" w:rsidRDefault="00AE442F" w:rsidP="00AE442F">
      <w:pPr>
        <w:pStyle w:val="Prrafodelista"/>
        <w:numPr>
          <w:ilvl w:val="0"/>
          <w:numId w:val="2"/>
        </w:numPr>
        <w:rPr>
          <w:rFonts w:ascii="Arial" w:hAnsi="Arial" w:cs="Arial"/>
          <w:sz w:val="18"/>
          <w:szCs w:val="18"/>
          <w:lang w:val="es-ES_tradnl"/>
        </w:rPr>
      </w:pPr>
      <w:r>
        <w:rPr>
          <w:rFonts w:ascii="Arial" w:hAnsi="Arial" w:cs="Arial"/>
          <w:sz w:val="18"/>
          <w:szCs w:val="18"/>
          <w:lang w:val="es-ES_tradnl"/>
        </w:rPr>
        <w:t>Si multiplicamos 5 mesas que habrá en la fiesta por 3 ponqués que habrá en cada mesa, tenemos:</w:t>
      </w:r>
    </w:p>
    <w:p w14:paraId="39F32E6A" w14:textId="77777777" w:rsidR="00AE442F" w:rsidRPr="00A553E1" w:rsidRDefault="00AE442F" w:rsidP="00AE442F">
      <w:pPr>
        <w:pStyle w:val="Prrafodelista"/>
        <w:ind w:firstLine="720"/>
        <w:rPr>
          <w:rFonts w:ascii="Arial" w:hAnsi="Arial" w:cs="Arial"/>
          <w:b/>
          <w:sz w:val="18"/>
          <w:szCs w:val="18"/>
          <w:lang w:val="es-ES_tradnl"/>
        </w:rPr>
      </w:pPr>
      <w:r w:rsidRPr="00A553E1">
        <w:rPr>
          <w:rFonts w:ascii="Arial" w:hAnsi="Arial" w:cs="Arial"/>
          <w:b/>
          <w:sz w:val="18"/>
          <w:szCs w:val="18"/>
          <w:lang w:val="es-ES_tradnl"/>
        </w:rPr>
        <w:t>5 x 3 = 15</w:t>
      </w:r>
    </w:p>
    <w:p w14:paraId="41485979" w14:textId="77777777" w:rsidR="00AE442F" w:rsidRPr="000A403A" w:rsidRDefault="00AE442F" w:rsidP="00AE442F">
      <w:pPr>
        <w:pStyle w:val="Prrafodelista"/>
        <w:ind w:left="1440"/>
        <w:rPr>
          <w:rFonts w:ascii="Arial" w:hAnsi="Arial" w:cs="Arial"/>
          <w:sz w:val="18"/>
          <w:szCs w:val="18"/>
          <w:lang w:val="es-ES_tradnl"/>
        </w:rPr>
      </w:pPr>
    </w:p>
    <w:p w14:paraId="0F9D3CF1"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Por lo tanto, da igual el orden en que multipliquemos los dos números, al final siempre obtendremos 15 ponqués. </w:t>
      </w:r>
    </w:p>
    <w:p w14:paraId="1E37B60E" w14:textId="77777777" w:rsidR="00AE442F" w:rsidRDefault="00AE442F" w:rsidP="00AE442F">
      <w:pPr>
        <w:rPr>
          <w:rFonts w:ascii="Arial" w:hAnsi="Arial" w:cs="Arial"/>
          <w:sz w:val="18"/>
          <w:szCs w:val="18"/>
          <w:lang w:val="es-ES_tradnl"/>
        </w:rPr>
      </w:pPr>
    </w:p>
    <w:p w14:paraId="5A4FFC05"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 xml:space="preserve">La propiedad conmutativa de la multiplicación, te permite cambiar el orden de los factores, así podrás desarrollar las multiplicaciones en el orden en que tú desees. </w:t>
      </w:r>
    </w:p>
    <w:p w14:paraId="498429DA" w14:textId="77777777" w:rsidR="00AE442F" w:rsidRPr="00E31CAA" w:rsidRDefault="00AE442F" w:rsidP="00AE442F">
      <w:pPr>
        <w:rPr>
          <w:rFonts w:ascii="Arial" w:hAnsi="Arial" w:cs="Arial"/>
          <w:sz w:val="18"/>
          <w:szCs w:val="18"/>
          <w:lang w:val="es-ES_tradnl"/>
        </w:rPr>
      </w:pPr>
    </w:p>
    <w:p w14:paraId="6E466875" w14:textId="77777777" w:rsidR="00AE442F" w:rsidRPr="00F4317E" w:rsidRDefault="00AE442F" w:rsidP="00AE442F">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1E224FA9"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556C350" w14:textId="2A3F6D76" w:rsidR="00AE442F" w:rsidRDefault="00AE442F" w:rsidP="00AE442F">
      <w:pPr>
        <w:rPr>
          <w:rFonts w:ascii="Arial" w:hAnsi="Arial" w:cs="Arial"/>
          <w:sz w:val="18"/>
          <w:szCs w:val="18"/>
          <w:lang w:val="es-ES_tradnl"/>
        </w:rPr>
      </w:pPr>
      <w:r>
        <w:rPr>
          <w:rFonts w:ascii="Arial" w:hAnsi="Arial" w:cs="Arial"/>
          <w:sz w:val="18"/>
          <w:szCs w:val="18"/>
          <w:lang w:val="es-ES_tradnl"/>
        </w:rPr>
        <w:t>Cinco rectángulos color café, con tres ponqués dentro de cada rectángulo. Es importante que los ponqués y los rectángulos sean iguales. Cada lado debe estar acompañado por llaves y un número</w:t>
      </w:r>
      <w:del w:id="70" w:author="chris" w:date="2015-04-19T18:22:00Z">
        <w:r w:rsidDel="006617E0">
          <w:rPr>
            <w:rFonts w:ascii="Arial" w:hAnsi="Arial" w:cs="Arial"/>
            <w:sz w:val="18"/>
            <w:szCs w:val="18"/>
            <w:lang w:val="es-ES_tradnl"/>
          </w:rPr>
          <w:delText>,</w:delText>
        </w:r>
      </w:del>
      <w:r>
        <w:rPr>
          <w:rFonts w:ascii="Arial" w:hAnsi="Arial" w:cs="Arial"/>
          <w:sz w:val="18"/>
          <w:szCs w:val="18"/>
          <w:lang w:val="es-ES_tradnl"/>
        </w:rPr>
        <w:t xml:space="preserve"> y debajo la multiplicación asociada</w:t>
      </w:r>
      <w:ins w:id="71" w:author="chris" w:date="2015-04-19T18:22:00Z">
        <w:r w:rsidR="006617E0">
          <w:rPr>
            <w:rFonts w:ascii="Arial" w:hAnsi="Arial" w:cs="Arial"/>
            <w:sz w:val="18"/>
            <w:szCs w:val="18"/>
            <w:lang w:val="es-ES_tradnl"/>
          </w:rPr>
          <w:t>.</w:t>
        </w:r>
      </w:ins>
      <w:del w:id="72" w:author="chris" w:date="2015-04-19T18:22:00Z">
        <w:r w:rsidDel="006617E0">
          <w:rPr>
            <w:rFonts w:ascii="Arial" w:hAnsi="Arial" w:cs="Arial"/>
            <w:sz w:val="18"/>
            <w:szCs w:val="18"/>
            <w:lang w:val="es-ES_tradnl"/>
          </w:rPr>
          <w:delText>:</w:delText>
        </w:r>
      </w:del>
      <w:r>
        <w:rPr>
          <w:rFonts w:ascii="Arial" w:hAnsi="Arial" w:cs="Arial"/>
          <w:sz w:val="18"/>
          <w:szCs w:val="18"/>
          <w:lang w:val="es-ES_tradnl"/>
        </w:rPr>
        <w:t xml:space="preserve"> </w:t>
      </w:r>
    </w:p>
    <w:p w14:paraId="0C8FA164" w14:textId="77777777" w:rsidR="00AE442F" w:rsidRDefault="00AE442F" w:rsidP="00AE442F">
      <w:pPr>
        <w:jc w:val="center"/>
        <w:rPr>
          <w:rFonts w:ascii="Arial" w:hAnsi="Arial" w:cs="Arial"/>
          <w:sz w:val="18"/>
          <w:szCs w:val="18"/>
          <w:lang w:val="es-ES_tradnl"/>
        </w:rPr>
      </w:pPr>
      <w:r w:rsidRPr="00CE7FEA">
        <w:rPr>
          <w:rFonts w:ascii="Arial" w:hAnsi="Arial" w:cs="Arial"/>
          <w:noProof/>
          <w:sz w:val="18"/>
          <w:szCs w:val="18"/>
          <w:lang w:val="es-ES" w:eastAsia="es-ES"/>
        </w:rPr>
        <w:drawing>
          <wp:inline distT="0" distB="0" distL="0" distR="0" wp14:anchorId="72E9915F" wp14:editId="057ACE98">
            <wp:extent cx="2201695" cy="1415332"/>
            <wp:effectExtent l="0" t="0" r="8255"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0"/>
                    <a:stretch>
                      <a:fillRect/>
                    </a:stretch>
                  </pic:blipFill>
                  <pic:spPr>
                    <a:xfrm>
                      <a:off x="0" y="0"/>
                      <a:ext cx="2221294" cy="1427931"/>
                    </a:xfrm>
                    <a:prstGeom prst="rect">
                      <a:avLst/>
                    </a:prstGeom>
                  </pic:spPr>
                </pic:pic>
              </a:graphicData>
            </a:graphic>
          </wp:inline>
        </w:drawing>
      </w:r>
    </w:p>
    <w:p w14:paraId="7D2F3E2F"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8718E82" w14:textId="5C25480A"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w:t>
      </w:r>
      <w:r w:rsidR="004361BF" w:rsidRPr="00EA78CF">
        <w:rPr>
          <w:rFonts w:ascii="Times New Roman" w:hAnsi="Times New Roman" w:cs="Times New Roman"/>
          <w:color w:val="000000"/>
          <w:lang w:val="es-CO"/>
        </w:rPr>
        <w:t>_IMG</w:t>
      </w:r>
      <w:r w:rsidR="000C27C4">
        <w:rPr>
          <w:rFonts w:ascii="Times New Roman" w:hAnsi="Times New Roman" w:cs="Times New Roman"/>
          <w:color w:val="000000"/>
          <w:lang w:val="es-CO"/>
        </w:rPr>
        <w:t>07</w:t>
      </w:r>
      <w:r w:rsidR="007054A3">
        <w:rPr>
          <w:rFonts w:ascii="Times New Roman" w:hAnsi="Times New Roman" w:cs="Times New Roman"/>
          <w:color w:val="000000"/>
          <w:lang w:val="es-CO"/>
        </w:rPr>
        <w:t>.JPG</w:t>
      </w:r>
    </w:p>
    <w:p w14:paraId="5774C766" w14:textId="77777777" w:rsidR="00AE442F" w:rsidRDefault="00AE442F" w:rsidP="00AE442F">
      <w:pPr>
        <w:rPr>
          <w:rFonts w:ascii="Arial" w:hAnsi="Arial" w:cs="Arial"/>
          <w:sz w:val="18"/>
          <w:szCs w:val="18"/>
          <w:lang w:val="es-ES_tradnl"/>
        </w:rPr>
      </w:pPr>
    </w:p>
    <w:p w14:paraId="36127A68"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DEEC643"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3 ponqués x 5 mesas = 15 ponqués</w:t>
      </w:r>
    </w:p>
    <w:p w14:paraId="4C38FA6A" w14:textId="77777777" w:rsidR="00AE442F" w:rsidRDefault="00AE442F" w:rsidP="00AE442F">
      <w:pPr>
        <w:rPr>
          <w:rFonts w:ascii="Arial" w:hAnsi="Arial" w:cs="Arial"/>
          <w:sz w:val="18"/>
          <w:szCs w:val="18"/>
          <w:lang w:val="es-ES_tradnl"/>
        </w:rPr>
      </w:pPr>
    </w:p>
    <w:p w14:paraId="40EB9AEF" w14:textId="77777777" w:rsidR="00AE442F" w:rsidRPr="00F4317E" w:rsidRDefault="00AE442F" w:rsidP="00AE442F">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9A3A847" w14:textId="77777777" w:rsidR="00AE442F"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67B8363"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Los mismos cinco rectángulos color café, con los mismos tres ponqués dentro de cada rectángulo, sin embargo, vienen organizados en otro sentido. Cada lado debe estar acompañado por llaves y un número</w:t>
      </w:r>
      <w:del w:id="73" w:author="chris" w:date="2015-04-19T18:22:00Z">
        <w:r w:rsidDel="006617E0">
          <w:rPr>
            <w:rFonts w:ascii="Arial" w:hAnsi="Arial" w:cs="Arial"/>
            <w:sz w:val="18"/>
            <w:szCs w:val="18"/>
            <w:lang w:val="es-ES_tradnl"/>
          </w:rPr>
          <w:delText>,</w:delText>
        </w:r>
      </w:del>
      <w:r>
        <w:rPr>
          <w:rFonts w:ascii="Arial" w:hAnsi="Arial" w:cs="Arial"/>
          <w:sz w:val="18"/>
          <w:szCs w:val="18"/>
          <w:lang w:val="es-ES_tradnl"/>
        </w:rPr>
        <w:t xml:space="preserve"> y debajo la multiplicación asociada.</w:t>
      </w:r>
    </w:p>
    <w:p w14:paraId="4B6C2D67" w14:textId="77777777" w:rsidR="00AE442F" w:rsidRDefault="00AE442F" w:rsidP="00AE442F">
      <w:pPr>
        <w:rPr>
          <w:rFonts w:ascii="Arial" w:hAnsi="Arial" w:cs="Arial"/>
          <w:sz w:val="18"/>
          <w:szCs w:val="18"/>
          <w:lang w:val="es-ES_tradnl"/>
        </w:rPr>
      </w:pPr>
      <w:r w:rsidRPr="00F56191">
        <w:rPr>
          <w:rFonts w:ascii="Arial" w:hAnsi="Arial" w:cs="Arial"/>
          <w:sz w:val="18"/>
          <w:szCs w:val="18"/>
          <w:lang w:val="es-CO"/>
        </w:rPr>
        <w:lastRenderedPageBreak/>
        <w:t xml:space="preserve"> </w:t>
      </w:r>
      <w:r w:rsidRPr="00F56191">
        <w:rPr>
          <w:rFonts w:ascii="Arial" w:hAnsi="Arial" w:cs="Arial"/>
          <w:noProof/>
          <w:sz w:val="18"/>
          <w:szCs w:val="18"/>
          <w:lang w:val="es-ES" w:eastAsia="es-ES"/>
        </w:rPr>
        <w:drawing>
          <wp:inline distT="0" distB="0" distL="0" distR="0" wp14:anchorId="5354520B" wp14:editId="64DC4C02">
            <wp:extent cx="1017767" cy="2033523"/>
            <wp:effectExtent l="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1"/>
                    <a:stretch>
                      <a:fillRect/>
                    </a:stretch>
                  </pic:blipFill>
                  <pic:spPr>
                    <a:xfrm>
                      <a:off x="0" y="0"/>
                      <a:ext cx="1024870" cy="2047716"/>
                    </a:xfrm>
                    <a:prstGeom prst="rect">
                      <a:avLst/>
                    </a:prstGeom>
                  </pic:spPr>
                </pic:pic>
              </a:graphicData>
            </a:graphic>
          </wp:inline>
        </w:drawing>
      </w:r>
    </w:p>
    <w:p w14:paraId="1016AA5A" w14:textId="77777777" w:rsidR="00AE442F" w:rsidRDefault="00AE442F" w:rsidP="00AE442F">
      <w:pPr>
        <w:jc w:val="center"/>
        <w:rPr>
          <w:rFonts w:ascii="Arial" w:hAnsi="Arial" w:cs="Arial"/>
          <w:sz w:val="18"/>
          <w:szCs w:val="18"/>
          <w:lang w:val="es-ES_tradnl"/>
        </w:rPr>
      </w:pPr>
    </w:p>
    <w:p w14:paraId="509201AE" w14:textId="77777777" w:rsidR="00AE442F" w:rsidRPr="000719EE" w:rsidRDefault="00AE442F" w:rsidP="00AE442F">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C5758E4" w14:textId="593B89E0" w:rsidR="00AE442F" w:rsidRPr="006D02A8" w:rsidRDefault="00AE442F" w:rsidP="00AE442F">
      <w:pPr>
        <w:rPr>
          <w:rFonts w:ascii="Arial" w:hAnsi="Arial"/>
          <w:sz w:val="18"/>
          <w:szCs w:val="18"/>
          <w:lang w:val="es-ES_tradnl"/>
        </w:rPr>
      </w:pPr>
      <w:r w:rsidRPr="00EA78CF">
        <w:rPr>
          <w:rFonts w:ascii="Times New Roman" w:hAnsi="Times New Roman" w:cs="Times New Roman"/>
          <w:color w:val="000000"/>
          <w:lang w:val="es-CO"/>
        </w:rPr>
        <w:t>MA_04_02_CO_REC240</w:t>
      </w:r>
      <w:r w:rsidR="004361BF" w:rsidRPr="00EA78CF">
        <w:rPr>
          <w:rFonts w:ascii="Times New Roman" w:hAnsi="Times New Roman" w:cs="Times New Roman"/>
          <w:color w:val="000000"/>
          <w:lang w:val="es-CO"/>
        </w:rPr>
        <w:t>_IMG</w:t>
      </w:r>
      <w:r w:rsidR="000C27C4">
        <w:rPr>
          <w:rFonts w:ascii="Times New Roman" w:hAnsi="Times New Roman" w:cs="Times New Roman"/>
          <w:color w:val="000000"/>
          <w:lang w:val="es-CO"/>
        </w:rPr>
        <w:t>08</w:t>
      </w:r>
      <w:r w:rsidR="007054A3">
        <w:rPr>
          <w:rFonts w:ascii="Times New Roman" w:hAnsi="Times New Roman" w:cs="Times New Roman"/>
          <w:color w:val="000000"/>
          <w:lang w:val="es-CO"/>
        </w:rPr>
        <w:t>.JPG</w:t>
      </w:r>
    </w:p>
    <w:p w14:paraId="0DF9CCCB" w14:textId="77777777" w:rsidR="00AE442F" w:rsidRPr="000719EE" w:rsidRDefault="00AE442F" w:rsidP="00AE442F">
      <w:pPr>
        <w:rPr>
          <w:rFonts w:ascii="Arial" w:hAnsi="Arial" w:cs="Arial"/>
          <w:sz w:val="18"/>
          <w:szCs w:val="18"/>
          <w:lang w:val="es-ES_tradnl"/>
        </w:rPr>
      </w:pPr>
    </w:p>
    <w:p w14:paraId="4332306F" w14:textId="77777777" w:rsidR="00AE442F" w:rsidRDefault="00AE442F" w:rsidP="00AE442F">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778DE00" w14:textId="77777777" w:rsidR="00AE442F" w:rsidRDefault="00AE442F" w:rsidP="00AE442F">
      <w:pPr>
        <w:rPr>
          <w:rFonts w:ascii="Arial" w:hAnsi="Arial" w:cs="Arial"/>
          <w:sz w:val="18"/>
          <w:szCs w:val="18"/>
          <w:lang w:val="es-ES_tradnl"/>
        </w:rPr>
      </w:pPr>
      <w:r>
        <w:rPr>
          <w:rFonts w:ascii="Arial" w:hAnsi="Arial" w:cs="Arial"/>
          <w:sz w:val="18"/>
          <w:szCs w:val="18"/>
          <w:lang w:val="es-ES_tradnl"/>
        </w:rPr>
        <w:t>5 mesas x 3 ponqués = 15 ponqués</w:t>
      </w:r>
    </w:p>
    <w:p w14:paraId="645FEA65" w14:textId="77777777" w:rsidR="00AE442F" w:rsidRDefault="00AE442F" w:rsidP="00E31CAA">
      <w:pPr>
        <w:rPr>
          <w:rFonts w:ascii="Arial" w:hAnsi="Arial" w:cs="Arial"/>
          <w:sz w:val="18"/>
          <w:szCs w:val="18"/>
          <w:lang w:val="es-ES_tradnl"/>
        </w:rPr>
      </w:pPr>
    </w:p>
    <w:p w14:paraId="1EC1D588" w14:textId="48EE432B" w:rsidR="001E7FC1" w:rsidRPr="00E928AA" w:rsidRDefault="001E7FC1" w:rsidP="001E7FC1">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 DE IMAGEN 2</w:t>
      </w:r>
    </w:p>
    <w:p w14:paraId="0D29792F" w14:textId="77777777" w:rsidR="001E7FC1" w:rsidRPr="00792588"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B1AAB16" w14:textId="2E3E5369" w:rsidR="001E7FC1" w:rsidRPr="00CD652E" w:rsidRDefault="001E7FC1" w:rsidP="001E7FC1">
      <w:pPr>
        <w:rPr>
          <w:rFonts w:ascii="Arial" w:hAnsi="Arial" w:cs="Arial"/>
          <w:sz w:val="18"/>
          <w:szCs w:val="18"/>
          <w:lang w:val="es-ES_tradnl"/>
        </w:rPr>
      </w:pPr>
      <w:r>
        <w:rPr>
          <w:rFonts w:ascii="Arial" w:hAnsi="Arial" w:cs="Arial"/>
          <w:sz w:val="18"/>
          <w:szCs w:val="18"/>
          <w:lang w:val="es-ES_tradnl"/>
        </w:rPr>
        <w:t xml:space="preserve">Propiedad conmutativa de la multiplicación </w:t>
      </w:r>
    </w:p>
    <w:p w14:paraId="19222883" w14:textId="77777777" w:rsidR="001E7FC1" w:rsidRPr="00CD652E" w:rsidRDefault="001E7FC1" w:rsidP="001E7FC1">
      <w:pPr>
        <w:rPr>
          <w:rFonts w:ascii="Arial" w:hAnsi="Arial" w:cs="Arial"/>
          <w:sz w:val="18"/>
          <w:szCs w:val="18"/>
          <w:lang w:val="es-ES_tradnl"/>
        </w:rPr>
      </w:pPr>
    </w:p>
    <w:p w14:paraId="4E78E1EF" w14:textId="77777777" w:rsidR="001E7FC1" w:rsidRPr="00792588"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E807E72" w14:textId="7952534E" w:rsidR="001E7FC1" w:rsidRDefault="00175EB2" w:rsidP="001E7FC1">
      <w:pPr>
        <w:rPr>
          <w:rFonts w:ascii="Arial" w:hAnsi="Arial" w:cs="Arial"/>
          <w:sz w:val="18"/>
          <w:szCs w:val="18"/>
          <w:lang w:val="es-ES_tradnl"/>
        </w:rPr>
      </w:pPr>
      <w:r>
        <w:rPr>
          <w:rFonts w:ascii="Arial" w:hAnsi="Arial" w:cs="Arial"/>
          <w:sz w:val="18"/>
          <w:szCs w:val="18"/>
          <w:lang w:val="es-ES_tradnl"/>
        </w:rPr>
        <w:t>¡Ahora es tú turno!</w:t>
      </w:r>
    </w:p>
    <w:p w14:paraId="1551AC79" w14:textId="77777777" w:rsidR="00175EB2" w:rsidRDefault="00175EB2" w:rsidP="001E7FC1">
      <w:pPr>
        <w:rPr>
          <w:rFonts w:ascii="Arial" w:hAnsi="Arial" w:cs="Arial"/>
          <w:sz w:val="18"/>
          <w:szCs w:val="18"/>
          <w:lang w:val="es-ES_tradnl"/>
        </w:rPr>
      </w:pPr>
    </w:p>
    <w:p w14:paraId="6652BDC3" w14:textId="2DE10A01" w:rsidR="00175EB2" w:rsidRDefault="00175EB2" w:rsidP="001E7FC1">
      <w:pPr>
        <w:rPr>
          <w:rFonts w:ascii="Arial" w:hAnsi="Arial" w:cs="Arial"/>
          <w:sz w:val="18"/>
          <w:szCs w:val="18"/>
          <w:lang w:val="es-ES_tradnl"/>
        </w:rPr>
      </w:pPr>
      <w:r>
        <w:rPr>
          <w:rFonts w:ascii="Arial" w:hAnsi="Arial" w:cs="Arial"/>
          <w:sz w:val="18"/>
          <w:szCs w:val="18"/>
          <w:lang w:val="es-ES_tradnl"/>
        </w:rPr>
        <w:t xml:space="preserve">Resuelve </w:t>
      </w:r>
      <w:ins w:id="74" w:author="chris" w:date="2015-04-19T18:25:00Z">
        <w:r w:rsidR="006617E0">
          <w:rPr>
            <w:rFonts w:ascii="Arial" w:hAnsi="Arial" w:cs="Arial"/>
            <w:sz w:val="18"/>
            <w:szCs w:val="18"/>
            <w:lang w:val="es-ES_tradnl"/>
          </w:rPr>
          <w:t xml:space="preserve">el </w:t>
        </w:r>
      </w:ins>
      <w:r w:rsidR="00DF2938">
        <w:rPr>
          <w:rFonts w:ascii="Arial" w:hAnsi="Arial" w:cs="Arial"/>
          <w:sz w:val="18"/>
          <w:szCs w:val="18"/>
          <w:lang w:val="es-ES_tradnl"/>
        </w:rPr>
        <w:t xml:space="preserve">siguiente </w:t>
      </w:r>
      <w:r>
        <w:rPr>
          <w:rFonts w:ascii="Arial" w:hAnsi="Arial" w:cs="Arial"/>
          <w:sz w:val="18"/>
          <w:szCs w:val="18"/>
          <w:lang w:val="es-ES_tradnl"/>
        </w:rPr>
        <w:t>problema aplicando la propiedad conmutativa de la multiplicación</w:t>
      </w:r>
      <w:r w:rsidR="003461FA">
        <w:rPr>
          <w:rFonts w:ascii="Arial" w:hAnsi="Arial" w:cs="Arial"/>
          <w:sz w:val="18"/>
          <w:szCs w:val="18"/>
          <w:lang w:val="es-ES_tradnl"/>
        </w:rPr>
        <w:t>. No olvides realizar un dibujo o diagrama de</w:t>
      </w:r>
      <w:r w:rsidR="00DF2938">
        <w:rPr>
          <w:rFonts w:ascii="Arial" w:hAnsi="Arial" w:cs="Arial"/>
          <w:sz w:val="18"/>
          <w:szCs w:val="18"/>
          <w:lang w:val="es-ES_tradnl"/>
        </w:rPr>
        <w:t>l</w:t>
      </w:r>
      <w:r w:rsidR="003461FA">
        <w:rPr>
          <w:rFonts w:ascii="Arial" w:hAnsi="Arial" w:cs="Arial"/>
          <w:sz w:val="18"/>
          <w:szCs w:val="18"/>
          <w:lang w:val="es-ES_tradnl"/>
        </w:rPr>
        <w:t xml:space="preserve"> problema. </w:t>
      </w:r>
    </w:p>
    <w:p w14:paraId="187D1A0D" w14:textId="77777777" w:rsidR="003461FA" w:rsidRDefault="003461FA" w:rsidP="001E7FC1">
      <w:pPr>
        <w:rPr>
          <w:rFonts w:ascii="Arial" w:hAnsi="Arial" w:cs="Arial"/>
          <w:sz w:val="18"/>
          <w:szCs w:val="18"/>
          <w:lang w:val="es-ES_tradnl"/>
        </w:rPr>
      </w:pPr>
    </w:p>
    <w:p w14:paraId="125D1EF2" w14:textId="79A74330" w:rsidR="003461FA" w:rsidRPr="00D13932" w:rsidRDefault="00D13932" w:rsidP="00D13932">
      <w:pPr>
        <w:rPr>
          <w:rFonts w:ascii="Arial" w:hAnsi="Arial" w:cs="Arial"/>
          <w:sz w:val="18"/>
          <w:szCs w:val="18"/>
          <w:lang w:val="es-ES_tradnl"/>
        </w:rPr>
      </w:pPr>
      <w:r w:rsidRPr="00D13932">
        <w:rPr>
          <w:rFonts w:ascii="Arial" w:hAnsi="Arial" w:cs="Arial"/>
          <w:sz w:val="18"/>
          <w:szCs w:val="18"/>
          <w:lang w:val="es-ES_tradnl"/>
        </w:rPr>
        <w:t xml:space="preserve">Con el </w:t>
      </w:r>
      <w:r>
        <w:rPr>
          <w:rFonts w:ascii="Arial" w:hAnsi="Arial" w:cs="Arial"/>
          <w:sz w:val="18"/>
          <w:szCs w:val="18"/>
          <w:lang w:val="es-ES_tradnl"/>
        </w:rPr>
        <w:t>dinero que ahorraron José y su hermana, compraron 4 cajas de colores. Cada caja contiene 48 colores. ¿Cuántos colores compraron José y su hermana en total?</w:t>
      </w:r>
    </w:p>
    <w:p w14:paraId="313C5D25" w14:textId="77777777" w:rsidR="003461FA" w:rsidRPr="00E31CAA" w:rsidRDefault="003461FA" w:rsidP="001E7FC1">
      <w:pPr>
        <w:rPr>
          <w:rFonts w:ascii="Arial" w:hAnsi="Arial" w:cs="Arial"/>
          <w:sz w:val="18"/>
          <w:szCs w:val="18"/>
          <w:lang w:val="es-ES_tradnl"/>
        </w:rPr>
      </w:pPr>
    </w:p>
    <w:p w14:paraId="727F8F1D" w14:textId="77777777" w:rsidR="001E7FC1" w:rsidRPr="00F4317E" w:rsidRDefault="001E7FC1" w:rsidP="001E7FC1">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2A2321D" w14:textId="77777777" w:rsidR="001E7FC1" w:rsidRDefault="001E7FC1" w:rsidP="001E7FC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3694FA3" w14:textId="64206801" w:rsidR="001E7FC1" w:rsidRDefault="00C45ED8" w:rsidP="004361BF">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C45ED8">
        <w:rPr>
          <w:rFonts w:ascii="Arial" w:hAnsi="Arial" w:cs="Arial"/>
          <w:sz w:val="18"/>
          <w:szCs w:val="18"/>
          <w:lang w:val="es-ES_tradnl"/>
        </w:rPr>
        <w:t>161979179</w:t>
      </w:r>
    </w:p>
    <w:p w14:paraId="3A20F688" w14:textId="77777777" w:rsidR="001E7FC1" w:rsidRPr="000719EE" w:rsidRDefault="001E7FC1" w:rsidP="001E7FC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DFD21D8" w14:textId="1A841C39" w:rsidR="004361BF" w:rsidRPr="006D02A8" w:rsidRDefault="004361BF" w:rsidP="004361BF">
      <w:pPr>
        <w:rPr>
          <w:rFonts w:ascii="Arial" w:hAnsi="Arial"/>
          <w:sz w:val="18"/>
          <w:szCs w:val="18"/>
          <w:lang w:val="es-ES_tradnl"/>
        </w:rPr>
      </w:pPr>
      <w:r w:rsidRPr="00EA78CF">
        <w:rPr>
          <w:rFonts w:ascii="Times New Roman" w:hAnsi="Times New Roman" w:cs="Times New Roman"/>
          <w:color w:val="000000"/>
          <w:lang w:val="es-CO"/>
        </w:rPr>
        <w:t>MA_04_02_CO_REC240_IMG</w:t>
      </w:r>
      <w:r w:rsidR="000C27C4">
        <w:rPr>
          <w:rFonts w:ascii="Times New Roman" w:hAnsi="Times New Roman" w:cs="Times New Roman"/>
          <w:color w:val="000000"/>
          <w:lang w:val="es-CO"/>
        </w:rPr>
        <w:t>09.JPG</w:t>
      </w:r>
    </w:p>
    <w:p w14:paraId="1D9EA2D7" w14:textId="77777777" w:rsidR="001E7FC1" w:rsidRDefault="001E7FC1" w:rsidP="001E7FC1">
      <w:pPr>
        <w:rPr>
          <w:rFonts w:ascii="Arial" w:hAnsi="Arial" w:cs="Arial"/>
          <w:sz w:val="18"/>
          <w:szCs w:val="18"/>
          <w:lang w:val="es-ES_tradnl"/>
        </w:rPr>
      </w:pPr>
    </w:p>
    <w:p w14:paraId="69D9C701" w14:textId="77777777" w:rsidR="001E7FC1" w:rsidRDefault="001E7FC1" w:rsidP="001E7FC1">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2B45457" w14:textId="1F3DA05A" w:rsidR="001E7FC1" w:rsidRDefault="00C45ED8" w:rsidP="001E7FC1">
      <w:pPr>
        <w:rPr>
          <w:rFonts w:ascii="Arial" w:hAnsi="Arial" w:cs="Arial"/>
          <w:sz w:val="18"/>
          <w:szCs w:val="18"/>
          <w:lang w:val="es-ES_tradnl"/>
        </w:rPr>
      </w:pPr>
      <w:r>
        <w:rPr>
          <w:rFonts w:ascii="Arial" w:hAnsi="Arial" w:cs="Arial"/>
          <w:sz w:val="18"/>
          <w:szCs w:val="18"/>
          <w:lang w:val="es-ES_tradnl"/>
        </w:rPr>
        <w:t xml:space="preserve">José y su hermana ahorraron dinero para comprar algunos colores. </w:t>
      </w:r>
    </w:p>
    <w:p w14:paraId="7012DD54" w14:textId="77777777" w:rsidR="001E7FC1" w:rsidRDefault="001E7FC1" w:rsidP="00E31CAA">
      <w:pPr>
        <w:rPr>
          <w:rFonts w:ascii="Arial" w:hAnsi="Arial" w:cs="Arial"/>
          <w:sz w:val="18"/>
          <w:szCs w:val="18"/>
          <w:lang w:val="es-ES_tradnl"/>
        </w:rPr>
      </w:pPr>
    </w:p>
    <w:p w14:paraId="49F63997" w14:textId="77777777" w:rsidR="00827B92" w:rsidRDefault="00827B92" w:rsidP="00E31CAA">
      <w:pPr>
        <w:rPr>
          <w:rFonts w:ascii="Arial" w:hAnsi="Arial" w:cs="Arial"/>
          <w:sz w:val="18"/>
          <w:szCs w:val="18"/>
          <w:lang w:val="es-ES_tradnl"/>
        </w:rPr>
      </w:pPr>
    </w:p>
    <w:p w14:paraId="1A35CC5E" w14:textId="3C030058" w:rsidR="00827B92" w:rsidRPr="00E928AA" w:rsidRDefault="00827B92" w:rsidP="00827B92">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3</w:t>
      </w:r>
      <w:r w:rsidRPr="003F1EB9">
        <w:rPr>
          <w:rFonts w:ascii="Arial" w:hAnsi="Arial"/>
          <w:sz w:val="16"/>
          <w:szCs w:val="16"/>
          <w:lang w:val="es-ES_tradnl"/>
        </w:rPr>
        <w:t xml:space="preserve"> DEL MENÚ</w:t>
      </w:r>
    </w:p>
    <w:p w14:paraId="1CEDF67C"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7015BFB2"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D6808E7" w14:textId="021D432B" w:rsidR="00827B92" w:rsidRDefault="00827B92" w:rsidP="00827B9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w:t>
      </w:r>
      <w:r w:rsidR="000E0650" w:rsidRPr="000E0650">
        <w:rPr>
          <w:rFonts w:ascii="Arial" w:hAnsi="Arial" w:cs="Arial"/>
          <w:sz w:val="18"/>
          <w:szCs w:val="18"/>
          <w:lang w:val="es-ES_tradnl"/>
        </w:rPr>
        <w:t xml:space="preserve"> 113484922</w:t>
      </w:r>
    </w:p>
    <w:p w14:paraId="6B2A357F"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D533016" w14:textId="4F08AA8F"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t>MA_04_02_CO_REC240_IMG</w:t>
      </w:r>
      <w:r w:rsidR="00D81B15">
        <w:rPr>
          <w:rFonts w:ascii="Times New Roman" w:hAnsi="Times New Roman" w:cs="Times New Roman"/>
          <w:color w:val="000000"/>
          <w:lang w:val="es-CO"/>
        </w:rPr>
        <w:t>10.JPG</w:t>
      </w:r>
    </w:p>
    <w:p w14:paraId="0B68AC03" w14:textId="77777777" w:rsidR="00827B92" w:rsidRPr="000719EE" w:rsidRDefault="00827B92" w:rsidP="00827B92">
      <w:pPr>
        <w:rPr>
          <w:rFonts w:ascii="Arial" w:hAnsi="Arial" w:cs="Arial"/>
          <w:sz w:val="18"/>
          <w:szCs w:val="18"/>
          <w:lang w:val="es-ES_tradnl"/>
        </w:rPr>
      </w:pPr>
    </w:p>
    <w:p w14:paraId="499BB7C5"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75E5E1BF" w14:textId="054B800E" w:rsidR="00827B92" w:rsidRDefault="00827B92" w:rsidP="00827B92">
      <w:pPr>
        <w:rPr>
          <w:rFonts w:ascii="Arial" w:hAnsi="Arial" w:cs="Arial"/>
          <w:sz w:val="18"/>
          <w:szCs w:val="18"/>
          <w:lang w:val="es-ES_tradnl"/>
        </w:rPr>
      </w:pPr>
      <w:r>
        <w:rPr>
          <w:rFonts w:ascii="Arial" w:hAnsi="Arial" w:cs="Arial"/>
          <w:sz w:val="18"/>
          <w:szCs w:val="18"/>
          <w:lang w:val="es-ES_tradnl"/>
        </w:rPr>
        <w:t>Propiedad asociativa de la multiplicación</w:t>
      </w:r>
    </w:p>
    <w:p w14:paraId="0F124CC8" w14:textId="77777777" w:rsidR="00827B92" w:rsidRDefault="00827B92" w:rsidP="00827B92">
      <w:pPr>
        <w:rPr>
          <w:rFonts w:ascii="Arial" w:hAnsi="Arial" w:cs="Arial"/>
          <w:sz w:val="18"/>
          <w:szCs w:val="18"/>
          <w:lang w:val="es-ES_tradnl"/>
        </w:rPr>
      </w:pPr>
    </w:p>
    <w:p w14:paraId="4C1859D1" w14:textId="77777777" w:rsidR="00827B92" w:rsidRDefault="00827B92" w:rsidP="00827B92">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5D3A7380" w14:textId="77777777" w:rsidR="00827B92" w:rsidRDefault="00827B92" w:rsidP="00827B92">
      <w:pPr>
        <w:rPr>
          <w:rFonts w:ascii="Arial" w:hAnsi="Arial" w:cs="Arial"/>
          <w:sz w:val="18"/>
          <w:szCs w:val="18"/>
          <w:lang w:val="es-ES_tradnl"/>
        </w:rPr>
      </w:pPr>
      <w:r>
        <w:rPr>
          <w:rFonts w:ascii="Arial" w:hAnsi="Arial" w:cs="Arial"/>
          <w:sz w:val="18"/>
          <w:szCs w:val="18"/>
          <w:lang w:val="es-ES_tradnl"/>
        </w:rPr>
        <w:t>2</w:t>
      </w:r>
    </w:p>
    <w:p w14:paraId="266DE7C4" w14:textId="77777777" w:rsidR="00827B92" w:rsidRPr="000719EE" w:rsidRDefault="00827B92" w:rsidP="00827B92">
      <w:pPr>
        <w:rPr>
          <w:rFonts w:ascii="Arial" w:hAnsi="Arial" w:cs="Arial"/>
          <w:sz w:val="18"/>
          <w:szCs w:val="18"/>
          <w:lang w:val="es-ES_tradnl"/>
        </w:rPr>
      </w:pPr>
    </w:p>
    <w:p w14:paraId="6161241E" w14:textId="77777777" w:rsidR="00827B92" w:rsidRPr="000719EE" w:rsidRDefault="00827B92" w:rsidP="00827B92">
      <w:pPr>
        <w:rPr>
          <w:rFonts w:ascii="Arial" w:hAnsi="Arial" w:cs="Arial"/>
          <w:sz w:val="18"/>
          <w:szCs w:val="18"/>
          <w:lang w:val="es-ES_tradnl"/>
        </w:rPr>
      </w:pPr>
    </w:p>
    <w:p w14:paraId="66B36B89" w14:textId="652AC6C4" w:rsidR="00827B92" w:rsidRPr="00E928AA" w:rsidRDefault="00827B92" w:rsidP="00827B92">
      <w:pPr>
        <w:shd w:val="clear" w:color="auto" w:fill="CCFFFF"/>
        <w:jc w:val="center"/>
        <w:rPr>
          <w:rFonts w:ascii="Arial" w:hAnsi="Arial"/>
          <w:b/>
          <w:sz w:val="16"/>
          <w:szCs w:val="16"/>
          <w:lang w:val="es-ES_tradnl"/>
        </w:rPr>
      </w:pPr>
      <w:r>
        <w:rPr>
          <w:rFonts w:ascii="Arial" w:hAnsi="Arial"/>
          <w:b/>
          <w:sz w:val="16"/>
          <w:szCs w:val="16"/>
          <w:lang w:val="es-ES_tradnl"/>
        </w:rPr>
        <w:t>FICHA</w:t>
      </w:r>
      <w:r w:rsidR="00FE350E">
        <w:rPr>
          <w:rFonts w:ascii="Arial" w:hAnsi="Arial"/>
          <w:sz w:val="16"/>
          <w:szCs w:val="16"/>
          <w:lang w:val="es-ES_tradnl"/>
        </w:rPr>
        <w:t xml:space="preserve"> 1 DE IMAGEN 3</w:t>
      </w:r>
    </w:p>
    <w:p w14:paraId="0C316268"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5D98D804" w14:textId="06728EEC" w:rsidR="00827B92" w:rsidRDefault="00827B92" w:rsidP="00827B92">
      <w:pPr>
        <w:rPr>
          <w:rFonts w:ascii="Arial" w:hAnsi="Arial" w:cs="Arial"/>
          <w:sz w:val="18"/>
          <w:szCs w:val="18"/>
          <w:lang w:val="es-ES_tradnl"/>
        </w:rPr>
      </w:pPr>
      <w:r>
        <w:rPr>
          <w:rFonts w:ascii="Arial" w:hAnsi="Arial" w:cs="Arial"/>
          <w:sz w:val="18"/>
          <w:szCs w:val="18"/>
          <w:lang w:val="es-ES_tradnl"/>
        </w:rPr>
        <w:t>Propiedad asociativa de la multiplicación</w:t>
      </w:r>
    </w:p>
    <w:p w14:paraId="4BA4000C" w14:textId="77777777" w:rsidR="00827B92" w:rsidRPr="00CD652E" w:rsidRDefault="00827B92" w:rsidP="00827B92">
      <w:pPr>
        <w:rPr>
          <w:rFonts w:ascii="Arial" w:hAnsi="Arial" w:cs="Arial"/>
          <w:sz w:val="18"/>
          <w:szCs w:val="18"/>
          <w:lang w:val="es-ES_tradnl"/>
        </w:rPr>
      </w:pPr>
    </w:p>
    <w:p w14:paraId="6DA2AA18" w14:textId="77777777" w:rsidR="00827B92" w:rsidRPr="00CD652E" w:rsidRDefault="00827B92" w:rsidP="00827B92">
      <w:pPr>
        <w:rPr>
          <w:rFonts w:ascii="Arial" w:hAnsi="Arial" w:cs="Arial"/>
          <w:sz w:val="18"/>
          <w:szCs w:val="18"/>
          <w:lang w:val="es-ES_tradnl"/>
        </w:rPr>
      </w:pPr>
    </w:p>
    <w:p w14:paraId="14643D7A"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524827A" w14:textId="4F0C1758" w:rsidR="00827B92" w:rsidRDefault="00827B92" w:rsidP="00827B92">
      <w:pPr>
        <w:rPr>
          <w:rFonts w:ascii="Arial" w:hAnsi="Arial" w:cs="Arial"/>
          <w:sz w:val="18"/>
          <w:szCs w:val="18"/>
          <w:lang w:val="es-ES_tradnl"/>
        </w:rPr>
      </w:pPr>
      <w:r>
        <w:rPr>
          <w:rFonts w:ascii="Arial" w:hAnsi="Arial" w:cs="Arial"/>
          <w:sz w:val="18"/>
          <w:szCs w:val="18"/>
          <w:lang w:val="es-ES_tradnl"/>
        </w:rPr>
        <w:t xml:space="preserve">Para llevar sacos nuevos a un </w:t>
      </w:r>
      <w:r w:rsidR="00ED2D54">
        <w:rPr>
          <w:rFonts w:ascii="Arial" w:hAnsi="Arial" w:cs="Arial"/>
          <w:sz w:val="18"/>
          <w:szCs w:val="18"/>
          <w:lang w:val="es-ES_tradnl"/>
        </w:rPr>
        <w:t>almacén</w:t>
      </w:r>
      <w:r w:rsidR="00AC3545">
        <w:rPr>
          <w:rFonts w:ascii="Arial" w:hAnsi="Arial" w:cs="Arial"/>
          <w:sz w:val="18"/>
          <w:szCs w:val="18"/>
          <w:lang w:val="es-ES_tradnl"/>
        </w:rPr>
        <w:t>, han llegado 3 camiones con 7</w:t>
      </w:r>
      <w:r>
        <w:rPr>
          <w:rFonts w:ascii="Arial" w:hAnsi="Arial" w:cs="Arial"/>
          <w:sz w:val="18"/>
          <w:szCs w:val="18"/>
          <w:lang w:val="es-ES_tradnl"/>
        </w:rPr>
        <w:t xml:space="preserve"> cajas cada uno. Dentro de cada caja hay </w:t>
      </w:r>
      <w:r w:rsidR="00AC3545">
        <w:rPr>
          <w:rFonts w:ascii="Arial" w:hAnsi="Arial" w:cs="Arial"/>
          <w:sz w:val="18"/>
          <w:szCs w:val="18"/>
          <w:lang w:val="es-ES_tradnl"/>
        </w:rPr>
        <w:t>12</w:t>
      </w:r>
      <w:r>
        <w:rPr>
          <w:rFonts w:ascii="Arial" w:hAnsi="Arial" w:cs="Arial"/>
          <w:sz w:val="18"/>
          <w:szCs w:val="18"/>
          <w:lang w:val="es-ES_tradnl"/>
        </w:rPr>
        <w:t xml:space="preserve"> sacos. ¿Cuántos sacos llegarán al </w:t>
      </w:r>
      <w:r w:rsidR="00ED2D54">
        <w:rPr>
          <w:rFonts w:ascii="Arial" w:hAnsi="Arial" w:cs="Arial"/>
          <w:sz w:val="18"/>
          <w:szCs w:val="18"/>
          <w:lang w:val="es-ES_tradnl"/>
        </w:rPr>
        <w:t>almacén</w:t>
      </w:r>
      <w:r>
        <w:rPr>
          <w:rFonts w:ascii="Arial" w:hAnsi="Arial" w:cs="Arial"/>
          <w:sz w:val="18"/>
          <w:szCs w:val="18"/>
          <w:lang w:val="es-ES_tradnl"/>
        </w:rPr>
        <w:t>?</w:t>
      </w:r>
    </w:p>
    <w:p w14:paraId="19BA4BA3" w14:textId="77777777" w:rsidR="00827B92" w:rsidRDefault="00827B92" w:rsidP="00827B92">
      <w:pPr>
        <w:rPr>
          <w:rFonts w:ascii="Arial" w:hAnsi="Arial" w:cs="Arial"/>
          <w:sz w:val="18"/>
          <w:szCs w:val="18"/>
          <w:lang w:val="es-ES_tradnl"/>
        </w:rPr>
      </w:pPr>
    </w:p>
    <w:p w14:paraId="478A04EE" w14:textId="77777777" w:rsidR="00A0643B" w:rsidRDefault="00827B92" w:rsidP="00827B92">
      <w:pPr>
        <w:rPr>
          <w:rFonts w:ascii="Arial" w:hAnsi="Arial" w:cs="Arial"/>
          <w:sz w:val="18"/>
          <w:szCs w:val="18"/>
          <w:lang w:val="es-ES_tradnl"/>
        </w:rPr>
      </w:pPr>
      <w:r>
        <w:rPr>
          <w:rFonts w:ascii="Arial" w:hAnsi="Arial" w:cs="Arial"/>
          <w:sz w:val="18"/>
          <w:szCs w:val="18"/>
          <w:lang w:val="es-ES_tradnl"/>
        </w:rPr>
        <w:lastRenderedPageBreak/>
        <w:t>Para resolver este problema</w:t>
      </w:r>
      <w:r w:rsidR="00A0643B">
        <w:rPr>
          <w:rFonts w:ascii="Arial" w:hAnsi="Arial" w:cs="Arial"/>
          <w:sz w:val="18"/>
          <w:szCs w:val="18"/>
          <w:lang w:val="es-ES_tradnl"/>
        </w:rPr>
        <w:t xml:space="preserve"> debemos multiplicar el número de camiones, por el número de cajas, por el número de sacos que hay en cada caja, así: </w:t>
      </w:r>
    </w:p>
    <w:p w14:paraId="3B84B4F0" w14:textId="77777777" w:rsidR="00A0643B" w:rsidRDefault="00A0643B" w:rsidP="00827B92">
      <w:pPr>
        <w:rPr>
          <w:rFonts w:ascii="Arial" w:hAnsi="Arial" w:cs="Arial"/>
          <w:sz w:val="18"/>
          <w:szCs w:val="18"/>
          <w:lang w:val="es-ES_tradnl"/>
        </w:rPr>
      </w:pPr>
    </w:p>
    <w:p w14:paraId="6D1E376C" w14:textId="2128341B" w:rsidR="00A0643B" w:rsidRPr="00A0643B" w:rsidRDefault="00AC3545" w:rsidP="00827B92">
      <w:pPr>
        <w:rPr>
          <w:rFonts w:ascii="Arial" w:hAnsi="Arial" w:cs="Arial"/>
          <w:b/>
          <w:sz w:val="18"/>
          <w:szCs w:val="18"/>
          <w:lang w:val="es-ES_tradnl"/>
        </w:rPr>
      </w:pPr>
      <w:r>
        <w:rPr>
          <w:rFonts w:ascii="Arial" w:hAnsi="Arial" w:cs="Arial"/>
          <w:b/>
          <w:sz w:val="18"/>
          <w:szCs w:val="18"/>
          <w:lang w:val="es-ES_tradnl"/>
        </w:rPr>
        <w:tab/>
      </w:r>
      <w:r>
        <w:rPr>
          <w:rFonts w:ascii="Arial" w:hAnsi="Arial" w:cs="Arial"/>
          <w:b/>
          <w:sz w:val="18"/>
          <w:szCs w:val="18"/>
          <w:lang w:val="es-ES_tradnl"/>
        </w:rPr>
        <w:tab/>
      </w:r>
      <w:r>
        <w:rPr>
          <w:rFonts w:ascii="Arial" w:hAnsi="Arial" w:cs="Arial"/>
          <w:b/>
          <w:sz w:val="18"/>
          <w:szCs w:val="18"/>
          <w:lang w:val="es-ES_tradnl"/>
        </w:rPr>
        <w:tab/>
        <w:t>3 x 7 x 12</w:t>
      </w:r>
    </w:p>
    <w:p w14:paraId="3B411B14" w14:textId="77777777" w:rsidR="00A0643B" w:rsidRDefault="00A0643B" w:rsidP="00827B92">
      <w:pPr>
        <w:rPr>
          <w:rFonts w:ascii="Arial" w:hAnsi="Arial" w:cs="Arial"/>
          <w:sz w:val="18"/>
          <w:szCs w:val="18"/>
          <w:lang w:val="es-ES_tradnl"/>
        </w:rPr>
      </w:pPr>
    </w:p>
    <w:p w14:paraId="4BB89705" w14:textId="6CC72D45" w:rsidR="00A0643B" w:rsidRDefault="00FE350E" w:rsidP="00827B92">
      <w:pPr>
        <w:rPr>
          <w:rFonts w:ascii="Arial" w:hAnsi="Arial" w:cs="Arial"/>
          <w:sz w:val="18"/>
          <w:szCs w:val="18"/>
          <w:lang w:val="es-ES_tradnl"/>
        </w:rPr>
      </w:pPr>
      <w:r>
        <w:rPr>
          <w:rFonts w:ascii="Arial" w:hAnsi="Arial" w:cs="Arial"/>
          <w:sz w:val="18"/>
          <w:szCs w:val="18"/>
          <w:lang w:val="es-ES_tradnl"/>
        </w:rPr>
        <w:t>En este tipo de problemas podemos aplicar la propiedad asociativa de la multiplicación</w:t>
      </w:r>
      <w:r w:rsidR="003C3041">
        <w:rPr>
          <w:rFonts w:ascii="Arial" w:hAnsi="Arial" w:cs="Arial"/>
          <w:sz w:val="18"/>
          <w:szCs w:val="18"/>
          <w:lang w:val="es-ES_tradnl"/>
        </w:rPr>
        <w:t xml:space="preserve">, agrupando los factores como creamos que será más sencilla la multiplicación. Por ejemplo, esta multiplicación se puede asociar de dos formas diferentes, así: </w:t>
      </w:r>
    </w:p>
    <w:p w14:paraId="3020905A" w14:textId="77777777" w:rsidR="003C3041" w:rsidRDefault="003C3041" w:rsidP="00827B92">
      <w:pPr>
        <w:rPr>
          <w:rFonts w:ascii="Arial" w:hAnsi="Arial" w:cs="Arial"/>
          <w:sz w:val="18"/>
          <w:szCs w:val="18"/>
          <w:lang w:val="es-ES_tradnl"/>
        </w:rPr>
      </w:pPr>
    </w:p>
    <w:p w14:paraId="610B8EA2" w14:textId="26E1EF40" w:rsidR="003C3041" w:rsidRPr="00A0643B" w:rsidRDefault="003C3041" w:rsidP="003C3041">
      <w:pPr>
        <w:rPr>
          <w:rFonts w:ascii="Arial" w:hAnsi="Arial" w:cs="Arial"/>
          <w:b/>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t>(</w:t>
      </w:r>
      <w:r>
        <w:rPr>
          <w:rFonts w:ascii="Arial" w:hAnsi="Arial" w:cs="Arial"/>
          <w:b/>
          <w:sz w:val="18"/>
          <w:szCs w:val="18"/>
          <w:lang w:val="es-ES_tradnl"/>
        </w:rPr>
        <w:t>3 x 7) x 12</w:t>
      </w:r>
      <w:r>
        <w:rPr>
          <w:rFonts w:ascii="Arial" w:hAnsi="Arial" w:cs="Arial"/>
          <w:b/>
          <w:sz w:val="18"/>
          <w:szCs w:val="18"/>
          <w:lang w:val="es-ES_tradnl"/>
        </w:rPr>
        <w:tab/>
      </w:r>
      <w:r>
        <w:rPr>
          <w:rFonts w:ascii="Arial" w:hAnsi="Arial" w:cs="Arial"/>
          <w:b/>
          <w:sz w:val="18"/>
          <w:szCs w:val="18"/>
          <w:lang w:val="es-ES_tradnl"/>
        </w:rPr>
        <w:tab/>
        <w:t xml:space="preserve">o </w:t>
      </w:r>
      <w:r>
        <w:rPr>
          <w:rFonts w:ascii="Arial" w:hAnsi="Arial" w:cs="Arial"/>
          <w:b/>
          <w:sz w:val="18"/>
          <w:szCs w:val="18"/>
          <w:lang w:val="es-ES_tradnl"/>
        </w:rPr>
        <w:tab/>
      </w:r>
      <w:r>
        <w:rPr>
          <w:rFonts w:ascii="Arial" w:hAnsi="Arial" w:cs="Arial"/>
          <w:b/>
          <w:sz w:val="18"/>
          <w:szCs w:val="18"/>
          <w:lang w:val="es-ES_tradnl"/>
        </w:rPr>
        <w:tab/>
        <w:t>3 x (7 x 12)</w:t>
      </w:r>
    </w:p>
    <w:p w14:paraId="2582ECFB" w14:textId="6D4DE9B4" w:rsidR="003C3041" w:rsidRPr="00A0643B" w:rsidRDefault="003C3041" w:rsidP="003C3041">
      <w:pPr>
        <w:rPr>
          <w:rFonts w:ascii="Arial" w:hAnsi="Arial" w:cs="Arial"/>
          <w:b/>
          <w:sz w:val="18"/>
          <w:szCs w:val="18"/>
          <w:lang w:val="es-ES_tradnl"/>
        </w:rPr>
      </w:pPr>
    </w:p>
    <w:p w14:paraId="6C4E8FE7" w14:textId="4F5332D2" w:rsidR="003C3041" w:rsidRDefault="003C3041" w:rsidP="00827B92">
      <w:pPr>
        <w:rPr>
          <w:rFonts w:ascii="Arial" w:hAnsi="Arial" w:cs="Arial"/>
          <w:sz w:val="18"/>
          <w:szCs w:val="18"/>
          <w:lang w:val="es-ES_tradnl"/>
        </w:rPr>
      </w:pPr>
      <w:r w:rsidRPr="003C3041">
        <w:rPr>
          <w:rFonts w:ascii="Arial" w:hAnsi="Arial" w:cs="Arial"/>
          <w:sz w:val="18"/>
          <w:szCs w:val="18"/>
          <w:lang w:val="es-ES_tradnl"/>
        </w:rPr>
        <w:t>Primer</w:t>
      </w:r>
      <w:r>
        <w:rPr>
          <w:rFonts w:ascii="Arial" w:hAnsi="Arial" w:cs="Arial"/>
          <w:sz w:val="18"/>
          <w:szCs w:val="18"/>
          <w:lang w:val="es-ES_tradnl"/>
        </w:rPr>
        <w:t>o, desarrollamos la multiplicación que dejamos dentro del paréntesis</w:t>
      </w:r>
      <w:del w:id="75" w:author="chris" w:date="2015-04-19T18:24:00Z">
        <w:r w:rsidDel="006617E0">
          <w:rPr>
            <w:rFonts w:ascii="Arial" w:hAnsi="Arial" w:cs="Arial"/>
            <w:sz w:val="18"/>
            <w:szCs w:val="18"/>
            <w:lang w:val="es-ES_tradnl"/>
          </w:rPr>
          <w:delText>, así:</w:delText>
        </w:r>
      </w:del>
      <w:ins w:id="76" w:author="chris" w:date="2015-04-19T18:24:00Z">
        <w:r w:rsidR="006617E0">
          <w:rPr>
            <w:rFonts w:ascii="Arial" w:hAnsi="Arial" w:cs="Arial"/>
            <w:sz w:val="18"/>
            <w:szCs w:val="18"/>
            <w:lang w:val="es-ES_tradnl"/>
          </w:rPr>
          <w:t>.</w:t>
        </w:r>
      </w:ins>
    </w:p>
    <w:p w14:paraId="1602FF7F" w14:textId="77777777" w:rsidR="003C3041" w:rsidRDefault="003C3041" w:rsidP="00827B92">
      <w:pPr>
        <w:rPr>
          <w:rFonts w:ascii="Arial" w:hAnsi="Arial" w:cs="Arial"/>
          <w:sz w:val="18"/>
          <w:szCs w:val="18"/>
          <w:lang w:val="es-ES_tradnl"/>
        </w:rPr>
      </w:pPr>
    </w:p>
    <w:p w14:paraId="1B7A1B6F" w14:textId="77777777" w:rsidR="003C3041" w:rsidRPr="003A5372" w:rsidRDefault="003C3041" w:rsidP="003C304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sidRPr="003A5372">
        <w:rPr>
          <w:rFonts w:ascii="Arial" w:hAnsi="Arial" w:cs="Arial"/>
          <w:sz w:val="18"/>
          <w:szCs w:val="18"/>
          <w:lang w:val="es-ES_tradnl"/>
        </w:rPr>
        <w:tab/>
        <w:t>(3 x 7)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(7 x 12)</w:t>
      </w:r>
    </w:p>
    <w:p w14:paraId="6A1629B3" w14:textId="0B644445" w:rsidR="003C3041" w:rsidRDefault="003C3041" w:rsidP="00827B92">
      <w:pPr>
        <w:rPr>
          <w:rFonts w:ascii="Arial" w:hAnsi="Arial" w:cs="Arial"/>
          <w:b/>
          <w:sz w:val="18"/>
          <w:szCs w:val="18"/>
          <w:lang w:val="es-ES_tradnl"/>
        </w:rPr>
      </w:pPr>
      <w:r w:rsidRPr="003C3041">
        <w:rPr>
          <w:rFonts w:ascii="Arial" w:hAnsi="Arial" w:cs="Arial"/>
          <w:b/>
          <w:sz w:val="18"/>
          <w:szCs w:val="18"/>
          <w:lang w:val="es-ES_tradnl"/>
        </w:rPr>
        <w:tab/>
      </w:r>
      <w:r w:rsidRPr="003C3041">
        <w:rPr>
          <w:rFonts w:ascii="Arial" w:hAnsi="Arial" w:cs="Arial"/>
          <w:b/>
          <w:sz w:val="18"/>
          <w:szCs w:val="18"/>
          <w:lang w:val="es-ES_tradnl"/>
        </w:rPr>
        <w:tab/>
      </w:r>
      <w:r w:rsidRPr="003C3041">
        <w:rPr>
          <w:rFonts w:ascii="Arial" w:hAnsi="Arial" w:cs="Arial"/>
          <w:b/>
          <w:sz w:val="18"/>
          <w:szCs w:val="18"/>
          <w:lang w:val="es-ES_tradnl"/>
        </w:rPr>
        <w:tab/>
        <w:t xml:space="preserve">   21    x  12</w:t>
      </w:r>
      <w:r>
        <w:rPr>
          <w:rFonts w:ascii="Arial" w:hAnsi="Arial" w:cs="Arial"/>
          <w:b/>
          <w:sz w:val="18"/>
          <w:szCs w:val="18"/>
          <w:lang w:val="es-ES_tradnl"/>
        </w:rPr>
        <w:tab/>
      </w:r>
      <w:r>
        <w:rPr>
          <w:rFonts w:ascii="Arial" w:hAnsi="Arial" w:cs="Arial"/>
          <w:b/>
          <w:sz w:val="18"/>
          <w:szCs w:val="18"/>
          <w:lang w:val="es-ES_tradnl"/>
        </w:rPr>
        <w:tab/>
        <w:t xml:space="preserve">o </w:t>
      </w:r>
      <w:r>
        <w:rPr>
          <w:rFonts w:ascii="Arial" w:hAnsi="Arial" w:cs="Arial"/>
          <w:b/>
          <w:sz w:val="18"/>
          <w:szCs w:val="18"/>
          <w:lang w:val="es-ES_tradnl"/>
        </w:rPr>
        <w:tab/>
      </w:r>
      <w:r>
        <w:rPr>
          <w:rFonts w:ascii="Arial" w:hAnsi="Arial" w:cs="Arial"/>
          <w:b/>
          <w:sz w:val="18"/>
          <w:szCs w:val="18"/>
          <w:lang w:val="es-ES_tradnl"/>
        </w:rPr>
        <w:tab/>
        <w:t>3 x     84</w:t>
      </w:r>
    </w:p>
    <w:p w14:paraId="29E32DE4" w14:textId="77777777" w:rsidR="003C3041" w:rsidRDefault="003C3041" w:rsidP="00827B92">
      <w:pPr>
        <w:rPr>
          <w:rFonts w:ascii="Arial" w:hAnsi="Arial" w:cs="Arial"/>
          <w:b/>
          <w:sz w:val="18"/>
          <w:szCs w:val="18"/>
          <w:lang w:val="es-ES_tradnl"/>
        </w:rPr>
      </w:pPr>
    </w:p>
    <w:p w14:paraId="209BC6A3" w14:textId="45D194B4" w:rsidR="003C3041" w:rsidRDefault="003C3041" w:rsidP="00827B92">
      <w:pPr>
        <w:rPr>
          <w:rFonts w:ascii="Arial" w:hAnsi="Arial" w:cs="Arial"/>
          <w:sz w:val="18"/>
          <w:szCs w:val="18"/>
          <w:lang w:val="es-ES_tradnl"/>
        </w:rPr>
      </w:pPr>
      <w:r>
        <w:rPr>
          <w:rFonts w:ascii="Arial" w:hAnsi="Arial" w:cs="Arial"/>
          <w:sz w:val="18"/>
          <w:szCs w:val="18"/>
          <w:lang w:val="es-ES_tradnl"/>
        </w:rPr>
        <w:t>Y finalmente</w:t>
      </w:r>
      <w:ins w:id="77" w:author="chris" w:date="2015-04-19T18:24:00Z">
        <w:r w:rsidR="006617E0">
          <w:rPr>
            <w:rFonts w:ascii="Arial" w:hAnsi="Arial" w:cs="Arial"/>
            <w:sz w:val="18"/>
            <w:szCs w:val="18"/>
            <w:lang w:val="es-ES_tradnl"/>
          </w:rPr>
          <w:t>,</w:t>
        </w:r>
      </w:ins>
      <w:r>
        <w:rPr>
          <w:rFonts w:ascii="Arial" w:hAnsi="Arial" w:cs="Arial"/>
          <w:sz w:val="18"/>
          <w:szCs w:val="18"/>
          <w:lang w:val="es-ES_tradnl"/>
        </w:rPr>
        <w:t xml:space="preserve"> desarrollamos la multiplicación que nos falta: </w:t>
      </w:r>
    </w:p>
    <w:p w14:paraId="4617A995" w14:textId="77777777" w:rsidR="003C3041" w:rsidRDefault="003C3041" w:rsidP="00827B92">
      <w:pPr>
        <w:rPr>
          <w:rFonts w:ascii="Arial" w:hAnsi="Arial" w:cs="Arial"/>
          <w:sz w:val="18"/>
          <w:szCs w:val="18"/>
          <w:lang w:val="es-ES_tradnl"/>
        </w:rPr>
      </w:pPr>
    </w:p>
    <w:p w14:paraId="1B93EF84" w14:textId="77777777" w:rsidR="003C3041" w:rsidRPr="003A5372" w:rsidRDefault="003C3041" w:rsidP="003C304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r>
      <w:r w:rsidRPr="003A5372">
        <w:rPr>
          <w:rFonts w:ascii="Arial" w:hAnsi="Arial" w:cs="Arial"/>
          <w:sz w:val="18"/>
          <w:szCs w:val="18"/>
          <w:lang w:val="es-ES_tradnl"/>
        </w:rPr>
        <w:t>(3 x 7)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(7 x 12)</w:t>
      </w:r>
    </w:p>
    <w:p w14:paraId="15584CB5" w14:textId="77777777" w:rsidR="003C3041" w:rsidRPr="003A5372" w:rsidRDefault="003C3041" w:rsidP="003C3041">
      <w:pPr>
        <w:rPr>
          <w:rFonts w:ascii="Arial" w:hAnsi="Arial" w:cs="Arial"/>
          <w:sz w:val="18"/>
          <w:szCs w:val="18"/>
          <w:lang w:val="es-ES_tradnl"/>
        </w:rPr>
      </w:pPr>
      <w:r w:rsidRPr="003A5372">
        <w:rPr>
          <w:rFonts w:ascii="Arial" w:hAnsi="Arial" w:cs="Arial"/>
          <w:sz w:val="18"/>
          <w:szCs w:val="18"/>
          <w:lang w:val="es-ES_tradnl"/>
        </w:rPr>
        <w:tab/>
      </w:r>
      <w:r w:rsidRPr="003A5372">
        <w:rPr>
          <w:rFonts w:ascii="Arial" w:hAnsi="Arial" w:cs="Arial"/>
          <w:sz w:val="18"/>
          <w:szCs w:val="18"/>
          <w:lang w:val="es-ES_tradnl"/>
        </w:rPr>
        <w:tab/>
      </w:r>
      <w:r w:rsidRPr="003A5372">
        <w:rPr>
          <w:rFonts w:ascii="Arial" w:hAnsi="Arial" w:cs="Arial"/>
          <w:sz w:val="18"/>
          <w:szCs w:val="18"/>
          <w:lang w:val="es-ES_tradnl"/>
        </w:rPr>
        <w:tab/>
        <w:t xml:space="preserve">   21    x  12</w:t>
      </w:r>
      <w:r w:rsidRPr="003A5372">
        <w:rPr>
          <w:rFonts w:ascii="Arial" w:hAnsi="Arial" w:cs="Arial"/>
          <w:sz w:val="18"/>
          <w:szCs w:val="18"/>
          <w:lang w:val="es-ES_tradnl"/>
        </w:rPr>
        <w:tab/>
      </w:r>
      <w:r w:rsidRPr="003A5372">
        <w:rPr>
          <w:rFonts w:ascii="Arial" w:hAnsi="Arial" w:cs="Arial"/>
          <w:sz w:val="18"/>
          <w:szCs w:val="18"/>
          <w:lang w:val="es-ES_tradnl"/>
        </w:rPr>
        <w:tab/>
        <w:t xml:space="preserve">o </w:t>
      </w:r>
      <w:r w:rsidRPr="003A5372">
        <w:rPr>
          <w:rFonts w:ascii="Arial" w:hAnsi="Arial" w:cs="Arial"/>
          <w:sz w:val="18"/>
          <w:szCs w:val="18"/>
          <w:lang w:val="es-ES_tradnl"/>
        </w:rPr>
        <w:tab/>
      </w:r>
      <w:r w:rsidRPr="003A5372">
        <w:rPr>
          <w:rFonts w:ascii="Arial" w:hAnsi="Arial" w:cs="Arial"/>
          <w:sz w:val="18"/>
          <w:szCs w:val="18"/>
          <w:lang w:val="es-ES_tradnl"/>
        </w:rPr>
        <w:tab/>
        <w:t>3 x     84</w:t>
      </w:r>
    </w:p>
    <w:p w14:paraId="3F4029E4" w14:textId="514CFEC2" w:rsidR="003C3041" w:rsidRPr="003C3041" w:rsidRDefault="003C3041" w:rsidP="00827B92">
      <w:pPr>
        <w:rPr>
          <w:rFonts w:ascii="Arial" w:hAnsi="Arial" w:cs="Arial"/>
          <w:b/>
          <w:sz w:val="18"/>
          <w:szCs w:val="18"/>
          <w:lang w:val="es-ES_tradnl"/>
        </w:rPr>
      </w:pPr>
      <w:r w:rsidRPr="003C3041">
        <w:rPr>
          <w:rFonts w:ascii="Arial" w:hAnsi="Arial" w:cs="Arial"/>
          <w:b/>
          <w:sz w:val="18"/>
          <w:szCs w:val="18"/>
          <w:lang w:val="es-ES_tradnl"/>
        </w:rPr>
        <w:tab/>
      </w:r>
      <w:r w:rsidRPr="003C3041">
        <w:rPr>
          <w:rFonts w:ascii="Arial" w:hAnsi="Arial" w:cs="Arial"/>
          <w:b/>
          <w:sz w:val="18"/>
          <w:szCs w:val="18"/>
          <w:lang w:val="es-ES_tradnl"/>
        </w:rPr>
        <w:tab/>
      </w:r>
      <w:r w:rsidRPr="003C3041">
        <w:rPr>
          <w:rFonts w:ascii="Arial" w:hAnsi="Arial" w:cs="Arial"/>
          <w:b/>
          <w:sz w:val="18"/>
          <w:szCs w:val="18"/>
          <w:lang w:val="es-ES_tradnl"/>
        </w:rPr>
        <w:tab/>
        <w:t xml:space="preserve">        252                             = </w:t>
      </w:r>
      <w:r w:rsidRPr="003C3041">
        <w:rPr>
          <w:rFonts w:ascii="Arial" w:hAnsi="Arial" w:cs="Arial"/>
          <w:b/>
          <w:sz w:val="18"/>
          <w:szCs w:val="18"/>
          <w:lang w:val="es-ES_tradnl"/>
        </w:rPr>
        <w:tab/>
      </w:r>
      <w:r w:rsidRPr="003C3041">
        <w:rPr>
          <w:rFonts w:ascii="Arial" w:hAnsi="Arial" w:cs="Arial"/>
          <w:b/>
          <w:sz w:val="18"/>
          <w:szCs w:val="18"/>
          <w:lang w:val="es-ES_tradnl"/>
        </w:rPr>
        <w:tab/>
        <w:t xml:space="preserve">  252 </w:t>
      </w:r>
    </w:p>
    <w:p w14:paraId="44A42D29" w14:textId="77777777" w:rsidR="003C3041" w:rsidRDefault="003C3041" w:rsidP="00827B92">
      <w:pPr>
        <w:rPr>
          <w:rFonts w:ascii="Arial" w:hAnsi="Arial" w:cs="Arial"/>
          <w:sz w:val="18"/>
          <w:szCs w:val="18"/>
          <w:lang w:val="es-ES_tradnl"/>
        </w:rPr>
      </w:pPr>
    </w:p>
    <w:p w14:paraId="69655F99" w14:textId="1442A53F" w:rsidR="003C3041" w:rsidRDefault="00CD2053" w:rsidP="00827B92">
      <w:pPr>
        <w:rPr>
          <w:rFonts w:ascii="Arial" w:hAnsi="Arial" w:cs="Arial"/>
          <w:sz w:val="18"/>
          <w:szCs w:val="18"/>
          <w:lang w:val="es-CO"/>
        </w:rPr>
      </w:pPr>
      <w:r>
        <w:rPr>
          <w:rFonts w:ascii="Arial" w:hAnsi="Arial" w:cs="Arial"/>
          <w:sz w:val="18"/>
          <w:szCs w:val="18"/>
          <w:lang w:val="es-ES_tradnl"/>
        </w:rPr>
        <w:t xml:space="preserve">La propiedad asociativa de la multiplicación, </w:t>
      </w:r>
      <w:r>
        <w:rPr>
          <w:rFonts w:ascii="Arial" w:hAnsi="Arial" w:cs="Arial"/>
          <w:sz w:val="18"/>
          <w:szCs w:val="18"/>
          <w:lang w:val="es-CO"/>
        </w:rPr>
        <w:t>nos permite asociar los factores como creamos necesario</w:t>
      </w:r>
      <w:ins w:id="78" w:author="chris" w:date="2015-04-19T18:24:00Z">
        <w:r w:rsidR="006617E0">
          <w:rPr>
            <w:rFonts w:ascii="Arial" w:hAnsi="Arial" w:cs="Arial"/>
            <w:sz w:val="18"/>
            <w:szCs w:val="18"/>
            <w:lang w:val="es-CO"/>
          </w:rPr>
          <w:t>,</w:t>
        </w:r>
      </w:ins>
      <w:r>
        <w:rPr>
          <w:rFonts w:ascii="Arial" w:hAnsi="Arial" w:cs="Arial"/>
          <w:sz w:val="18"/>
          <w:szCs w:val="18"/>
          <w:lang w:val="es-CO"/>
        </w:rPr>
        <w:t xml:space="preserve"> ya que el producto siempre será el mismo. </w:t>
      </w:r>
    </w:p>
    <w:p w14:paraId="321899B1" w14:textId="77777777" w:rsidR="00342DEE" w:rsidRDefault="00342DEE" w:rsidP="00827B92">
      <w:pPr>
        <w:rPr>
          <w:rFonts w:ascii="Arial" w:hAnsi="Arial" w:cs="Arial"/>
          <w:sz w:val="18"/>
          <w:szCs w:val="18"/>
          <w:lang w:val="es-CO"/>
        </w:rPr>
      </w:pPr>
    </w:p>
    <w:p w14:paraId="74CCE986" w14:textId="5BCA0BEC" w:rsidR="00342DEE" w:rsidRPr="00CD2053" w:rsidRDefault="00342DEE" w:rsidP="00827B92">
      <w:pPr>
        <w:rPr>
          <w:rFonts w:ascii="Arial" w:hAnsi="Arial" w:cs="Arial"/>
          <w:sz w:val="18"/>
          <w:szCs w:val="18"/>
          <w:lang w:val="es-CO"/>
        </w:rPr>
      </w:pPr>
      <w:r>
        <w:rPr>
          <w:rFonts w:ascii="Arial" w:hAnsi="Arial" w:cs="Arial"/>
          <w:sz w:val="18"/>
          <w:szCs w:val="18"/>
          <w:lang w:val="es-CO"/>
        </w:rPr>
        <w:t>Para dar respuesta a nuestro problema, tenemos que</w:t>
      </w:r>
      <w:ins w:id="79" w:author="chris" w:date="2015-04-19T18:24:00Z">
        <w:r w:rsidR="006617E0">
          <w:rPr>
            <w:rFonts w:ascii="Arial" w:hAnsi="Arial" w:cs="Arial"/>
            <w:sz w:val="18"/>
            <w:szCs w:val="18"/>
            <w:lang w:val="es-CO"/>
          </w:rPr>
          <w:t xml:space="preserve"> </w:t>
        </w:r>
      </w:ins>
      <w:del w:id="80" w:author="chris" w:date="2015-04-19T18:24:00Z">
        <w:r w:rsidDel="006617E0">
          <w:rPr>
            <w:rFonts w:ascii="Arial" w:hAnsi="Arial" w:cs="Arial"/>
            <w:sz w:val="18"/>
            <w:szCs w:val="18"/>
            <w:lang w:val="es-CO"/>
          </w:rPr>
          <w:delText xml:space="preserve">: </w:delText>
        </w:r>
      </w:del>
      <w:r>
        <w:rPr>
          <w:rFonts w:ascii="Arial" w:hAnsi="Arial" w:cs="Arial"/>
          <w:sz w:val="18"/>
          <w:szCs w:val="18"/>
          <w:lang w:val="es-CO"/>
        </w:rPr>
        <w:t>al almacén llegarán 252 saco</w:t>
      </w:r>
      <w:r w:rsidR="00656FE8">
        <w:rPr>
          <w:rFonts w:ascii="Arial" w:hAnsi="Arial" w:cs="Arial"/>
          <w:sz w:val="18"/>
          <w:szCs w:val="18"/>
          <w:lang w:val="es-CO"/>
        </w:rPr>
        <w:t>s nuevos</w:t>
      </w:r>
      <w:r>
        <w:rPr>
          <w:rFonts w:ascii="Arial" w:hAnsi="Arial" w:cs="Arial"/>
          <w:sz w:val="18"/>
          <w:szCs w:val="18"/>
          <w:lang w:val="es-CO"/>
        </w:rPr>
        <w:t xml:space="preserve">. </w:t>
      </w:r>
    </w:p>
    <w:p w14:paraId="1F00AB30" w14:textId="14EBF78E" w:rsidR="00827B92" w:rsidRDefault="00827B92" w:rsidP="00827B92">
      <w:pPr>
        <w:rPr>
          <w:rFonts w:ascii="Arial" w:hAnsi="Arial" w:cs="Arial"/>
          <w:sz w:val="18"/>
          <w:szCs w:val="18"/>
          <w:lang w:val="es-ES_tradnl"/>
        </w:rPr>
      </w:pPr>
      <w:r>
        <w:rPr>
          <w:rFonts w:ascii="Arial" w:hAnsi="Arial" w:cs="Arial"/>
          <w:sz w:val="18"/>
          <w:szCs w:val="18"/>
          <w:lang w:val="es-ES_tradnl"/>
        </w:rPr>
        <w:t xml:space="preserve"> </w:t>
      </w:r>
    </w:p>
    <w:p w14:paraId="77B408DB" w14:textId="77777777" w:rsidR="00827B92" w:rsidRPr="00E31CAA" w:rsidRDefault="00827B92" w:rsidP="00827B92">
      <w:pPr>
        <w:rPr>
          <w:rFonts w:ascii="Arial" w:hAnsi="Arial" w:cs="Arial"/>
          <w:sz w:val="18"/>
          <w:szCs w:val="18"/>
          <w:lang w:val="es-ES_tradnl"/>
        </w:rPr>
      </w:pPr>
    </w:p>
    <w:p w14:paraId="50C4B125"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4CCAE63"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B4ACC8D" w14:textId="7DA2BBE1" w:rsidR="00827B92" w:rsidRDefault="00D57787" w:rsidP="00827B92">
      <w:pPr>
        <w:rPr>
          <w:rFonts w:ascii="Arial" w:hAnsi="Arial" w:cs="Arial"/>
          <w:sz w:val="18"/>
          <w:szCs w:val="18"/>
          <w:lang w:val="es-ES_tradnl"/>
        </w:rPr>
      </w:pPr>
      <w:r>
        <w:rPr>
          <w:rFonts w:ascii="Arial" w:hAnsi="Arial" w:cs="Arial"/>
          <w:sz w:val="18"/>
          <w:szCs w:val="18"/>
          <w:lang w:val="es-ES_tradnl"/>
        </w:rPr>
        <w:t>3 camiones organizados en columna, 7 cajas y doce sacos (iguales), los grupos de imágenes deben ir separados por el signo “X” y debajo la multiplicación: 3x7x12</w:t>
      </w:r>
      <w:r w:rsidR="00827B92">
        <w:rPr>
          <w:rFonts w:ascii="Arial" w:hAnsi="Arial" w:cs="Arial"/>
          <w:sz w:val="18"/>
          <w:szCs w:val="18"/>
          <w:lang w:val="es-ES_tradnl"/>
        </w:rPr>
        <w:t xml:space="preserve"> </w:t>
      </w:r>
    </w:p>
    <w:p w14:paraId="5F962D17" w14:textId="6DCCDC8E" w:rsidR="00827B92" w:rsidRDefault="00D57787" w:rsidP="00827B92">
      <w:pPr>
        <w:jc w:val="center"/>
        <w:rPr>
          <w:rFonts w:ascii="Arial" w:hAnsi="Arial" w:cs="Arial"/>
          <w:sz w:val="18"/>
          <w:szCs w:val="18"/>
          <w:lang w:val="es-ES_tradnl"/>
        </w:rPr>
      </w:pPr>
      <w:r w:rsidRPr="00D57787">
        <w:rPr>
          <w:rFonts w:ascii="Arial" w:hAnsi="Arial" w:cs="Arial"/>
          <w:noProof/>
          <w:sz w:val="18"/>
          <w:szCs w:val="18"/>
          <w:lang w:val="es-ES" w:eastAsia="es-ES"/>
        </w:rPr>
        <w:drawing>
          <wp:inline distT="0" distB="0" distL="0" distR="0" wp14:anchorId="67362DF1" wp14:editId="42A23B2A">
            <wp:extent cx="3641697" cy="1700240"/>
            <wp:effectExtent l="0" t="0" r="0" b="0"/>
            <wp:docPr id="85"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4"/>
                    <pic:cNvPicPr>
                      <a:picLocks noChangeAspect="1"/>
                    </pic:cNvPicPr>
                  </pic:nvPicPr>
                  <pic:blipFill>
                    <a:blip r:embed="rId12"/>
                    <a:stretch>
                      <a:fillRect/>
                    </a:stretch>
                  </pic:blipFill>
                  <pic:spPr>
                    <a:xfrm>
                      <a:off x="0" y="0"/>
                      <a:ext cx="3662657" cy="1710026"/>
                    </a:xfrm>
                    <a:prstGeom prst="rect">
                      <a:avLst/>
                    </a:prstGeom>
                  </pic:spPr>
                </pic:pic>
              </a:graphicData>
            </a:graphic>
          </wp:inline>
        </w:drawing>
      </w:r>
    </w:p>
    <w:p w14:paraId="1F4CAC77"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B81144A" w14:textId="000EB37E"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t>MA_04_02_CO_REC240</w:t>
      </w:r>
      <w:r w:rsidR="00ED2D54" w:rsidRPr="00EA78CF">
        <w:rPr>
          <w:rFonts w:ascii="Times New Roman" w:hAnsi="Times New Roman" w:cs="Times New Roman"/>
          <w:color w:val="000000"/>
          <w:lang w:val="es-CO"/>
        </w:rPr>
        <w:t>_IMG</w:t>
      </w:r>
      <w:r w:rsidR="00D81B15">
        <w:rPr>
          <w:rFonts w:ascii="Times New Roman" w:hAnsi="Times New Roman" w:cs="Times New Roman"/>
          <w:color w:val="000000"/>
          <w:lang w:val="es-CO"/>
        </w:rPr>
        <w:t>11.JPG</w:t>
      </w:r>
    </w:p>
    <w:p w14:paraId="01F44A88" w14:textId="77777777" w:rsidR="00827B92" w:rsidRDefault="00827B92" w:rsidP="00827B92">
      <w:pPr>
        <w:rPr>
          <w:rFonts w:ascii="Arial" w:hAnsi="Arial" w:cs="Arial"/>
          <w:sz w:val="18"/>
          <w:szCs w:val="18"/>
          <w:lang w:val="es-ES_tradnl"/>
        </w:rPr>
      </w:pPr>
    </w:p>
    <w:p w14:paraId="13DBE940"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68FE54F" w14:textId="13FFDDAC" w:rsidR="00827B92" w:rsidRDefault="00ED2D54" w:rsidP="00827B92">
      <w:pPr>
        <w:rPr>
          <w:rFonts w:ascii="Arial" w:hAnsi="Arial" w:cs="Arial"/>
          <w:sz w:val="18"/>
          <w:szCs w:val="18"/>
          <w:lang w:val="es-ES_tradnl"/>
        </w:rPr>
      </w:pPr>
      <w:r>
        <w:rPr>
          <w:rFonts w:ascii="Arial" w:hAnsi="Arial" w:cs="Arial"/>
          <w:sz w:val="18"/>
          <w:szCs w:val="18"/>
          <w:lang w:val="es-ES_tradnl"/>
        </w:rPr>
        <w:t>Tres camiones transportan 7 cajas</w:t>
      </w:r>
      <w:ins w:id="81" w:author="chris" w:date="2015-04-19T18:25:00Z">
        <w:r w:rsidR="006617E0">
          <w:rPr>
            <w:rFonts w:ascii="Arial" w:hAnsi="Arial" w:cs="Arial"/>
            <w:sz w:val="18"/>
            <w:szCs w:val="18"/>
            <w:lang w:val="es-ES_tradnl"/>
          </w:rPr>
          <w:t>,</w:t>
        </w:r>
      </w:ins>
      <w:del w:id="82" w:author="chris" w:date="2015-04-19T18:25:00Z">
        <w:r w:rsidDel="006617E0">
          <w:rPr>
            <w:rFonts w:ascii="Arial" w:hAnsi="Arial" w:cs="Arial"/>
            <w:sz w:val="18"/>
            <w:szCs w:val="18"/>
            <w:lang w:val="es-ES_tradnl"/>
          </w:rPr>
          <w:delText xml:space="preserve"> y</w:delText>
        </w:r>
      </w:del>
      <w:r>
        <w:rPr>
          <w:rFonts w:ascii="Arial" w:hAnsi="Arial" w:cs="Arial"/>
          <w:sz w:val="18"/>
          <w:szCs w:val="18"/>
          <w:lang w:val="es-ES_tradnl"/>
        </w:rPr>
        <w:t xml:space="preserve"> en cada caja hay 12 saco</w:t>
      </w:r>
      <w:ins w:id="83" w:author="chris" w:date="2015-04-19T18:25:00Z">
        <w:r w:rsidR="006617E0">
          <w:rPr>
            <w:rFonts w:ascii="Arial" w:hAnsi="Arial" w:cs="Arial"/>
            <w:sz w:val="18"/>
            <w:szCs w:val="18"/>
            <w:lang w:val="es-ES_tradnl"/>
          </w:rPr>
          <w:t>s</w:t>
        </w:r>
      </w:ins>
      <w:r>
        <w:rPr>
          <w:rFonts w:ascii="Arial" w:hAnsi="Arial" w:cs="Arial"/>
          <w:sz w:val="18"/>
          <w:szCs w:val="18"/>
          <w:lang w:val="es-ES_tradnl"/>
        </w:rPr>
        <w:t xml:space="preserve">. </w:t>
      </w:r>
    </w:p>
    <w:p w14:paraId="095D0D3A" w14:textId="77777777" w:rsidR="00827B92" w:rsidRDefault="00827B92" w:rsidP="00827B92">
      <w:pPr>
        <w:rPr>
          <w:rFonts w:ascii="Arial" w:hAnsi="Arial" w:cs="Arial"/>
          <w:sz w:val="18"/>
          <w:szCs w:val="18"/>
          <w:lang w:val="es-ES_tradnl"/>
        </w:rPr>
      </w:pPr>
    </w:p>
    <w:p w14:paraId="7E00DA86" w14:textId="77777777" w:rsidR="00827B92" w:rsidRDefault="00827B92" w:rsidP="00827B92">
      <w:pPr>
        <w:rPr>
          <w:rFonts w:ascii="Arial" w:hAnsi="Arial" w:cs="Arial"/>
          <w:sz w:val="18"/>
          <w:szCs w:val="18"/>
          <w:lang w:val="es-ES_tradnl"/>
        </w:rPr>
      </w:pPr>
    </w:p>
    <w:p w14:paraId="01CC301C" w14:textId="09FE8BF9" w:rsidR="00827B92" w:rsidRPr="00E928AA" w:rsidRDefault="00827B92" w:rsidP="00827B92">
      <w:pPr>
        <w:shd w:val="clear" w:color="auto" w:fill="CCFFFF"/>
        <w:jc w:val="center"/>
        <w:rPr>
          <w:rFonts w:ascii="Arial" w:hAnsi="Arial"/>
          <w:b/>
          <w:sz w:val="16"/>
          <w:szCs w:val="16"/>
          <w:lang w:val="es-ES_tradnl"/>
        </w:rPr>
      </w:pPr>
      <w:r>
        <w:rPr>
          <w:rFonts w:ascii="Arial" w:hAnsi="Arial"/>
          <w:b/>
          <w:sz w:val="16"/>
          <w:szCs w:val="16"/>
          <w:lang w:val="es-ES_tradnl"/>
        </w:rPr>
        <w:t>FICHA</w:t>
      </w:r>
      <w:r w:rsidR="00FE350E">
        <w:rPr>
          <w:rFonts w:ascii="Arial" w:hAnsi="Arial"/>
          <w:sz w:val="16"/>
          <w:szCs w:val="16"/>
          <w:lang w:val="es-ES_tradnl"/>
        </w:rPr>
        <w:t xml:space="preserve"> 2 DE IMAGEN 3</w:t>
      </w:r>
    </w:p>
    <w:p w14:paraId="115E452B"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8902F6E" w14:textId="37B68A83" w:rsidR="00827B92" w:rsidRPr="00CD652E" w:rsidRDefault="00827B92" w:rsidP="00827B92">
      <w:pPr>
        <w:rPr>
          <w:rFonts w:ascii="Arial" w:hAnsi="Arial" w:cs="Arial"/>
          <w:sz w:val="18"/>
          <w:szCs w:val="18"/>
          <w:lang w:val="es-ES_tradnl"/>
        </w:rPr>
      </w:pPr>
      <w:r>
        <w:rPr>
          <w:rFonts w:ascii="Arial" w:hAnsi="Arial" w:cs="Arial"/>
          <w:sz w:val="18"/>
          <w:szCs w:val="18"/>
          <w:lang w:val="es-ES_tradnl"/>
        </w:rPr>
        <w:t xml:space="preserve">Propiedad </w:t>
      </w:r>
      <w:r w:rsidR="00656FE8">
        <w:rPr>
          <w:rFonts w:ascii="Arial" w:hAnsi="Arial" w:cs="Arial"/>
          <w:sz w:val="18"/>
          <w:szCs w:val="18"/>
          <w:lang w:val="es-ES_tradnl"/>
        </w:rPr>
        <w:t>asociativa</w:t>
      </w:r>
      <w:r>
        <w:rPr>
          <w:rFonts w:ascii="Arial" w:hAnsi="Arial" w:cs="Arial"/>
          <w:sz w:val="18"/>
          <w:szCs w:val="18"/>
          <w:lang w:val="es-ES_tradnl"/>
        </w:rPr>
        <w:t xml:space="preserve"> de la multiplicación </w:t>
      </w:r>
    </w:p>
    <w:p w14:paraId="7E787143" w14:textId="77777777" w:rsidR="00827B92" w:rsidRPr="00CD652E" w:rsidRDefault="00827B92" w:rsidP="00827B92">
      <w:pPr>
        <w:rPr>
          <w:rFonts w:ascii="Arial" w:hAnsi="Arial" w:cs="Arial"/>
          <w:sz w:val="18"/>
          <w:szCs w:val="18"/>
          <w:lang w:val="es-ES_tradnl"/>
        </w:rPr>
      </w:pPr>
    </w:p>
    <w:p w14:paraId="6D9E2387" w14:textId="77777777" w:rsidR="00827B92" w:rsidRPr="00792588"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6C5EC8C" w14:textId="74B45BF4" w:rsidR="00827B92" w:rsidRDefault="00827B92" w:rsidP="00827B92">
      <w:pPr>
        <w:rPr>
          <w:rFonts w:ascii="Arial" w:hAnsi="Arial" w:cs="Arial"/>
          <w:sz w:val="18"/>
          <w:szCs w:val="18"/>
          <w:lang w:val="es-ES_tradnl"/>
        </w:rPr>
      </w:pPr>
      <w:r>
        <w:rPr>
          <w:rFonts w:ascii="Arial" w:hAnsi="Arial" w:cs="Arial"/>
          <w:sz w:val="18"/>
          <w:szCs w:val="18"/>
          <w:lang w:val="es-ES_tradnl"/>
        </w:rPr>
        <w:t>¡Ahora es t</w:t>
      </w:r>
      <w:r w:rsidR="00D81B15">
        <w:rPr>
          <w:rFonts w:ascii="Arial" w:hAnsi="Arial" w:cs="Arial"/>
          <w:sz w:val="18"/>
          <w:szCs w:val="18"/>
          <w:lang w:val="es-ES_tradnl"/>
        </w:rPr>
        <w:t>u</w:t>
      </w:r>
      <w:r>
        <w:rPr>
          <w:rFonts w:ascii="Arial" w:hAnsi="Arial" w:cs="Arial"/>
          <w:sz w:val="18"/>
          <w:szCs w:val="18"/>
          <w:lang w:val="es-ES_tradnl"/>
        </w:rPr>
        <w:t xml:space="preserve"> turno!</w:t>
      </w:r>
    </w:p>
    <w:p w14:paraId="5210B676" w14:textId="77777777" w:rsidR="00827B92" w:rsidRDefault="00827B92" w:rsidP="00827B92">
      <w:pPr>
        <w:rPr>
          <w:rFonts w:ascii="Arial" w:hAnsi="Arial" w:cs="Arial"/>
          <w:sz w:val="18"/>
          <w:szCs w:val="18"/>
          <w:lang w:val="es-ES_tradnl"/>
        </w:rPr>
      </w:pPr>
    </w:p>
    <w:p w14:paraId="6634B384" w14:textId="59E7D4F1" w:rsidR="00827B92" w:rsidRDefault="00827B92" w:rsidP="00827B92">
      <w:pPr>
        <w:rPr>
          <w:rFonts w:ascii="Arial" w:hAnsi="Arial" w:cs="Arial"/>
          <w:sz w:val="18"/>
          <w:szCs w:val="18"/>
          <w:lang w:val="es-ES_tradnl"/>
        </w:rPr>
      </w:pPr>
      <w:r>
        <w:rPr>
          <w:rFonts w:ascii="Arial" w:hAnsi="Arial" w:cs="Arial"/>
          <w:sz w:val="18"/>
          <w:szCs w:val="18"/>
          <w:lang w:val="es-ES_tradnl"/>
        </w:rPr>
        <w:t>Resuelve</w:t>
      </w:r>
      <w:ins w:id="84" w:author="chris" w:date="2015-04-19T18:25:00Z">
        <w:r w:rsidR="006617E0">
          <w:rPr>
            <w:rFonts w:ascii="Arial" w:hAnsi="Arial" w:cs="Arial"/>
            <w:sz w:val="18"/>
            <w:szCs w:val="18"/>
            <w:lang w:val="es-ES_tradnl"/>
          </w:rPr>
          <w:t xml:space="preserve"> el</w:t>
        </w:r>
      </w:ins>
      <w:r>
        <w:rPr>
          <w:rFonts w:ascii="Arial" w:hAnsi="Arial" w:cs="Arial"/>
          <w:sz w:val="18"/>
          <w:szCs w:val="18"/>
          <w:lang w:val="es-ES_tradnl"/>
        </w:rPr>
        <w:t xml:space="preserve"> siguiente problema aplicando la propiedad </w:t>
      </w:r>
      <w:r w:rsidR="00656FE8">
        <w:rPr>
          <w:rFonts w:ascii="Arial" w:hAnsi="Arial" w:cs="Arial"/>
          <w:sz w:val="18"/>
          <w:szCs w:val="18"/>
          <w:lang w:val="es-ES_tradnl"/>
        </w:rPr>
        <w:t>asociativa</w:t>
      </w:r>
      <w:r>
        <w:rPr>
          <w:rFonts w:ascii="Arial" w:hAnsi="Arial" w:cs="Arial"/>
          <w:sz w:val="18"/>
          <w:szCs w:val="18"/>
          <w:lang w:val="es-ES_tradnl"/>
        </w:rPr>
        <w:t xml:space="preserve"> de la multiplicación. No olvides realizar un dibujo o diagrama del problema. </w:t>
      </w:r>
    </w:p>
    <w:p w14:paraId="0ED7C950" w14:textId="77777777" w:rsidR="00827B92" w:rsidRDefault="00827B92" w:rsidP="00827B92">
      <w:pPr>
        <w:rPr>
          <w:rFonts w:ascii="Arial" w:hAnsi="Arial" w:cs="Arial"/>
          <w:sz w:val="18"/>
          <w:szCs w:val="18"/>
          <w:lang w:val="es-ES_tradnl"/>
        </w:rPr>
      </w:pPr>
    </w:p>
    <w:p w14:paraId="0752CD4B" w14:textId="54949FB9" w:rsidR="00827B92" w:rsidRPr="00D13932" w:rsidRDefault="009E2400" w:rsidP="00827B92">
      <w:pPr>
        <w:rPr>
          <w:rFonts w:ascii="Arial" w:hAnsi="Arial" w:cs="Arial"/>
          <w:sz w:val="18"/>
          <w:szCs w:val="18"/>
          <w:lang w:val="es-ES_tradnl"/>
        </w:rPr>
      </w:pPr>
      <w:r>
        <w:rPr>
          <w:rFonts w:ascii="Arial" w:hAnsi="Arial" w:cs="Arial"/>
          <w:sz w:val="18"/>
          <w:szCs w:val="18"/>
          <w:lang w:val="es-ES_tradnl"/>
        </w:rPr>
        <w:t xml:space="preserve">En grado cuarto han reunido dinero para celebrar el día del profesor. Con el dinero que reunieron, compraron </w:t>
      </w:r>
      <w:r w:rsidR="00703DCC">
        <w:rPr>
          <w:rFonts w:ascii="Arial" w:hAnsi="Arial" w:cs="Arial"/>
          <w:sz w:val="18"/>
          <w:szCs w:val="18"/>
          <w:lang w:val="es-ES_tradnl"/>
        </w:rPr>
        <w:t>4 cajas de globos. Cada caja contiene 15 paquetes y en cada paquete vienen 24 globos</w:t>
      </w:r>
      <w:r w:rsidR="00B05269">
        <w:rPr>
          <w:rFonts w:ascii="Arial" w:hAnsi="Arial" w:cs="Arial"/>
          <w:sz w:val="18"/>
          <w:szCs w:val="18"/>
          <w:lang w:val="es-ES_tradnl"/>
        </w:rPr>
        <w:t>. ¿Cuántos globos compraron en total para la celebración del día del profesor?</w:t>
      </w:r>
    </w:p>
    <w:p w14:paraId="0E9A77D0" w14:textId="77777777" w:rsidR="00827B92" w:rsidRPr="00E31CAA" w:rsidRDefault="00827B92" w:rsidP="00827B92">
      <w:pPr>
        <w:rPr>
          <w:rFonts w:ascii="Arial" w:hAnsi="Arial" w:cs="Arial"/>
          <w:sz w:val="18"/>
          <w:szCs w:val="18"/>
          <w:lang w:val="es-ES_tradnl"/>
        </w:rPr>
      </w:pPr>
    </w:p>
    <w:p w14:paraId="56F31791" w14:textId="77777777" w:rsidR="00827B92" w:rsidRPr="00F4317E" w:rsidRDefault="00827B92" w:rsidP="00827B9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6DBE793" w14:textId="77777777" w:rsidR="00827B92"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D4FBA55" w14:textId="51764520" w:rsidR="00827B92" w:rsidRDefault="00827B92" w:rsidP="00827B9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00B05269" w:rsidRPr="00B05269">
        <w:rPr>
          <w:rFonts w:ascii="Arial" w:hAnsi="Arial" w:cs="Arial"/>
          <w:sz w:val="18"/>
          <w:szCs w:val="18"/>
          <w:lang w:val="es-ES_tradnl"/>
        </w:rPr>
        <w:t>153985688</w:t>
      </w:r>
    </w:p>
    <w:p w14:paraId="76AC371A" w14:textId="77777777" w:rsidR="00827B92" w:rsidRPr="000719EE" w:rsidRDefault="00827B92" w:rsidP="00827B9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7CAD3C3" w14:textId="5B555767" w:rsidR="00827B92" w:rsidRPr="006D02A8" w:rsidRDefault="00827B92" w:rsidP="00827B92">
      <w:pPr>
        <w:rPr>
          <w:rFonts w:ascii="Arial" w:hAnsi="Arial"/>
          <w:sz w:val="18"/>
          <w:szCs w:val="18"/>
          <w:lang w:val="es-ES_tradnl"/>
        </w:rPr>
      </w:pPr>
      <w:r w:rsidRPr="00EA78CF">
        <w:rPr>
          <w:rFonts w:ascii="Times New Roman" w:hAnsi="Times New Roman" w:cs="Times New Roman"/>
          <w:color w:val="000000"/>
          <w:lang w:val="es-CO"/>
        </w:rPr>
        <w:lastRenderedPageBreak/>
        <w:t>MA_04_02_CO_REC240</w:t>
      </w:r>
      <w:r w:rsidR="009E2400" w:rsidRPr="00EA78CF">
        <w:rPr>
          <w:rFonts w:ascii="Times New Roman" w:hAnsi="Times New Roman" w:cs="Times New Roman"/>
          <w:color w:val="000000"/>
          <w:lang w:val="es-CO"/>
        </w:rPr>
        <w:t>_</w:t>
      </w:r>
      <w:r w:rsidR="00D81B15" w:rsidRPr="00EA78CF">
        <w:rPr>
          <w:rFonts w:ascii="Times New Roman" w:hAnsi="Times New Roman" w:cs="Times New Roman"/>
          <w:color w:val="000000"/>
          <w:lang w:val="es-CO"/>
        </w:rPr>
        <w:t>IMG</w:t>
      </w:r>
      <w:r w:rsidR="00D81B15">
        <w:rPr>
          <w:rFonts w:ascii="Times New Roman" w:hAnsi="Times New Roman" w:cs="Times New Roman"/>
          <w:color w:val="000000"/>
          <w:lang w:val="es-CO"/>
        </w:rPr>
        <w:t>12.jpg</w:t>
      </w:r>
    </w:p>
    <w:p w14:paraId="4B2AA84C" w14:textId="77777777" w:rsidR="00827B92" w:rsidRDefault="00827B92" w:rsidP="00827B92">
      <w:pPr>
        <w:rPr>
          <w:rFonts w:ascii="Arial" w:hAnsi="Arial" w:cs="Arial"/>
          <w:sz w:val="18"/>
          <w:szCs w:val="18"/>
          <w:lang w:val="es-ES_tradnl"/>
        </w:rPr>
      </w:pPr>
    </w:p>
    <w:p w14:paraId="3E8737E3" w14:textId="77777777" w:rsidR="00827B92" w:rsidRDefault="00827B92" w:rsidP="00827B9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477D5DB" w14:textId="59E65CED" w:rsidR="00827B92" w:rsidRDefault="00B05269" w:rsidP="00827B92">
      <w:pPr>
        <w:rPr>
          <w:rFonts w:ascii="Arial" w:hAnsi="Arial" w:cs="Arial"/>
          <w:sz w:val="18"/>
          <w:szCs w:val="18"/>
          <w:lang w:val="es-ES_tradnl"/>
        </w:rPr>
      </w:pPr>
      <w:r>
        <w:rPr>
          <w:rFonts w:ascii="Arial" w:hAnsi="Arial" w:cs="Arial"/>
          <w:sz w:val="18"/>
          <w:szCs w:val="18"/>
          <w:lang w:val="es-ES_tradnl"/>
        </w:rPr>
        <w:t xml:space="preserve">El grado cuarto celebrará el día del profesor con muchos globos. </w:t>
      </w:r>
      <w:r w:rsidR="00827B92">
        <w:rPr>
          <w:rFonts w:ascii="Arial" w:hAnsi="Arial" w:cs="Arial"/>
          <w:sz w:val="18"/>
          <w:szCs w:val="18"/>
          <w:lang w:val="es-ES_tradnl"/>
        </w:rPr>
        <w:t xml:space="preserve"> </w:t>
      </w:r>
    </w:p>
    <w:p w14:paraId="64541CF4" w14:textId="77777777" w:rsidR="00827B92" w:rsidRPr="00E31CAA" w:rsidRDefault="00827B92" w:rsidP="00827B92">
      <w:pPr>
        <w:rPr>
          <w:rFonts w:ascii="Arial" w:hAnsi="Arial" w:cs="Arial"/>
          <w:sz w:val="18"/>
          <w:szCs w:val="18"/>
          <w:lang w:val="es-ES_tradnl"/>
        </w:rPr>
      </w:pPr>
    </w:p>
    <w:p w14:paraId="060C200A" w14:textId="77777777" w:rsidR="00827B92" w:rsidRDefault="00827B92" w:rsidP="00E31CAA">
      <w:pPr>
        <w:rPr>
          <w:rFonts w:ascii="Arial" w:hAnsi="Arial" w:cs="Arial"/>
          <w:sz w:val="18"/>
          <w:szCs w:val="18"/>
          <w:lang w:val="es-ES_tradnl"/>
        </w:rPr>
      </w:pPr>
    </w:p>
    <w:p w14:paraId="2612FFE8" w14:textId="2E53463B" w:rsidR="004866F2" w:rsidRPr="00E928AA" w:rsidRDefault="004866F2" w:rsidP="004866F2">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4</w:t>
      </w:r>
      <w:r w:rsidRPr="003F1EB9">
        <w:rPr>
          <w:rFonts w:ascii="Arial" w:hAnsi="Arial"/>
          <w:sz w:val="16"/>
          <w:szCs w:val="16"/>
          <w:lang w:val="es-ES_tradnl"/>
        </w:rPr>
        <w:t xml:space="preserve"> DEL MENÚ</w:t>
      </w:r>
    </w:p>
    <w:p w14:paraId="41F0373B"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3783A501"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05DF7A5" w14:textId="27B0788E" w:rsidR="004866F2" w:rsidRDefault="004866F2" w:rsidP="004866F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w:t>
      </w:r>
      <w:r w:rsidR="000E0650">
        <w:rPr>
          <w:rFonts w:ascii="Arial" w:hAnsi="Arial" w:cs="Arial"/>
          <w:sz w:val="18"/>
          <w:szCs w:val="18"/>
          <w:lang w:val="es-ES_tradnl"/>
        </w:rPr>
        <w:t xml:space="preserve"> </w:t>
      </w:r>
      <w:r w:rsidR="000E0650" w:rsidRPr="000E0650">
        <w:rPr>
          <w:rFonts w:ascii="Arial" w:hAnsi="Arial" w:cs="Arial"/>
          <w:sz w:val="18"/>
          <w:szCs w:val="18"/>
          <w:lang w:val="es-ES_tradnl"/>
        </w:rPr>
        <w:t>142344334</w:t>
      </w:r>
    </w:p>
    <w:p w14:paraId="3FF25E71"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501DE54C" w14:textId="15B5F1EC"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MA_04_02_CO_REC240_IMG</w:t>
      </w:r>
      <w:r w:rsidR="000E0650" w:rsidRPr="00EA78CF">
        <w:rPr>
          <w:rFonts w:ascii="Times New Roman" w:hAnsi="Times New Roman" w:cs="Times New Roman"/>
          <w:color w:val="000000"/>
          <w:lang w:val="es-CO"/>
        </w:rPr>
        <w:t>1</w:t>
      </w:r>
      <w:r w:rsidR="00D81B15">
        <w:rPr>
          <w:rFonts w:ascii="Times New Roman" w:hAnsi="Times New Roman" w:cs="Times New Roman"/>
          <w:color w:val="000000"/>
          <w:lang w:val="es-CO"/>
        </w:rPr>
        <w:t>3.JPG</w:t>
      </w:r>
    </w:p>
    <w:p w14:paraId="25F2830E" w14:textId="77777777" w:rsidR="004866F2" w:rsidRPr="000719EE" w:rsidRDefault="004866F2" w:rsidP="004866F2">
      <w:pPr>
        <w:rPr>
          <w:rFonts w:ascii="Arial" w:hAnsi="Arial" w:cs="Arial"/>
          <w:sz w:val="18"/>
          <w:szCs w:val="18"/>
          <w:lang w:val="es-ES_tradnl"/>
        </w:rPr>
      </w:pPr>
    </w:p>
    <w:p w14:paraId="639A7FE2"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3928EC1A" w14:textId="08D6DE0E" w:rsidR="004866F2"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w:t>
      </w:r>
    </w:p>
    <w:p w14:paraId="71F6639B" w14:textId="77777777" w:rsidR="004866F2" w:rsidRDefault="004866F2" w:rsidP="004866F2">
      <w:pPr>
        <w:rPr>
          <w:rFonts w:ascii="Arial" w:hAnsi="Arial" w:cs="Arial"/>
          <w:sz w:val="18"/>
          <w:szCs w:val="18"/>
          <w:lang w:val="es-ES_tradnl"/>
        </w:rPr>
      </w:pPr>
    </w:p>
    <w:p w14:paraId="14581A10" w14:textId="77777777" w:rsidR="004866F2" w:rsidRDefault="004866F2" w:rsidP="004866F2">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12EC88E5" w14:textId="77777777" w:rsidR="004866F2" w:rsidRDefault="004866F2" w:rsidP="004866F2">
      <w:pPr>
        <w:rPr>
          <w:rFonts w:ascii="Arial" w:hAnsi="Arial" w:cs="Arial"/>
          <w:sz w:val="18"/>
          <w:szCs w:val="18"/>
          <w:lang w:val="es-ES_tradnl"/>
        </w:rPr>
      </w:pPr>
      <w:r>
        <w:rPr>
          <w:rFonts w:ascii="Arial" w:hAnsi="Arial" w:cs="Arial"/>
          <w:sz w:val="18"/>
          <w:szCs w:val="18"/>
          <w:lang w:val="es-ES_tradnl"/>
        </w:rPr>
        <w:t>2</w:t>
      </w:r>
    </w:p>
    <w:p w14:paraId="174C6BB2" w14:textId="77777777" w:rsidR="004866F2" w:rsidRPr="000719EE" w:rsidRDefault="004866F2" w:rsidP="004866F2">
      <w:pPr>
        <w:rPr>
          <w:rFonts w:ascii="Arial" w:hAnsi="Arial" w:cs="Arial"/>
          <w:sz w:val="18"/>
          <w:szCs w:val="18"/>
          <w:lang w:val="es-ES_tradnl"/>
        </w:rPr>
      </w:pPr>
    </w:p>
    <w:p w14:paraId="69CC4F79" w14:textId="77777777" w:rsidR="004866F2" w:rsidRPr="000719EE" w:rsidRDefault="004866F2" w:rsidP="004866F2">
      <w:pPr>
        <w:rPr>
          <w:rFonts w:ascii="Arial" w:hAnsi="Arial" w:cs="Arial"/>
          <w:sz w:val="18"/>
          <w:szCs w:val="18"/>
          <w:lang w:val="es-ES_tradnl"/>
        </w:rPr>
      </w:pPr>
    </w:p>
    <w:p w14:paraId="5E11BD8E" w14:textId="77777777" w:rsidR="004866F2" w:rsidRPr="00E928AA" w:rsidRDefault="004866F2" w:rsidP="004866F2">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1 DE IMAGEN 3</w:t>
      </w:r>
    </w:p>
    <w:p w14:paraId="69A1E04D"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226E383" w14:textId="6A24D8A0" w:rsidR="004866F2"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w:t>
      </w:r>
    </w:p>
    <w:p w14:paraId="28F2BD88" w14:textId="77777777" w:rsidR="004866F2" w:rsidRPr="00CD652E" w:rsidRDefault="004866F2" w:rsidP="004866F2">
      <w:pPr>
        <w:rPr>
          <w:rFonts w:ascii="Arial" w:hAnsi="Arial" w:cs="Arial"/>
          <w:sz w:val="18"/>
          <w:szCs w:val="18"/>
          <w:lang w:val="es-ES_tradnl"/>
        </w:rPr>
      </w:pPr>
    </w:p>
    <w:p w14:paraId="035DD2F1" w14:textId="77777777" w:rsidR="004866F2" w:rsidRPr="00CD652E" w:rsidRDefault="004866F2" w:rsidP="004866F2">
      <w:pPr>
        <w:rPr>
          <w:rFonts w:ascii="Arial" w:hAnsi="Arial" w:cs="Arial"/>
          <w:sz w:val="18"/>
          <w:szCs w:val="18"/>
          <w:lang w:val="es-ES_tradnl"/>
        </w:rPr>
      </w:pPr>
    </w:p>
    <w:p w14:paraId="41722B70"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DC8DA6B" w14:textId="77777777" w:rsidR="004866F2" w:rsidRDefault="004866F2" w:rsidP="004866F2">
      <w:pPr>
        <w:rPr>
          <w:rFonts w:ascii="Arial" w:hAnsi="Arial" w:cs="Arial"/>
          <w:sz w:val="18"/>
          <w:szCs w:val="18"/>
          <w:lang w:val="es-ES_tradnl"/>
        </w:rPr>
      </w:pPr>
    </w:p>
    <w:p w14:paraId="0BA144AE" w14:textId="369CA072" w:rsidR="009B5A11" w:rsidRPr="009B5A11" w:rsidRDefault="009B5A11" w:rsidP="009B5A11">
      <w:pPr>
        <w:rPr>
          <w:rFonts w:ascii="Arial" w:hAnsi="Arial" w:cs="Arial"/>
          <w:sz w:val="18"/>
          <w:szCs w:val="18"/>
          <w:lang w:val="es-ES_tradnl"/>
        </w:rPr>
      </w:pPr>
      <w:r>
        <w:rPr>
          <w:rFonts w:ascii="Arial" w:hAnsi="Arial" w:cs="Arial"/>
          <w:sz w:val="18"/>
          <w:szCs w:val="18"/>
          <w:lang w:val="es-ES_tradnl"/>
        </w:rPr>
        <w:t xml:space="preserve">Marcos y Sara van a ir este domingo </w:t>
      </w:r>
      <w:ins w:id="85" w:author="chris" w:date="2015-04-19T18:28:00Z">
        <w:r w:rsidR="000C75C7">
          <w:rPr>
            <w:rFonts w:ascii="Arial" w:hAnsi="Arial" w:cs="Arial"/>
            <w:sz w:val="18"/>
            <w:szCs w:val="18"/>
            <w:lang w:val="es-ES_tradnl"/>
          </w:rPr>
          <w:t xml:space="preserve">a </w:t>
        </w:r>
      </w:ins>
      <w:r w:rsidRPr="009B5A11">
        <w:rPr>
          <w:rFonts w:ascii="Arial" w:hAnsi="Arial" w:cs="Arial"/>
          <w:sz w:val="18"/>
          <w:szCs w:val="18"/>
          <w:lang w:val="es-ES_tradnl"/>
        </w:rPr>
        <w:t>ver el partido de fútbol</w:t>
      </w:r>
      <w:r>
        <w:rPr>
          <w:rFonts w:ascii="Arial" w:hAnsi="Arial" w:cs="Arial"/>
          <w:sz w:val="18"/>
          <w:szCs w:val="18"/>
          <w:lang w:val="es-ES_tradnl"/>
        </w:rPr>
        <w:t xml:space="preserve"> al estadio</w:t>
      </w:r>
      <w:r w:rsidRPr="009B5A11">
        <w:rPr>
          <w:rFonts w:ascii="Arial" w:hAnsi="Arial" w:cs="Arial"/>
          <w:sz w:val="18"/>
          <w:szCs w:val="18"/>
          <w:lang w:val="es-ES_tradnl"/>
        </w:rPr>
        <w:t xml:space="preserve">. Han ido juntos con el papá de </w:t>
      </w:r>
      <w:r>
        <w:rPr>
          <w:rFonts w:ascii="Arial" w:hAnsi="Arial" w:cs="Arial"/>
          <w:sz w:val="18"/>
          <w:szCs w:val="18"/>
          <w:lang w:val="es-ES_tradnl"/>
        </w:rPr>
        <w:t>Sara a comprar</w:t>
      </w:r>
      <w:r w:rsidRPr="009B5A11">
        <w:rPr>
          <w:rFonts w:ascii="Arial" w:hAnsi="Arial" w:cs="Arial"/>
          <w:sz w:val="18"/>
          <w:szCs w:val="18"/>
          <w:lang w:val="es-ES_tradnl"/>
        </w:rPr>
        <w:t xml:space="preserve"> las </w:t>
      </w:r>
      <w:r>
        <w:rPr>
          <w:rFonts w:ascii="Arial" w:hAnsi="Arial" w:cs="Arial"/>
          <w:sz w:val="18"/>
          <w:szCs w:val="18"/>
          <w:lang w:val="es-ES_tradnl"/>
        </w:rPr>
        <w:t>boletas</w:t>
      </w:r>
      <w:r w:rsidRPr="009B5A11">
        <w:rPr>
          <w:rFonts w:ascii="Arial" w:hAnsi="Arial" w:cs="Arial"/>
          <w:sz w:val="18"/>
          <w:szCs w:val="18"/>
          <w:lang w:val="es-ES_tradnl"/>
        </w:rPr>
        <w:t xml:space="preserve">. </w:t>
      </w:r>
      <w:r>
        <w:rPr>
          <w:rFonts w:ascii="Arial" w:hAnsi="Arial" w:cs="Arial"/>
          <w:sz w:val="18"/>
          <w:szCs w:val="18"/>
          <w:lang w:val="es-ES_tradnl"/>
        </w:rPr>
        <w:t>Sara</w:t>
      </w:r>
      <w:r w:rsidRPr="009B5A11">
        <w:rPr>
          <w:rFonts w:ascii="Arial" w:hAnsi="Arial" w:cs="Arial"/>
          <w:sz w:val="18"/>
          <w:szCs w:val="18"/>
          <w:lang w:val="es-ES_tradnl"/>
        </w:rPr>
        <w:t xml:space="preserve"> compr</w:t>
      </w:r>
      <w:r>
        <w:rPr>
          <w:rFonts w:ascii="Arial" w:hAnsi="Arial" w:cs="Arial"/>
          <w:sz w:val="18"/>
          <w:szCs w:val="18"/>
          <w:lang w:val="es-ES_tradnl"/>
        </w:rPr>
        <w:t>ó</w:t>
      </w:r>
      <w:r w:rsidRPr="009B5A11">
        <w:rPr>
          <w:rFonts w:ascii="Arial" w:hAnsi="Arial" w:cs="Arial"/>
          <w:sz w:val="18"/>
          <w:szCs w:val="18"/>
          <w:lang w:val="es-ES_tradnl"/>
        </w:rPr>
        <w:t xml:space="preserve"> tres </w:t>
      </w:r>
      <w:r>
        <w:rPr>
          <w:rFonts w:ascii="Arial" w:hAnsi="Arial" w:cs="Arial"/>
          <w:sz w:val="18"/>
          <w:szCs w:val="18"/>
          <w:lang w:val="es-ES_tradnl"/>
        </w:rPr>
        <w:t>boletas</w:t>
      </w:r>
      <w:r w:rsidRPr="009B5A11">
        <w:rPr>
          <w:rFonts w:ascii="Arial" w:hAnsi="Arial" w:cs="Arial"/>
          <w:sz w:val="18"/>
          <w:szCs w:val="18"/>
          <w:lang w:val="es-ES_tradnl"/>
        </w:rPr>
        <w:t xml:space="preserve"> porque irá con sus padres y </w:t>
      </w:r>
      <w:r>
        <w:rPr>
          <w:rFonts w:ascii="Arial" w:hAnsi="Arial" w:cs="Arial"/>
          <w:sz w:val="18"/>
          <w:szCs w:val="18"/>
          <w:lang w:val="es-ES_tradnl"/>
        </w:rPr>
        <w:t xml:space="preserve">Marcos </w:t>
      </w:r>
      <w:r w:rsidRPr="009B5A11">
        <w:rPr>
          <w:rFonts w:ascii="Arial" w:hAnsi="Arial" w:cs="Arial"/>
          <w:sz w:val="18"/>
          <w:szCs w:val="18"/>
          <w:lang w:val="es-ES_tradnl"/>
        </w:rPr>
        <w:t>compr</w:t>
      </w:r>
      <w:r>
        <w:rPr>
          <w:rFonts w:ascii="Arial" w:hAnsi="Arial" w:cs="Arial"/>
          <w:sz w:val="18"/>
          <w:szCs w:val="18"/>
          <w:lang w:val="es-ES_tradnl"/>
        </w:rPr>
        <w:t>ó</w:t>
      </w:r>
      <w:r w:rsidRPr="009B5A11">
        <w:rPr>
          <w:rFonts w:ascii="Arial" w:hAnsi="Arial" w:cs="Arial"/>
          <w:sz w:val="18"/>
          <w:szCs w:val="18"/>
          <w:lang w:val="es-ES_tradnl"/>
        </w:rPr>
        <w:t xml:space="preserve"> dos porque l</w:t>
      </w:r>
      <w:r>
        <w:rPr>
          <w:rFonts w:ascii="Arial" w:hAnsi="Arial" w:cs="Arial"/>
          <w:sz w:val="18"/>
          <w:szCs w:val="18"/>
          <w:lang w:val="es-ES_tradnl"/>
        </w:rPr>
        <w:t>o</w:t>
      </w:r>
      <w:r w:rsidRPr="009B5A11">
        <w:rPr>
          <w:rFonts w:ascii="Arial" w:hAnsi="Arial" w:cs="Arial"/>
          <w:sz w:val="18"/>
          <w:szCs w:val="18"/>
          <w:lang w:val="es-ES_tradnl"/>
        </w:rPr>
        <w:t xml:space="preserve"> acompañará su hermano mayor. Cada entrada cuesta </w:t>
      </w:r>
      <w:r>
        <w:rPr>
          <w:rFonts w:ascii="Arial" w:hAnsi="Arial" w:cs="Arial"/>
          <w:sz w:val="18"/>
          <w:szCs w:val="18"/>
          <w:lang w:val="es-ES_tradnl"/>
        </w:rPr>
        <w:t>$27</w:t>
      </w:r>
      <w:r w:rsidR="008C0B13">
        <w:rPr>
          <w:rFonts w:ascii="Arial" w:hAnsi="Arial" w:cs="Arial"/>
          <w:sz w:val="18"/>
          <w:szCs w:val="18"/>
          <w:lang w:val="es-ES_tradnl"/>
        </w:rPr>
        <w:t xml:space="preserve"> </w:t>
      </w:r>
      <w:r>
        <w:rPr>
          <w:rFonts w:ascii="Arial" w:hAnsi="Arial" w:cs="Arial"/>
          <w:sz w:val="18"/>
          <w:szCs w:val="18"/>
          <w:lang w:val="es-ES_tradnl"/>
        </w:rPr>
        <w:t>900</w:t>
      </w:r>
      <w:r w:rsidRPr="009B5A11">
        <w:rPr>
          <w:rFonts w:ascii="Arial" w:hAnsi="Arial" w:cs="Arial"/>
          <w:sz w:val="18"/>
          <w:szCs w:val="18"/>
          <w:lang w:val="es-ES_tradnl"/>
        </w:rPr>
        <w:t>. ¿Cuánto costa</w:t>
      </w:r>
      <w:r>
        <w:rPr>
          <w:rFonts w:ascii="Arial" w:hAnsi="Arial" w:cs="Arial"/>
          <w:sz w:val="18"/>
          <w:szCs w:val="18"/>
          <w:lang w:val="es-ES_tradnl"/>
        </w:rPr>
        <w:t>ron</w:t>
      </w:r>
      <w:r w:rsidRPr="009B5A11">
        <w:rPr>
          <w:rFonts w:ascii="Arial" w:hAnsi="Arial" w:cs="Arial"/>
          <w:sz w:val="18"/>
          <w:szCs w:val="18"/>
          <w:lang w:val="es-ES_tradnl"/>
        </w:rPr>
        <w:t xml:space="preserve"> todas las </w:t>
      </w:r>
      <w:r>
        <w:rPr>
          <w:rFonts w:ascii="Arial" w:hAnsi="Arial" w:cs="Arial"/>
          <w:sz w:val="18"/>
          <w:szCs w:val="18"/>
          <w:lang w:val="es-ES_tradnl"/>
        </w:rPr>
        <w:t>boletas</w:t>
      </w:r>
      <w:r w:rsidRPr="009B5A11">
        <w:rPr>
          <w:rFonts w:ascii="Arial" w:hAnsi="Arial" w:cs="Arial"/>
          <w:sz w:val="18"/>
          <w:szCs w:val="18"/>
          <w:lang w:val="es-ES_tradnl"/>
        </w:rPr>
        <w:t>?</w:t>
      </w:r>
    </w:p>
    <w:p w14:paraId="44D48075" w14:textId="77777777" w:rsidR="009B5A11" w:rsidRPr="009B5A11" w:rsidRDefault="009B5A11" w:rsidP="009B5A11">
      <w:pPr>
        <w:rPr>
          <w:rFonts w:ascii="Arial" w:hAnsi="Arial" w:cs="Arial"/>
          <w:sz w:val="18"/>
          <w:szCs w:val="18"/>
          <w:lang w:val="es-ES_tradnl"/>
        </w:rPr>
      </w:pPr>
    </w:p>
    <w:p w14:paraId="71BF7925" w14:textId="04A28B6F" w:rsidR="009B5A11" w:rsidRDefault="009B5A11" w:rsidP="009B5A11">
      <w:pPr>
        <w:rPr>
          <w:rFonts w:ascii="Arial" w:hAnsi="Arial" w:cs="Arial"/>
          <w:sz w:val="18"/>
          <w:szCs w:val="18"/>
          <w:lang w:val="es-ES_tradnl"/>
        </w:rPr>
      </w:pPr>
      <w:r>
        <w:rPr>
          <w:rFonts w:ascii="Arial" w:hAnsi="Arial" w:cs="Arial"/>
          <w:sz w:val="18"/>
          <w:szCs w:val="18"/>
          <w:lang w:val="es-ES_tradnl"/>
        </w:rPr>
        <w:t>Podemos resolver este problema de dos formas diferentes, observa:</w:t>
      </w:r>
    </w:p>
    <w:p w14:paraId="63BAAAA4" w14:textId="77777777" w:rsidR="009B5A11" w:rsidRPr="009B5A11" w:rsidRDefault="009B5A11" w:rsidP="009B5A11">
      <w:pPr>
        <w:rPr>
          <w:rFonts w:ascii="Arial" w:hAnsi="Arial" w:cs="Arial"/>
          <w:sz w:val="18"/>
          <w:szCs w:val="18"/>
          <w:lang w:val="es-ES_tradnl"/>
        </w:rPr>
      </w:pPr>
    </w:p>
    <w:p w14:paraId="6ACBD240" w14:textId="17D034D7" w:rsidR="009B5A11" w:rsidRPr="000C75C7" w:rsidRDefault="000C75C7" w:rsidP="000C75C7">
      <w:pPr>
        <w:rPr>
          <w:rFonts w:ascii="Arial" w:hAnsi="Arial" w:cs="Arial"/>
          <w:b/>
          <w:sz w:val="18"/>
          <w:szCs w:val="18"/>
          <w:lang w:val="es-ES_tradnl"/>
          <w:rPrChange w:id="86" w:author="chris" w:date="2015-04-19T18:28:00Z">
            <w:rPr>
              <w:lang w:val="es-ES_tradnl"/>
            </w:rPr>
          </w:rPrChange>
        </w:rPr>
        <w:pPrChange w:id="87" w:author="chris" w:date="2015-04-19T18:28:00Z">
          <w:pPr>
            <w:pStyle w:val="Prrafodelista"/>
            <w:numPr>
              <w:numId w:val="4"/>
            </w:numPr>
            <w:ind w:hanging="360"/>
          </w:pPr>
        </w:pPrChange>
      </w:pPr>
      <w:ins w:id="88" w:author="chris" w:date="2015-04-19T18:28:00Z">
        <w:r w:rsidRPr="000C75C7">
          <w:rPr>
            <w:rFonts w:ascii="Arial" w:hAnsi="Arial" w:cs="Arial"/>
            <w:b/>
            <w:sz w:val="18"/>
            <w:szCs w:val="18"/>
            <w:lang w:val="es-ES_tradnl"/>
            <w:rPrChange w:id="89" w:author="chris" w:date="2015-04-19T18:28:00Z">
              <w:rPr>
                <w:lang w:val="es-ES_tradnl"/>
              </w:rPr>
            </w:rPrChange>
          </w:rPr>
          <w:t xml:space="preserve">Primera </w:t>
        </w:r>
      </w:ins>
      <w:del w:id="90" w:author="chris" w:date="2015-04-19T18:28:00Z">
        <w:r w:rsidR="009B5A11" w:rsidRPr="000C75C7" w:rsidDel="000C75C7">
          <w:rPr>
            <w:rFonts w:ascii="Arial" w:hAnsi="Arial" w:cs="Arial"/>
            <w:b/>
            <w:sz w:val="18"/>
            <w:szCs w:val="18"/>
            <w:lang w:val="es-ES_tradnl"/>
            <w:rPrChange w:id="91" w:author="chris" w:date="2015-04-19T18:28:00Z">
              <w:rPr>
                <w:lang w:val="es-ES_tradnl"/>
              </w:rPr>
            </w:rPrChange>
          </w:rPr>
          <w:delText>F</w:delText>
        </w:r>
      </w:del>
      <w:ins w:id="92" w:author="chris" w:date="2015-04-19T18:28:00Z">
        <w:r w:rsidRPr="000C75C7">
          <w:rPr>
            <w:rFonts w:ascii="Arial" w:hAnsi="Arial" w:cs="Arial"/>
            <w:b/>
            <w:sz w:val="18"/>
            <w:szCs w:val="18"/>
            <w:lang w:val="es-ES_tradnl"/>
            <w:rPrChange w:id="93" w:author="chris" w:date="2015-04-19T18:28:00Z">
              <w:rPr>
                <w:lang w:val="es-ES_tradnl"/>
              </w:rPr>
            </w:rPrChange>
          </w:rPr>
          <w:t>f</w:t>
        </w:r>
      </w:ins>
      <w:r w:rsidR="009B5A11" w:rsidRPr="000C75C7">
        <w:rPr>
          <w:rFonts w:ascii="Arial" w:hAnsi="Arial" w:cs="Arial"/>
          <w:b/>
          <w:sz w:val="18"/>
          <w:szCs w:val="18"/>
          <w:lang w:val="es-ES_tradnl"/>
          <w:rPrChange w:id="94" w:author="chris" w:date="2015-04-19T18:28:00Z">
            <w:rPr>
              <w:lang w:val="es-ES_tradnl"/>
            </w:rPr>
          </w:rPrChange>
        </w:rPr>
        <w:t xml:space="preserve">orma: </w:t>
      </w:r>
    </w:p>
    <w:p w14:paraId="36961385" w14:textId="77777777" w:rsidR="009B5A11" w:rsidRDefault="009B5A11" w:rsidP="009B5A11">
      <w:pPr>
        <w:rPr>
          <w:rFonts w:ascii="Arial" w:hAnsi="Arial" w:cs="Arial"/>
          <w:sz w:val="18"/>
          <w:szCs w:val="18"/>
          <w:lang w:val="es-ES_tradnl"/>
        </w:rPr>
      </w:pPr>
    </w:p>
    <w:p w14:paraId="22976ECF" w14:textId="580148CF" w:rsidR="000E0650" w:rsidRDefault="009B5A11" w:rsidP="009B5A11">
      <w:pPr>
        <w:rPr>
          <w:rFonts w:ascii="Arial" w:hAnsi="Arial" w:cs="Arial"/>
          <w:sz w:val="18"/>
          <w:szCs w:val="18"/>
          <w:lang w:val="es-ES_tradnl"/>
        </w:rPr>
      </w:pPr>
      <w:r w:rsidRPr="009B5A11">
        <w:rPr>
          <w:rFonts w:ascii="Arial" w:hAnsi="Arial" w:cs="Arial"/>
          <w:sz w:val="18"/>
          <w:szCs w:val="18"/>
          <w:lang w:val="es-ES_tradnl"/>
        </w:rPr>
        <w:t xml:space="preserve">Sumamos </w:t>
      </w:r>
      <w:r>
        <w:rPr>
          <w:rFonts w:ascii="Arial" w:hAnsi="Arial" w:cs="Arial"/>
          <w:sz w:val="18"/>
          <w:szCs w:val="18"/>
          <w:lang w:val="es-ES_tradnl"/>
        </w:rPr>
        <w:t>la cantidad de boletas que compraron entre Marcos y Sara</w:t>
      </w:r>
      <w:del w:id="95" w:author="chris" w:date="2015-04-19T18:28:00Z">
        <w:r w:rsidDel="000C75C7">
          <w:rPr>
            <w:rFonts w:ascii="Arial" w:hAnsi="Arial" w:cs="Arial"/>
            <w:sz w:val="18"/>
            <w:szCs w:val="18"/>
            <w:lang w:val="es-ES_tradnl"/>
          </w:rPr>
          <w:delText>,</w:delText>
        </w:r>
      </w:del>
      <w:r>
        <w:rPr>
          <w:rFonts w:ascii="Arial" w:hAnsi="Arial" w:cs="Arial"/>
          <w:sz w:val="18"/>
          <w:szCs w:val="18"/>
          <w:lang w:val="es-ES_tradnl"/>
        </w:rPr>
        <w:t xml:space="preserve"> </w:t>
      </w:r>
      <w:ins w:id="96" w:author="chris" w:date="2015-04-19T18:29:00Z">
        <w:r w:rsidR="000C75C7">
          <w:rPr>
            <w:rFonts w:ascii="Arial" w:hAnsi="Arial" w:cs="Arial"/>
            <w:sz w:val="18"/>
            <w:szCs w:val="18"/>
            <w:lang w:val="es-ES_tradnl"/>
          </w:rPr>
          <w:t xml:space="preserve"> </w:t>
        </w:r>
      </w:ins>
      <w:del w:id="97" w:author="chris" w:date="2015-04-19T18:29:00Z">
        <w:r w:rsidRPr="009B5A11" w:rsidDel="000C75C7">
          <w:rPr>
            <w:rFonts w:ascii="Arial" w:hAnsi="Arial" w:cs="Arial"/>
            <w:sz w:val="18"/>
            <w:szCs w:val="18"/>
            <w:lang w:val="es-ES_tradnl"/>
          </w:rPr>
          <w:delText xml:space="preserve">y </w:delText>
        </w:r>
      </w:del>
      <w:r>
        <w:rPr>
          <w:rFonts w:ascii="Arial" w:hAnsi="Arial" w:cs="Arial"/>
          <w:sz w:val="18"/>
          <w:szCs w:val="18"/>
          <w:lang w:val="es-ES_tradnl"/>
        </w:rPr>
        <w:t xml:space="preserve">luego </w:t>
      </w:r>
      <w:r w:rsidRPr="009B5A11">
        <w:rPr>
          <w:rFonts w:ascii="Arial" w:hAnsi="Arial" w:cs="Arial"/>
          <w:sz w:val="18"/>
          <w:szCs w:val="18"/>
          <w:lang w:val="es-ES_tradnl"/>
        </w:rPr>
        <w:t xml:space="preserve">multiplicamos el resultado por </w:t>
      </w:r>
      <w:r>
        <w:rPr>
          <w:rFonts w:ascii="Arial" w:hAnsi="Arial" w:cs="Arial"/>
          <w:sz w:val="18"/>
          <w:szCs w:val="18"/>
          <w:lang w:val="es-ES_tradnl"/>
        </w:rPr>
        <w:t>$27.900</w:t>
      </w:r>
      <w:r w:rsidRPr="009B5A11">
        <w:rPr>
          <w:rFonts w:ascii="Arial" w:hAnsi="Arial" w:cs="Arial"/>
          <w:sz w:val="18"/>
          <w:szCs w:val="18"/>
          <w:lang w:val="es-ES_tradnl"/>
        </w:rPr>
        <w:t xml:space="preserve"> que cuesta cada una.</w:t>
      </w:r>
    </w:p>
    <w:p w14:paraId="630D68E7" w14:textId="77777777" w:rsidR="009B5A11" w:rsidRDefault="009B5A11" w:rsidP="009B5A11">
      <w:pPr>
        <w:rPr>
          <w:rFonts w:ascii="Arial" w:hAnsi="Arial" w:cs="Arial"/>
          <w:sz w:val="18"/>
          <w:szCs w:val="18"/>
          <w:lang w:val="es-ES_tradnl"/>
        </w:rPr>
      </w:pPr>
    </w:p>
    <w:p w14:paraId="147E55A4" w14:textId="742E12CB" w:rsidR="009B5A11" w:rsidRPr="009B5A11" w:rsidRDefault="009B5A11" w:rsidP="009B5A11">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(3 + 2) x 27</w:t>
      </w:r>
      <w:r w:rsidR="008C0B13">
        <w:rPr>
          <w:rFonts w:ascii="Arial" w:hAnsi="Arial" w:cs="Arial"/>
          <w:sz w:val="18"/>
          <w:szCs w:val="18"/>
          <w:lang w:val="es-ES_tradnl"/>
        </w:rPr>
        <w:t xml:space="preserve"> </w:t>
      </w:r>
      <w:r>
        <w:rPr>
          <w:rFonts w:ascii="Arial" w:hAnsi="Arial" w:cs="Arial"/>
          <w:sz w:val="18"/>
          <w:szCs w:val="18"/>
          <w:lang w:val="es-ES_tradnl"/>
        </w:rPr>
        <w:t>900</w:t>
      </w:r>
    </w:p>
    <w:p w14:paraId="2682B845" w14:textId="4B3D1617" w:rsidR="000E0650" w:rsidRDefault="009B5A11"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5     x 27</w:t>
      </w:r>
      <w:r w:rsidR="008C0B13">
        <w:rPr>
          <w:rFonts w:ascii="Arial" w:hAnsi="Arial" w:cs="Arial"/>
          <w:sz w:val="18"/>
          <w:szCs w:val="18"/>
          <w:lang w:val="es-ES_tradnl"/>
        </w:rPr>
        <w:t xml:space="preserve"> </w:t>
      </w:r>
      <w:r>
        <w:rPr>
          <w:rFonts w:ascii="Arial" w:hAnsi="Arial" w:cs="Arial"/>
          <w:sz w:val="18"/>
          <w:szCs w:val="18"/>
          <w:lang w:val="es-ES_tradnl"/>
        </w:rPr>
        <w:t>900</w:t>
      </w:r>
    </w:p>
    <w:p w14:paraId="6E531A76" w14:textId="50D5A49C" w:rsidR="009B5A11" w:rsidRDefault="009B5A11"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139</w:t>
      </w:r>
      <w:r w:rsidR="008C0B13">
        <w:rPr>
          <w:rFonts w:ascii="Arial" w:hAnsi="Arial" w:cs="Arial"/>
          <w:sz w:val="18"/>
          <w:szCs w:val="18"/>
          <w:lang w:val="es-ES_tradnl"/>
        </w:rPr>
        <w:t xml:space="preserve"> </w:t>
      </w:r>
      <w:r>
        <w:rPr>
          <w:rFonts w:ascii="Arial" w:hAnsi="Arial" w:cs="Arial"/>
          <w:sz w:val="18"/>
          <w:szCs w:val="18"/>
          <w:lang w:val="es-ES_tradnl"/>
        </w:rPr>
        <w:t>500</w:t>
      </w:r>
    </w:p>
    <w:p w14:paraId="5F9C92E4" w14:textId="2987E1A4" w:rsidR="009B5A11" w:rsidRDefault="00E13096" w:rsidP="004866F2">
      <w:pPr>
        <w:rPr>
          <w:rFonts w:ascii="Arial" w:hAnsi="Arial" w:cs="Arial"/>
          <w:sz w:val="18"/>
          <w:szCs w:val="18"/>
          <w:lang w:val="es-ES_tradnl"/>
        </w:rPr>
      </w:pPr>
      <w:r>
        <w:rPr>
          <w:rFonts w:ascii="Arial" w:hAnsi="Arial" w:cs="Arial"/>
          <w:sz w:val="18"/>
          <w:szCs w:val="18"/>
          <w:lang w:val="es-ES_tradnl"/>
        </w:rPr>
        <w:br/>
      </w:r>
      <w:r w:rsidR="009B5A11">
        <w:rPr>
          <w:rFonts w:ascii="Arial" w:hAnsi="Arial" w:cs="Arial"/>
          <w:sz w:val="18"/>
          <w:szCs w:val="18"/>
          <w:lang w:val="es-ES_tradnl"/>
        </w:rPr>
        <w:t>Es decir</w:t>
      </w:r>
      <w:ins w:id="98" w:author="chris" w:date="2015-04-19T18:28:00Z">
        <w:r w:rsidR="000C75C7">
          <w:rPr>
            <w:rFonts w:ascii="Arial" w:hAnsi="Arial" w:cs="Arial"/>
            <w:sz w:val="18"/>
            <w:szCs w:val="18"/>
            <w:lang w:val="es-ES_tradnl"/>
          </w:rPr>
          <w:t>,</w:t>
        </w:r>
      </w:ins>
      <w:r>
        <w:rPr>
          <w:rFonts w:ascii="Arial" w:hAnsi="Arial" w:cs="Arial"/>
          <w:sz w:val="18"/>
          <w:szCs w:val="18"/>
          <w:lang w:val="es-ES_tradnl"/>
        </w:rPr>
        <w:t xml:space="preserve"> que</w:t>
      </w:r>
      <w:r w:rsidR="009B5A11">
        <w:rPr>
          <w:rFonts w:ascii="Arial" w:hAnsi="Arial" w:cs="Arial"/>
          <w:sz w:val="18"/>
          <w:szCs w:val="18"/>
          <w:lang w:val="es-ES_tradnl"/>
        </w:rPr>
        <w:t xml:space="preserve"> en total las boletas costaron $139</w:t>
      </w:r>
      <w:r w:rsidR="008C0B13">
        <w:rPr>
          <w:rFonts w:ascii="Arial" w:hAnsi="Arial" w:cs="Arial"/>
          <w:sz w:val="18"/>
          <w:szCs w:val="18"/>
          <w:lang w:val="es-ES_tradnl"/>
        </w:rPr>
        <w:t xml:space="preserve"> </w:t>
      </w:r>
      <w:r w:rsidR="009B5A11">
        <w:rPr>
          <w:rFonts w:ascii="Arial" w:hAnsi="Arial" w:cs="Arial"/>
          <w:sz w:val="18"/>
          <w:szCs w:val="18"/>
          <w:lang w:val="es-ES_tradnl"/>
        </w:rPr>
        <w:t xml:space="preserve">500. </w:t>
      </w:r>
    </w:p>
    <w:p w14:paraId="11CCF6C8" w14:textId="77777777" w:rsidR="009B5A11" w:rsidRDefault="009B5A11" w:rsidP="004866F2">
      <w:pPr>
        <w:rPr>
          <w:rFonts w:ascii="Arial" w:hAnsi="Arial" w:cs="Arial"/>
          <w:sz w:val="18"/>
          <w:szCs w:val="18"/>
          <w:lang w:val="es-ES_tradnl"/>
        </w:rPr>
      </w:pPr>
    </w:p>
    <w:p w14:paraId="263AD9CA" w14:textId="50B87BFC" w:rsidR="009B5A11" w:rsidRPr="000C75C7" w:rsidRDefault="000C75C7" w:rsidP="000C75C7">
      <w:pPr>
        <w:rPr>
          <w:rFonts w:ascii="Arial" w:hAnsi="Arial" w:cs="Arial"/>
          <w:b/>
          <w:sz w:val="18"/>
          <w:szCs w:val="18"/>
          <w:lang w:val="es-ES_tradnl"/>
          <w:rPrChange w:id="99" w:author="chris" w:date="2015-04-19T18:28:00Z">
            <w:rPr>
              <w:lang w:val="es-ES_tradnl"/>
            </w:rPr>
          </w:rPrChange>
        </w:rPr>
        <w:pPrChange w:id="100" w:author="chris" w:date="2015-04-19T18:28:00Z">
          <w:pPr>
            <w:pStyle w:val="Prrafodelista"/>
            <w:numPr>
              <w:numId w:val="4"/>
            </w:numPr>
            <w:ind w:hanging="360"/>
          </w:pPr>
        </w:pPrChange>
      </w:pPr>
      <w:ins w:id="101" w:author="chris" w:date="2015-04-19T18:29:00Z">
        <w:r>
          <w:rPr>
            <w:rFonts w:ascii="Arial" w:hAnsi="Arial" w:cs="Arial"/>
            <w:b/>
            <w:sz w:val="18"/>
            <w:szCs w:val="18"/>
            <w:lang w:val="es-ES_tradnl"/>
          </w:rPr>
          <w:t xml:space="preserve">Segunda </w:t>
        </w:r>
      </w:ins>
      <w:del w:id="102" w:author="chris" w:date="2015-04-19T18:29:00Z">
        <w:r w:rsidR="009B5A11" w:rsidRPr="000C75C7" w:rsidDel="000C75C7">
          <w:rPr>
            <w:rFonts w:ascii="Arial" w:hAnsi="Arial" w:cs="Arial"/>
            <w:b/>
            <w:sz w:val="18"/>
            <w:szCs w:val="18"/>
            <w:lang w:val="es-ES_tradnl"/>
            <w:rPrChange w:id="103" w:author="chris" w:date="2015-04-19T18:28:00Z">
              <w:rPr>
                <w:lang w:val="es-ES_tradnl"/>
              </w:rPr>
            </w:rPrChange>
          </w:rPr>
          <w:delText>F</w:delText>
        </w:r>
      </w:del>
      <w:ins w:id="104" w:author="chris" w:date="2015-04-19T18:29:00Z">
        <w:r>
          <w:rPr>
            <w:rFonts w:ascii="Arial" w:hAnsi="Arial" w:cs="Arial"/>
            <w:b/>
            <w:sz w:val="18"/>
            <w:szCs w:val="18"/>
            <w:lang w:val="es-ES_tradnl"/>
          </w:rPr>
          <w:t>f</w:t>
        </w:r>
      </w:ins>
      <w:r w:rsidR="009B5A11" w:rsidRPr="000C75C7">
        <w:rPr>
          <w:rFonts w:ascii="Arial" w:hAnsi="Arial" w:cs="Arial"/>
          <w:b/>
          <w:sz w:val="18"/>
          <w:szCs w:val="18"/>
          <w:lang w:val="es-ES_tradnl"/>
          <w:rPrChange w:id="105" w:author="chris" w:date="2015-04-19T18:28:00Z">
            <w:rPr>
              <w:lang w:val="es-ES_tradnl"/>
            </w:rPr>
          </w:rPrChange>
        </w:rPr>
        <w:t>orma:</w:t>
      </w:r>
    </w:p>
    <w:p w14:paraId="7FE3E3F6" w14:textId="159E9DC0" w:rsidR="000E0650" w:rsidRDefault="00E13096" w:rsidP="004866F2">
      <w:pPr>
        <w:rPr>
          <w:rFonts w:ascii="Arial" w:hAnsi="Arial" w:cs="Arial"/>
          <w:sz w:val="18"/>
          <w:szCs w:val="18"/>
          <w:lang w:val="es-ES_tradnl"/>
        </w:rPr>
      </w:pPr>
      <w:r>
        <w:rPr>
          <w:rFonts w:ascii="Arial" w:hAnsi="Arial" w:cs="Arial"/>
          <w:sz w:val="18"/>
          <w:szCs w:val="18"/>
          <w:lang w:val="es-ES_tradnl"/>
        </w:rPr>
        <w:t xml:space="preserve">Multiplicamos el número de boletas de cada niño por el valor que cuesta cada una, </w:t>
      </w:r>
      <w:del w:id="106" w:author="chris" w:date="2015-04-19T18:29:00Z">
        <w:r w:rsidDel="000C75C7">
          <w:rPr>
            <w:rFonts w:ascii="Arial" w:hAnsi="Arial" w:cs="Arial"/>
            <w:sz w:val="18"/>
            <w:szCs w:val="18"/>
            <w:lang w:val="es-ES_tradnl"/>
          </w:rPr>
          <w:delText>y</w:delText>
        </w:r>
      </w:del>
      <w:r>
        <w:rPr>
          <w:rFonts w:ascii="Arial" w:hAnsi="Arial" w:cs="Arial"/>
          <w:sz w:val="18"/>
          <w:szCs w:val="18"/>
          <w:lang w:val="es-ES_tradnl"/>
        </w:rPr>
        <w:t xml:space="preserve"> luego sumamos los dos resultados. </w:t>
      </w:r>
    </w:p>
    <w:p w14:paraId="0478493F" w14:textId="77777777" w:rsidR="00E13096" w:rsidRDefault="00E13096" w:rsidP="004866F2">
      <w:pPr>
        <w:rPr>
          <w:rFonts w:ascii="Arial" w:hAnsi="Arial" w:cs="Arial"/>
          <w:sz w:val="18"/>
          <w:szCs w:val="18"/>
          <w:lang w:val="es-ES_tradnl"/>
        </w:rPr>
      </w:pPr>
    </w:p>
    <w:p w14:paraId="01169A82" w14:textId="68573352"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(3 x 27</w:t>
      </w:r>
      <w:r w:rsidR="008C0B13">
        <w:rPr>
          <w:rFonts w:ascii="Arial" w:hAnsi="Arial" w:cs="Arial"/>
          <w:sz w:val="18"/>
          <w:szCs w:val="18"/>
          <w:lang w:val="es-ES_tradnl"/>
        </w:rPr>
        <w:t xml:space="preserve"> </w:t>
      </w:r>
      <w:r>
        <w:rPr>
          <w:rFonts w:ascii="Arial" w:hAnsi="Arial" w:cs="Arial"/>
          <w:sz w:val="18"/>
          <w:szCs w:val="18"/>
          <w:lang w:val="es-ES_tradnl"/>
        </w:rPr>
        <w:t>900) + (2 x 27</w:t>
      </w:r>
      <w:r w:rsidR="008C0B13">
        <w:rPr>
          <w:rFonts w:ascii="Arial" w:hAnsi="Arial" w:cs="Arial"/>
          <w:sz w:val="18"/>
          <w:szCs w:val="18"/>
          <w:lang w:val="es-ES_tradnl"/>
        </w:rPr>
        <w:t xml:space="preserve"> </w:t>
      </w:r>
      <w:r>
        <w:rPr>
          <w:rFonts w:ascii="Arial" w:hAnsi="Arial" w:cs="Arial"/>
          <w:sz w:val="18"/>
          <w:szCs w:val="18"/>
          <w:lang w:val="es-ES_tradnl"/>
        </w:rPr>
        <w:t>900)</w:t>
      </w:r>
    </w:p>
    <w:p w14:paraId="2FD600FA" w14:textId="2B874921"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t xml:space="preserve">      83</w:t>
      </w:r>
      <w:r w:rsidR="008C0B13">
        <w:rPr>
          <w:rFonts w:ascii="Arial" w:hAnsi="Arial" w:cs="Arial"/>
          <w:sz w:val="18"/>
          <w:szCs w:val="18"/>
          <w:lang w:val="es-ES_tradnl"/>
        </w:rPr>
        <w:t xml:space="preserve"> </w:t>
      </w:r>
      <w:r>
        <w:rPr>
          <w:rFonts w:ascii="Arial" w:hAnsi="Arial" w:cs="Arial"/>
          <w:sz w:val="18"/>
          <w:szCs w:val="18"/>
          <w:lang w:val="es-ES_tradnl"/>
        </w:rPr>
        <w:t>700      +    55</w:t>
      </w:r>
      <w:r w:rsidR="008C0B13">
        <w:rPr>
          <w:rFonts w:ascii="Arial" w:hAnsi="Arial" w:cs="Arial"/>
          <w:sz w:val="18"/>
          <w:szCs w:val="18"/>
          <w:lang w:val="es-ES_tradnl"/>
        </w:rPr>
        <w:t xml:space="preserve"> </w:t>
      </w:r>
      <w:r>
        <w:rPr>
          <w:rFonts w:ascii="Arial" w:hAnsi="Arial" w:cs="Arial"/>
          <w:sz w:val="18"/>
          <w:szCs w:val="18"/>
          <w:lang w:val="es-ES_tradnl"/>
        </w:rPr>
        <w:t>800</w:t>
      </w:r>
    </w:p>
    <w:p w14:paraId="70DD9A5D" w14:textId="00C571C4" w:rsidR="00E13096" w:rsidRDefault="00E13096" w:rsidP="004866F2">
      <w:pPr>
        <w:rPr>
          <w:rFonts w:ascii="Arial" w:hAnsi="Arial" w:cs="Arial"/>
          <w:sz w:val="18"/>
          <w:szCs w:val="18"/>
          <w:lang w:val="es-ES_tradnl"/>
        </w:rPr>
      </w:pPr>
      <w:r>
        <w:rPr>
          <w:rFonts w:ascii="Arial" w:hAnsi="Arial" w:cs="Arial"/>
          <w:sz w:val="18"/>
          <w:szCs w:val="18"/>
          <w:lang w:val="es-ES_tradnl"/>
        </w:rPr>
        <w:tab/>
      </w:r>
      <w:r>
        <w:rPr>
          <w:rFonts w:ascii="Arial" w:hAnsi="Arial" w:cs="Arial"/>
          <w:sz w:val="18"/>
          <w:szCs w:val="18"/>
          <w:lang w:val="es-ES_tradnl"/>
        </w:rPr>
        <w:tab/>
      </w:r>
      <w:r>
        <w:rPr>
          <w:rFonts w:ascii="Arial" w:hAnsi="Arial" w:cs="Arial"/>
          <w:sz w:val="18"/>
          <w:szCs w:val="18"/>
          <w:lang w:val="es-ES_tradnl"/>
        </w:rPr>
        <w:tab/>
        <w:t>139</w:t>
      </w:r>
      <w:r w:rsidR="008C0B13">
        <w:rPr>
          <w:rFonts w:ascii="Arial" w:hAnsi="Arial" w:cs="Arial"/>
          <w:sz w:val="18"/>
          <w:szCs w:val="18"/>
          <w:lang w:val="es-ES_tradnl"/>
        </w:rPr>
        <w:t xml:space="preserve"> </w:t>
      </w:r>
      <w:r>
        <w:rPr>
          <w:rFonts w:ascii="Arial" w:hAnsi="Arial" w:cs="Arial"/>
          <w:sz w:val="18"/>
          <w:szCs w:val="18"/>
          <w:lang w:val="es-ES_tradnl"/>
        </w:rPr>
        <w:t>500</w:t>
      </w:r>
    </w:p>
    <w:p w14:paraId="7CADC804" w14:textId="77777777" w:rsidR="00024E24" w:rsidRDefault="00024E24" w:rsidP="00E13096">
      <w:pPr>
        <w:rPr>
          <w:rFonts w:ascii="Arial" w:hAnsi="Arial" w:cs="Arial"/>
          <w:sz w:val="18"/>
          <w:szCs w:val="18"/>
          <w:lang w:val="es-ES_tradnl"/>
        </w:rPr>
      </w:pPr>
    </w:p>
    <w:p w14:paraId="169B2FD9" w14:textId="445311FA" w:rsidR="00E13096" w:rsidRDefault="00E13096" w:rsidP="00E13096">
      <w:pPr>
        <w:rPr>
          <w:rFonts w:ascii="Arial" w:hAnsi="Arial" w:cs="Arial"/>
          <w:sz w:val="18"/>
          <w:szCs w:val="18"/>
          <w:lang w:val="es-ES_tradnl"/>
        </w:rPr>
      </w:pPr>
      <w:r>
        <w:rPr>
          <w:rFonts w:ascii="Arial" w:hAnsi="Arial" w:cs="Arial"/>
          <w:sz w:val="18"/>
          <w:szCs w:val="18"/>
          <w:lang w:val="es-ES_tradnl"/>
        </w:rPr>
        <w:t>Es decir</w:t>
      </w:r>
      <w:ins w:id="107" w:author="chris" w:date="2015-04-19T18:29:00Z">
        <w:r w:rsidR="000C75C7">
          <w:rPr>
            <w:rFonts w:ascii="Arial" w:hAnsi="Arial" w:cs="Arial"/>
            <w:sz w:val="18"/>
            <w:szCs w:val="18"/>
            <w:lang w:val="es-ES_tradnl"/>
          </w:rPr>
          <w:t>,</w:t>
        </w:r>
      </w:ins>
      <w:r>
        <w:rPr>
          <w:rFonts w:ascii="Arial" w:hAnsi="Arial" w:cs="Arial"/>
          <w:sz w:val="18"/>
          <w:szCs w:val="18"/>
          <w:lang w:val="es-ES_tradnl"/>
        </w:rPr>
        <w:t xml:space="preserve"> que en total las boletas costaron $139</w:t>
      </w:r>
      <w:r w:rsidR="008C0B13">
        <w:rPr>
          <w:rFonts w:ascii="Arial" w:hAnsi="Arial" w:cs="Arial"/>
          <w:sz w:val="18"/>
          <w:szCs w:val="18"/>
          <w:lang w:val="es-ES_tradnl"/>
        </w:rPr>
        <w:t xml:space="preserve"> </w:t>
      </w:r>
      <w:r>
        <w:rPr>
          <w:rFonts w:ascii="Arial" w:hAnsi="Arial" w:cs="Arial"/>
          <w:sz w:val="18"/>
          <w:szCs w:val="18"/>
          <w:lang w:val="es-ES_tradnl"/>
        </w:rPr>
        <w:t xml:space="preserve">500. </w:t>
      </w:r>
    </w:p>
    <w:p w14:paraId="2201394D" w14:textId="631ACF9A" w:rsidR="00E13096" w:rsidRDefault="00E13096" w:rsidP="004866F2">
      <w:pPr>
        <w:rPr>
          <w:rFonts w:ascii="Arial" w:hAnsi="Arial" w:cs="Arial"/>
          <w:sz w:val="18"/>
          <w:szCs w:val="18"/>
          <w:lang w:val="es-ES_tradnl"/>
        </w:rPr>
      </w:pPr>
    </w:p>
    <w:p w14:paraId="5D53D6DD" w14:textId="2966FFAB" w:rsidR="00024E24" w:rsidRDefault="00024E24" w:rsidP="004866F2">
      <w:pPr>
        <w:rPr>
          <w:rFonts w:ascii="Arial" w:hAnsi="Arial" w:cs="Arial"/>
          <w:sz w:val="18"/>
          <w:szCs w:val="18"/>
          <w:lang w:val="es-ES_tradnl"/>
        </w:rPr>
      </w:pPr>
      <w:r>
        <w:rPr>
          <w:rFonts w:ascii="Arial" w:hAnsi="Arial" w:cs="Arial"/>
          <w:sz w:val="18"/>
          <w:szCs w:val="18"/>
          <w:lang w:val="es-ES_tradnl"/>
        </w:rPr>
        <w:t>La propiedad distributiva de la multiplicación, nos permite resolver problemas que involucran</w:t>
      </w:r>
      <w:r w:rsidR="00460F31">
        <w:rPr>
          <w:rFonts w:ascii="Arial" w:hAnsi="Arial" w:cs="Arial"/>
          <w:sz w:val="18"/>
          <w:szCs w:val="18"/>
          <w:lang w:val="es-ES_tradnl"/>
        </w:rPr>
        <w:t xml:space="preserve"> una </w:t>
      </w:r>
      <w:r>
        <w:rPr>
          <w:rFonts w:ascii="Arial" w:hAnsi="Arial" w:cs="Arial"/>
          <w:sz w:val="18"/>
          <w:szCs w:val="18"/>
          <w:lang w:val="es-ES_tradnl"/>
        </w:rPr>
        <w:t xml:space="preserve">adición con </w:t>
      </w:r>
      <w:r w:rsidR="00460F31">
        <w:rPr>
          <w:rFonts w:ascii="Arial" w:hAnsi="Arial" w:cs="Arial"/>
          <w:sz w:val="18"/>
          <w:szCs w:val="18"/>
          <w:lang w:val="es-ES_tradnl"/>
        </w:rPr>
        <w:t xml:space="preserve">una </w:t>
      </w:r>
      <w:r>
        <w:rPr>
          <w:rFonts w:ascii="Arial" w:hAnsi="Arial" w:cs="Arial"/>
          <w:sz w:val="18"/>
          <w:szCs w:val="18"/>
          <w:lang w:val="es-ES_tradnl"/>
        </w:rPr>
        <w:t>multiplicación</w:t>
      </w:r>
      <w:r w:rsidR="00426FD4">
        <w:rPr>
          <w:rFonts w:ascii="Arial" w:hAnsi="Arial" w:cs="Arial"/>
          <w:sz w:val="18"/>
          <w:szCs w:val="18"/>
          <w:lang w:val="es-ES_tradnl"/>
        </w:rPr>
        <w:t xml:space="preserve">. </w:t>
      </w:r>
      <w:r w:rsidR="00460F31">
        <w:rPr>
          <w:rFonts w:ascii="Arial" w:hAnsi="Arial" w:cs="Arial"/>
          <w:sz w:val="18"/>
          <w:szCs w:val="18"/>
          <w:lang w:val="es-ES_tradnl"/>
        </w:rPr>
        <w:t xml:space="preserve"> </w:t>
      </w:r>
      <w:r>
        <w:rPr>
          <w:rFonts w:ascii="Arial" w:hAnsi="Arial" w:cs="Arial"/>
          <w:sz w:val="18"/>
          <w:szCs w:val="18"/>
          <w:lang w:val="es-ES_tradnl"/>
        </w:rPr>
        <w:t xml:space="preserve"> </w:t>
      </w:r>
    </w:p>
    <w:p w14:paraId="59DB1409" w14:textId="77777777" w:rsidR="000E0650" w:rsidRPr="00E31CAA" w:rsidRDefault="000E0650" w:rsidP="004866F2">
      <w:pPr>
        <w:rPr>
          <w:rFonts w:ascii="Arial" w:hAnsi="Arial" w:cs="Arial"/>
          <w:sz w:val="18"/>
          <w:szCs w:val="18"/>
          <w:lang w:val="es-ES_tradnl"/>
        </w:rPr>
      </w:pPr>
    </w:p>
    <w:p w14:paraId="5D7021E5"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1D14507"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49C9514" w14:textId="6D41C886" w:rsidR="000E0650" w:rsidRPr="006330DA" w:rsidRDefault="006330DA" w:rsidP="004866F2">
      <w:pPr>
        <w:rPr>
          <w:rFonts w:ascii="Arial" w:hAnsi="Arial"/>
          <w:sz w:val="18"/>
          <w:szCs w:val="18"/>
          <w:lang w:val="es-ES_tradnl"/>
        </w:rPr>
      </w:pPr>
      <w:proofErr w:type="spellStart"/>
      <w:r w:rsidRPr="006330DA">
        <w:rPr>
          <w:rFonts w:ascii="Arial" w:hAnsi="Arial"/>
          <w:sz w:val="18"/>
          <w:szCs w:val="18"/>
          <w:lang w:val="es-ES_tradnl"/>
        </w:rPr>
        <w:t>Shutterstock</w:t>
      </w:r>
      <w:proofErr w:type="spellEnd"/>
      <w:r w:rsidRPr="006330DA">
        <w:rPr>
          <w:rFonts w:ascii="Arial" w:hAnsi="Arial"/>
          <w:sz w:val="18"/>
          <w:szCs w:val="18"/>
          <w:lang w:val="es-ES_tradnl"/>
        </w:rPr>
        <w:t>: 144822895</w:t>
      </w:r>
    </w:p>
    <w:p w14:paraId="0D9AC042" w14:textId="77777777" w:rsidR="000E0650" w:rsidRDefault="000E0650" w:rsidP="004866F2">
      <w:pPr>
        <w:rPr>
          <w:rFonts w:ascii="Arial" w:hAnsi="Arial"/>
          <w:b/>
          <w:color w:val="FF0000"/>
          <w:sz w:val="18"/>
          <w:szCs w:val="18"/>
          <w:lang w:val="es-ES_tradnl"/>
        </w:rPr>
      </w:pPr>
    </w:p>
    <w:p w14:paraId="117E823B"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D56C908" w14:textId="7E942E02"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w:t>
      </w:r>
      <w:r w:rsidR="000E0650" w:rsidRPr="00EA78CF">
        <w:rPr>
          <w:rFonts w:ascii="Times New Roman" w:hAnsi="Times New Roman" w:cs="Times New Roman"/>
          <w:color w:val="000000"/>
          <w:lang w:val="es-CO"/>
        </w:rPr>
        <w:t>_</w:t>
      </w:r>
      <w:r w:rsidR="00D918FF" w:rsidRPr="00EA78CF">
        <w:rPr>
          <w:rFonts w:ascii="Times New Roman" w:hAnsi="Times New Roman" w:cs="Times New Roman"/>
          <w:color w:val="000000"/>
          <w:lang w:val="es-CO"/>
        </w:rPr>
        <w:t>IMG</w:t>
      </w:r>
      <w:r w:rsidR="00D918FF">
        <w:rPr>
          <w:rFonts w:ascii="Times New Roman" w:hAnsi="Times New Roman" w:cs="Times New Roman"/>
          <w:color w:val="000000"/>
          <w:lang w:val="es-CO"/>
        </w:rPr>
        <w:t>14.JPG</w:t>
      </w:r>
    </w:p>
    <w:p w14:paraId="456B0934" w14:textId="77777777" w:rsidR="004866F2" w:rsidRDefault="004866F2" w:rsidP="004866F2">
      <w:pPr>
        <w:rPr>
          <w:rFonts w:ascii="Arial" w:hAnsi="Arial" w:cs="Arial"/>
          <w:sz w:val="18"/>
          <w:szCs w:val="18"/>
          <w:lang w:val="es-ES_tradnl"/>
        </w:rPr>
      </w:pPr>
    </w:p>
    <w:p w14:paraId="364CECCD"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3931536" w14:textId="1DD5D9C4" w:rsidR="004866F2" w:rsidRDefault="006330DA" w:rsidP="004866F2">
      <w:pPr>
        <w:rPr>
          <w:rFonts w:ascii="Arial" w:hAnsi="Arial" w:cs="Arial"/>
          <w:sz w:val="18"/>
          <w:szCs w:val="18"/>
          <w:lang w:val="es-ES_tradnl"/>
        </w:rPr>
      </w:pPr>
      <w:r>
        <w:rPr>
          <w:rFonts w:ascii="Arial" w:hAnsi="Arial" w:cs="Arial"/>
          <w:sz w:val="18"/>
          <w:szCs w:val="18"/>
          <w:lang w:val="es-ES_tradnl"/>
        </w:rPr>
        <w:t xml:space="preserve">Multiplicar una suma por un número, es igual que multiplicar cada sumando por el número y </w:t>
      </w:r>
      <w:del w:id="108" w:author="chris" w:date="2015-04-19T18:29:00Z">
        <w:r w:rsidDel="000C75C7">
          <w:rPr>
            <w:rFonts w:ascii="Arial" w:hAnsi="Arial" w:cs="Arial"/>
            <w:sz w:val="18"/>
            <w:szCs w:val="18"/>
            <w:lang w:val="es-ES_tradnl"/>
          </w:rPr>
          <w:delText xml:space="preserve">luego </w:delText>
        </w:r>
      </w:del>
      <w:r>
        <w:rPr>
          <w:rFonts w:ascii="Arial" w:hAnsi="Arial" w:cs="Arial"/>
          <w:sz w:val="18"/>
          <w:szCs w:val="18"/>
          <w:lang w:val="es-ES_tradnl"/>
        </w:rPr>
        <w:t>sumar los productos</w:t>
      </w:r>
      <w:ins w:id="109" w:author="chris" w:date="2015-04-19T18:29:00Z">
        <w:r w:rsidR="000C75C7">
          <w:rPr>
            <w:rFonts w:ascii="Arial" w:hAnsi="Arial" w:cs="Arial"/>
            <w:sz w:val="18"/>
            <w:szCs w:val="18"/>
            <w:lang w:val="es-ES_tradnl"/>
          </w:rPr>
          <w:t>.</w:t>
        </w:r>
      </w:ins>
    </w:p>
    <w:p w14:paraId="13CBDB93" w14:textId="77777777" w:rsidR="004866F2" w:rsidRPr="00E928AA" w:rsidRDefault="004866F2" w:rsidP="004866F2">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 DE IMAGEN 3</w:t>
      </w:r>
    </w:p>
    <w:p w14:paraId="0EB3423D"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0E00DB9B" w14:textId="3A271C68" w:rsidR="004866F2" w:rsidRPr="00CD652E" w:rsidRDefault="004866F2" w:rsidP="004866F2">
      <w:pPr>
        <w:rPr>
          <w:rFonts w:ascii="Arial" w:hAnsi="Arial" w:cs="Arial"/>
          <w:sz w:val="18"/>
          <w:szCs w:val="18"/>
          <w:lang w:val="es-ES_tradnl"/>
        </w:rPr>
      </w:pPr>
      <w:r>
        <w:rPr>
          <w:rFonts w:ascii="Arial" w:hAnsi="Arial" w:cs="Arial"/>
          <w:sz w:val="18"/>
          <w:szCs w:val="18"/>
          <w:lang w:val="es-ES_tradnl"/>
        </w:rPr>
        <w:t xml:space="preserve">Propiedad </w:t>
      </w:r>
      <w:r w:rsidR="000E0650">
        <w:rPr>
          <w:rFonts w:ascii="Arial" w:hAnsi="Arial" w:cs="Arial"/>
          <w:sz w:val="18"/>
          <w:szCs w:val="18"/>
          <w:lang w:val="es-ES_tradnl"/>
        </w:rPr>
        <w:t>distributiva</w:t>
      </w:r>
      <w:r>
        <w:rPr>
          <w:rFonts w:ascii="Arial" w:hAnsi="Arial" w:cs="Arial"/>
          <w:sz w:val="18"/>
          <w:szCs w:val="18"/>
          <w:lang w:val="es-ES_tradnl"/>
        </w:rPr>
        <w:t xml:space="preserve"> de la multiplicación </w:t>
      </w:r>
    </w:p>
    <w:p w14:paraId="51F57AB0" w14:textId="77777777" w:rsidR="004866F2" w:rsidRPr="00CD652E" w:rsidRDefault="004866F2" w:rsidP="004866F2">
      <w:pPr>
        <w:rPr>
          <w:rFonts w:ascii="Arial" w:hAnsi="Arial" w:cs="Arial"/>
          <w:sz w:val="18"/>
          <w:szCs w:val="18"/>
          <w:lang w:val="es-ES_tradnl"/>
        </w:rPr>
      </w:pPr>
    </w:p>
    <w:p w14:paraId="51708050" w14:textId="77777777" w:rsidR="004866F2" w:rsidRPr="00792588"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3F756C0" w14:textId="7E83B35A" w:rsidR="004866F2" w:rsidRDefault="004866F2" w:rsidP="004866F2">
      <w:pPr>
        <w:rPr>
          <w:rFonts w:ascii="Arial" w:hAnsi="Arial" w:cs="Arial"/>
          <w:sz w:val="18"/>
          <w:szCs w:val="18"/>
          <w:lang w:val="es-ES_tradnl"/>
        </w:rPr>
      </w:pPr>
      <w:r>
        <w:rPr>
          <w:rFonts w:ascii="Arial" w:hAnsi="Arial" w:cs="Arial"/>
          <w:sz w:val="18"/>
          <w:szCs w:val="18"/>
          <w:lang w:val="es-ES_tradnl"/>
        </w:rPr>
        <w:t>¡Ahora es t</w:t>
      </w:r>
      <w:r w:rsidR="00D918FF">
        <w:rPr>
          <w:rFonts w:ascii="Arial" w:hAnsi="Arial" w:cs="Arial"/>
          <w:sz w:val="18"/>
          <w:szCs w:val="18"/>
          <w:lang w:val="es-ES_tradnl"/>
        </w:rPr>
        <w:t>u</w:t>
      </w:r>
      <w:r>
        <w:rPr>
          <w:rFonts w:ascii="Arial" w:hAnsi="Arial" w:cs="Arial"/>
          <w:sz w:val="18"/>
          <w:szCs w:val="18"/>
          <w:lang w:val="es-ES_tradnl"/>
        </w:rPr>
        <w:t xml:space="preserve"> turno!</w:t>
      </w:r>
    </w:p>
    <w:p w14:paraId="22C7EDDA" w14:textId="77777777" w:rsidR="004866F2" w:rsidRDefault="004866F2" w:rsidP="004866F2">
      <w:pPr>
        <w:rPr>
          <w:rFonts w:ascii="Arial" w:hAnsi="Arial" w:cs="Arial"/>
          <w:sz w:val="18"/>
          <w:szCs w:val="18"/>
          <w:lang w:val="es-ES_tradnl"/>
        </w:rPr>
      </w:pPr>
    </w:p>
    <w:p w14:paraId="6AFC7F76" w14:textId="3BA6C5A3" w:rsidR="004866F2" w:rsidRDefault="004866F2" w:rsidP="004866F2">
      <w:pPr>
        <w:rPr>
          <w:rFonts w:ascii="Arial" w:hAnsi="Arial" w:cs="Arial"/>
          <w:sz w:val="18"/>
          <w:szCs w:val="18"/>
          <w:lang w:val="es-ES_tradnl"/>
        </w:rPr>
      </w:pPr>
      <w:r>
        <w:rPr>
          <w:rFonts w:ascii="Arial" w:hAnsi="Arial" w:cs="Arial"/>
          <w:sz w:val="18"/>
          <w:szCs w:val="18"/>
          <w:lang w:val="es-ES_tradnl"/>
        </w:rPr>
        <w:t>Resuelve</w:t>
      </w:r>
      <w:ins w:id="110" w:author="chris" w:date="2015-04-19T18:26:00Z">
        <w:r w:rsidR="006617E0">
          <w:rPr>
            <w:rFonts w:ascii="Arial" w:hAnsi="Arial" w:cs="Arial"/>
            <w:sz w:val="18"/>
            <w:szCs w:val="18"/>
            <w:lang w:val="es-ES_tradnl"/>
          </w:rPr>
          <w:t xml:space="preserve"> el</w:t>
        </w:r>
      </w:ins>
      <w:r>
        <w:rPr>
          <w:rFonts w:ascii="Arial" w:hAnsi="Arial" w:cs="Arial"/>
          <w:sz w:val="18"/>
          <w:szCs w:val="18"/>
          <w:lang w:val="es-ES_tradnl"/>
        </w:rPr>
        <w:t xml:space="preserve"> siguiente problema aplicando la propiedad asociativa de la multiplicación. No olvides realizar un dibujo o diagrama del problema. </w:t>
      </w:r>
    </w:p>
    <w:p w14:paraId="73B2C5B4" w14:textId="77777777" w:rsidR="004866F2" w:rsidRDefault="004866F2" w:rsidP="004866F2">
      <w:pPr>
        <w:rPr>
          <w:rFonts w:ascii="Arial" w:hAnsi="Arial" w:cs="Arial"/>
          <w:sz w:val="18"/>
          <w:szCs w:val="18"/>
          <w:lang w:val="es-ES_tradnl"/>
        </w:rPr>
      </w:pPr>
    </w:p>
    <w:p w14:paraId="2C5783B3" w14:textId="184000DA" w:rsidR="004866F2" w:rsidRDefault="004866F2" w:rsidP="004866F2">
      <w:pPr>
        <w:rPr>
          <w:rFonts w:ascii="Arial" w:hAnsi="Arial" w:cs="Arial"/>
          <w:sz w:val="18"/>
          <w:szCs w:val="18"/>
          <w:lang w:val="es-ES_tradnl"/>
        </w:rPr>
      </w:pPr>
    </w:p>
    <w:p w14:paraId="6A6D6A35" w14:textId="2D06F221" w:rsidR="000E0650" w:rsidRDefault="00211CEF" w:rsidP="004866F2">
      <w:pPr>
        <w:rPr>
          <w:rFonts w:ascii="Arial" w:hAnsi="Arial" w:cs="Arial"/>
          <w:sz w:val="18"/>
          <w:szCs w:val="18"/>
          <w:lang w:val="es-ES_tradnl"/>
        </w:rPr>
      </w:pPr>
      <w:r>
        <w:rPr>
          <w:rFonts w:ascii="Arial" w:hAnsi="Arial" w:cs="Arial"/>
          <w:sz w:val="18"/>
          <w:szCs w:val="18"/>
          <w:lang w:val="es-ES_tradnl"/>
        </w:rPr>
        <w:t>Gloria recibe ganancias mensuales de 7 almacenes en Bogotá y 4 en Barranquilla. Cada ganancia mensual es de $568</w:t>
      </w:r>
      <w:ins w:id="111" w:author="USER" w:date="2015-04-17T16:41:00Z">
        <w:r w:rsidR="008C0B13">
          <w:rPr>
            <w:rFonts w:ascii="Arial" w:hAnsi="Arial" w:cs="Arial"/>
            <w:sz w:val="18"/>
            <w:szCs w:val="18"/>
            <w:lang w:val="es-ES_tradnl"/>
          </w:rPr>
          <w:t xml:space="preserve"> </w:t>
        </w:r>
      </w:ins>
      <w:r w:rsidR="008C0B13">
        <w:rPr>
          <w:rFonts w:ascii="Arial" w:hAnsi="Arial" w:cs="Arial"/>
          <w:sz w:val="18"/>
          <w:szCs w:val="18"/>
          <w:lang w:val="es-ES_tradnl"/>
        </w:rPr>
        <w:t xml:space="preserve"> </w:t>
      </w:r>
      <w:r>
        <w:rPr>
          <w:rFonts w:ascii="Arial" w:hAnsi="Arial" w:cs="Arial"/>
          <w:sz w:val="18"/>
          <w:szCs w:val="18"/>
          <w:lang w:val="es-ES_tradnl"/>
        </w:rPr>
        <w:t>650. ¿Cuánto recibe Gloria en total al mes?</w:t>
      </w:r>
    </w:p>
    <w:p w14:paraId="02906A3E" w14:textId="77777777" w:rsidR="000E0650" w:rsidRPr="00D13932" w:rsidRDefault="000E0650" w:rsidP="004866F2">
      <w:pPr>
        <w:rPr>
          <w:rFonts w:ascii="Arial" w:hAnsi="Arial" w:cs="Arial"/>
          <w:sz w:val="18"/>
          <w:szCs w:val="18"/>
          <w:lang w:val="es-ES_tradnl"/>
        </w:rPr>
      </w:pPr>
    </w:p>
    <w:p w14:paraId="346446DD" w14:textId="77777777" w:rsidR="004866F2" w:rsidRPr="00E31CAA" w:rsidRDefault="004866F2" w:rsidP="004866F2">
      <w:pPr>
        <w:rPr>
          <w:rFonts w:ascii="Arial" w:hAnsi="Arial" w:cs="Arial"/>
          <w:sz w:val="18"/>
          <w:szCs w:val="18"/>
          <w:lang w:val="es-ES_tradnl"/>
        </w:rPr>
      </w:pPr>
    </w:p>
    <w:p w14:paraId="05FF6827" w14:textId="77777777" w:rsidR="004866F2" w:rsidRPr="00F4317E" w:rsidRDefault="004866F2" w:rsidP="004866F2">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24B47CE" w14:textId="77777777" w:rsidR="004866F2"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FF2B42F" w14:textId="2EEE8838" w:rsidR="000E0650" w:rsidRDefault="00211CEF" w:rsidP="004866F2">
      <w:pPr>
        <w:rPr>
          <w:rFonts w:ascii="Arial" w:hAnsi="Arial" w:cs="Arial"/>
          <w:sz w:val="18"/>
          <w:szCs w:val="18"/>
          <w:lang w:val="es-ES_tradnl"/>
        </w:rPr>
      </w:pPr>
      <w:proofErr w:type="spellStart"/>
      <w:r>
        <w:rPr>
          <w:rFonts w:ascii="Arial" w:hAnsi="Arial" w:cs="Arial"/>
          <w:sz w:val="18"/>
          <w:szCs w:val="18"/>
          <w:lang w:val="es-ES_tradnl"/>
        </w:rPr>
        <w:t>Shutterstock</w:t>
      </w:r>
      <w:proofErr w:type="spellEnd"/>
      <w:r>
        <w:rPr>
          <w:rFonts w:ascii="Arial" w:hAnsi="Arial" w:cs="Arial"/>
          <w:sz w:val="18"/>
          <w:szCs w:val="18"/>
          <w:lang w:val="es-ES_tradnl"/>
        </w:rPr>
        <w:t xml:space="preserve">: </w:t>
      </w:r>
      <w:r w:rsidRPr="00211CEF">
        <w:rPr>
          <w:rFonts w:ascii="Arial" w:hAnsi="Arial" w:cs="Arial"/>
          <w:sz w:val="18"/>
          <w:szCs w:val="18"/>
          <w:lang w:val="es-ES_tradnl"/>
        </w:rPr>
        <w:t>129624122</w:t>
      </w:r>
    </w:p>
    <w:p w14:paraId="4CF77306" w14:textId="77777777" w:rsidR="000E0650" w:rsidRDefault="000E0650" w:rsidP="004866F2">
      <w:pPr>
        <w:rPr>
          <w:rFonts w:ascii="Arial" w:hAnsi="Arial" w:cs="Arial"/>
          <w:sz w:val="18"/>
          <w:szCs w:val="18"/>
          <w:lang w:val="es-ES_tradnl"/>
        </w:rPr>
      </w:pPr>
    </w:p>
    <w:p w14:paraId="015FAFB4" w14:textId="77777777" w:rsidR="004866F2" w:rsidRPr="000719EE" w:rsidRDefault="004866F2" w:rsidP="004866F2">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EE445C9" w14:textId="1D847BF5" w:rsidR="004866F2" w:rsidRPr="006D02A8" w:rsidRDefault="004866F2" w:rsidP="004866F2">
      <w:pPr>
        <w:rPr>
          <w:rFonts w:ascii="Arial" w:hAnsi="Arial"/>
          <w:sz w:val="18"/>
          <w:szCs w:val="18"/>
          <w:lang w:val="es-ES_tradnl"/>
        </w:rPr>
      </w:pPr>
      <w:r w:rsidRPr="00EA78CF">
        <w:rPr>
          <w:rFonts w:ascii="Times New Roman" w:hAnsi="Times New Roman" w:cs="Times New Roman"/>
          <w:color w:val="000000"/>
          <w:lang w:val="es-CO"/>
        </w:rPr>
        <w:t>MA_04_02_CO_REC240</w:t>
      </w:r>
      <w:r w:rsidR="000E0650" w:rsidRPr="00EA78CF">
        <w:rPr>
          <w:rFonts w:ascii="Times New Roman" w:hAnsi="Times New Roman" w:cs="Times New Roman"/>
          <w:color w:val="000000"/>
          <w:lang w:val="es-CO"/>
        </w:rPr>
        <w:t>_IMG1</w:t>
      </w:r>
      <w:r w:rsidR="002D456C">
        <w:rPr>
          <w:rFonts w:ascii="Times New Roman" w:hAnsi="Times New Roman" w:cs="Times New Roman"/>
          <w:color w:val="000000"/>
          <w:lang w:val="es-CO"/>
        </w:rPr>
        <w:t>5.JPG</w:t>
      </w:r>
    </w:p>
    <w:p w14:paraId="26560F1B" w14:textId="77777777" w:rsidR="004866F2" w:rsidRDefault="004866F2" w:rsidP="004866F2">
      <w:pPr>
        <w:rPr>
          <w:rFonts w:ascii="Arial" w:hAnsi="Arial" w:cs="Arial"/>
          <w:sz w:val="18"/>
          <w:szCs w:val="18"/>
          <w:lang w:val="es-ES_tradnl"/>
        </w:rPr>
      </w:pPr>
    </w:p>
    <w:p w14:paraId="4E8E5101" w14:textId="77777777" w:rsidR="004866F2" w:rsidRDefault="004866F2" w:rsidP="004866F2">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2AEB75CD" w14:textId="00A8392E" w:rsidR="004866F2" w:rsidRDefault="00211CEF" w:rsidP="00E31CAA">
      <w:pPr>
        <w:rPr>
          <w:rFonts w:ascii="Arial" w:hAnsi="Arial" w:cs="Arial"/>
          <w:sz w:val="18"/>
          <w:szCs w:val="18"/>
          <w:lang w:val="es-ES_tradnl"/>
        </w:rPr>
      </w:pPr>
      <w:r>
        <w:rPr>
          <w:rFonts w:ascii="Arial" w:hAnsi="Arial" w:cs="Arial"/>
          <w:sz w:val="18"/>
          <w:szCs w:val="18"/>
          <w:lang w:val="es-ES_tradnl"/>
        </w:rPr>
        <w:t xml:space="preserve">Gloria recibe ganancia de almacenes en Bogotá y Barranquilla. </w:t>
      </w:r>
    </w:p>
    <w:p w14:paraId="44A4F404" w14:textId="77777777" w:rsidR="000E0650" w:rsidRDefault="000E0650" w:rsidP="00E31CAA">
      <w:pPr>
        <w:rPr>
          <w:rFonts w:ascii="Arial" w:hAnsi="Arial" w:cs="Arial"/>
          <w:sz w:val="18"/>
          <w:szCs w:val="18"/>
          <w:lang w:val="es-ES_tradnl"/>
        </w:rPr>
      </w:pPr>
    </w:p>
    <w:p w14:paraId="07321952" w14:textId="77777777" w:rsidR="000E0650" w:rsidRPr="00E31CAA" w:rsidRDefault="000E0650" w:rsidP="00E31CAA">
      <w:pPr>
        <w:rPr>
          <w:rFonts w:ascii="Arial" w:hAnsi="Arial" w:cs="Arial"/>
          <w:sz w:val="18"/>
          <w:szCs w:val="18"/>
          <w:lang w:val="es-ES_tradnl"/>
        </w:rPr>
      </w:pPr>
      <w:bookmarkStart w:id="112" w:name="_GoBack"/>
      <w:bookmarkEnd w:id="112"/>
    </w:p>
    <w:sectPr w:rsidR="000E0650"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10923"/>
    <w:multiLevelType w:val="hybridMultilevel"/>
    <w:tmpl w:val="0BEA771E"/>
    <w:lvl w:ilvl="0" w:tplc="8898B9A8">
      <w:start w:val="2"/>
      <w:numFmt w:val="bullet"/>
      <w:lvlText w:val=""/>
      <w:lvlJc w:val="left"/>
      <w:pPr>
        <w:ind w:left="1080" w:hanging="360"/>
      </w:pPr>
      <w:rPr>
        <w:rFonts w:ascii="Symbol" w:eastAsiaTheme="minorEastAsia" w:hAnsi="Symbo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3B3C2A1E"/>
    <w:multiLevelType w:val="hybridMultilevel"/>
    <w:tmpl w:val="8D7C4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E6B42A4"/>
    <w:multiLevelType w:val="hybridMultilevel"/>
    <w:tmpl w:val="FDD0CA40"/>
    <w:lvl w:ilvl="0" w:tplc="06D2F83E">
      <w:start w:val="3"/>
      <w:numFmt w:val="bullet"/>
      <w:lvlText w:val=""/>
      <w:lvlJc w:val="left"/>
      <w:pPr>
        <w:ind w:left="720" w:hanging="360"/>
      </w:pPr>
      <w:rPr>
        <w:rFonts w:ascii="Symbol" w:eastAsiaTheme="minorEastAsia"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6BC24F7C"/>
    <w:multiLevelType w:val="hybridMultilevel"/>
    <w:tmpl w:val="58A663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6F3341F5"/>
    <w:multiLevelType w:val="hybridMultilevel"/>
    <w:tmpl w:val="71C4CEFC"/>
    <w:lvl w:ilvl="0" w:tplc="9A2AD150">
      <w:start w:val="139"/>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a Montejo Rozo">
    <w15:presenceInfo w15:providerId="None" w15:userId="Johana Montejo Ro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17E5A"/>
    <w:rsid w:val="00024E24"/>
    <w:rsid w:val="00025642"/>
    <w:rsid w:val="0003252C"/>
    <w:rsid w:val="00033F6B"/>
    <w:rsid w:val="000428AF"/>
    <w:rsid w:val="0005228B"/>
    <w:rsid w:val="00054002"/>
    <w:rsid w:val="000A403A"/>
    <w:rsid w:val="000A7B18"/>
    <w:rsid w:val="000C27C4"/>
    <w:rsid w:val="000C4EEA"/>
    <w:rsid w:val="000C75C7"/>
    <w:rsid w:val="000E0650"/>
    <w:rsid w:val="00104E5C"/>
    <w:rsid w:val="0014528A"/>
    <w:rsid w:val="00175EB2"/>
    <w:rsid w:val="001B3983"/>
    <w:rsid w:val="001E1243"/>
    <w:rsid w:val="001E2043"/>
    <w:rsid w:val="001E7FC1"/>
    <w:rsid w:val="00211CEF"/>
    <w:rsid w:val="0025146C"/>
    <w:rsid w:val="00254FDB"/>
    <w:rsid w:val="00277A63"/>
    <w:rsid w:val="002843DD"/>
    <w:rsid w:val="002A563F"/>
    <w:rsid w:val="002B5C71"/>
    <w:rsid w:val="002B7E96"/>
    <w:rsid w:val="002C3FAE"/>
    <w:rsid w:val="002D456C"/>
    <w:rsid w:val="002E4EE6"/>
    <w:rsid w:val="002F6267"/>
    <w:rsid w:val="00326C60"/>
    <w:rsid w:val="00340C3A"/>
    <w:rsid w:val="00342DEE"/>
    <w:rsid w:val="00343ED8"/>
    <w:rsid w:val="00345260"/>
    <w:rsid w:val="003461FA"/>
    <w:rsid w:val="00353644"/>
    <w:rsid w:val="003642BD"/>
    <w:rsid w:val="0037716E"/>
    <w:rsid w:val="003A5372"/>
    <w:rsid w:val="003C3041"/>
    <w:rsid w:val="003D72B3"/>
    <w:rsid w:val="003F1EB9"/>
    <w:rsid w:val="003F5DD9"/>
    <w:rsid w:val="00424783"/>
    <w:rsid w:val="00426FD4"/>
    <w:rsid w:val="004361BF"/>
    <w:rsid w:val="004375B6"/>
    <w:rsid w:val="0045712C"/>
    <w:rsid w:val="00460F31"/>
    <w:rsid w:val="004612B1"/>
    <w:rsid w:val="004735BF"/>
    <w:rsid w:val="004866F2"/>
    <w:rsid w:val="004A0080"/>
    <w:rsid w:val="004A2B92"/>
    <w:rsid w:val="004C1CE5"/>
    <w:rsid w:val="00536E38"/>
    <w:rsid w:val="00545F67"/>
    <w:rsid w:val="00551D6E"/>
    <w:rsid w:val="00552D7C"/>
    <w:rsid w:val="00582CE2"/>
    <w:rsid w:val="00597A76"/>
    <w:rsid w:val="005B7D54"/>
    <w:rsid w:val="005C209B"/>
    <w:rsid w:val="005E23D6"/>
    <w:rsid w:val="005F2F28"/>
    <w:rsid w:val="005F4C68"/>
    <w:rsid w:val="0060219A"/>
    <w:rsid w:val="00611072"/>
    <w:rsid w:val="00616529"/>
    <w:rsid w:val="006330DA"/>
    <w:rsid w:val="0063490D"/>
    <w:rsid w:val="00647430"/>
    <w:rsid w:val="006559E5"/>
    <w:rsid w:val="00656FE8"/>
    <w:rsid w:val="006617E0"/>
    <w:rsid w:val="006862AB"/>
    <w:rsid w:val="006907A4"/>
    <w:rsid w:val="006A32CE"/>
    <w:rsid w:val="006A3851"/>
    <w:rsid w:val="006A7547"/>
    <w:rsid w:val="006B1C75"/>
    <w:rsid w:val="006E1C59"/>
    <w:rsid w:val="006E32EF"/>
    <w:rsid w:val="006F64FB"/>
    <w:rsid w:val="00703DCC"/>
    <w:rsid w:val="007054A3"/>
    <w:rsid w:val="00705DE0"/>
    <w:rsid w:val="0074775C"/>
    <w:rsid w:val="007639EF"/>
    <w:rsid w:val="00771228"/>
    <w:rsid w:val="007B25A6"/>
    <w:rsid w:val="007C28CE"/>
    <w:rsid w:val="00827B92"/>
    <w:rsid w:val="0084009B"/>
    <w:rsid w:val="008404BC"/>
    <w:rsid w:val="00870466"/>
    <w:rsid w:val="008C0B13"/>
    <w:rsid w:val="0091096D"/>
    <w:rsid w:val="0091337F"/>
    <w:rsid w:val="009B5A11"/>
    <w:rsid w:val="009E2400"/>
    <w:rsid w:val="009E4B63"/>
    <w:rsid w:val="00A0643B"/>
    <w:rsid w:val="00A074BA"/>
    <w:rsid w:val="00A22562"/>
    <w:rsid w:val="00A22796"/>
    <w:rsid w:val="00A553E1"/>
    <w:rsid w:val="00A61B6D"/>
    <w:rsid w:val="00A925B6"/>
    <w:rsid w:val="00A94FD8"/>
    <w:rsid w:val="00AC3545"/>
    <w:rsid w:val="00AC45C1"/>
    <w:rsid w:val="00AC7496"/>
    <w:rsid w:val="00AC7FAC"/>
    <w:rsid w:val="00AD7044"/>
    <w:rsid w:val="00AE442F"/>
    <w:rsid w:val="00AE458C"/>
    <w:rsid w:val="00AF1441"/>
    <w:rsid w:val="00AF23DF"/>
    <w:rsid w:val="00B0282E"/>
    <w:rsid w:val="00B03B77"/>
    <w:rsid w:val="00B05269"/>
    <w:rsid w:val="00B16990"/>
    <w:rsid w:val="00B210A6"/>
    <w:rsid w:val="00B92165"/>
    <w:rsid w:val="00BA4232"/>
    <w:rsid w:val="00BB18F2"/>
    <w:rsid w:val="00BB49CF"/>
    <w:rsid w:val="00BC129D"/>
    <w:rsid w:val="00BD1FFA"/>
    <w:rsid w:val="00C03048"/>
    <w:rsid w:val="00C0683E"/>
    <w:rsid w:val="00C209AE"/>
    <w:rsid w:val="00C34A1F"/>
    <w:rsid w:val="00C35567"/>
    <w:rsid w:val="00C45ED8"/>
    <w:rsid w:val="00C54E18"/>
    <w:rsid w:val="00C6401D"/>
    <w:rsid w:val="00C7411E"/>
    <w:rsid w:val="00C82D30"/>
    <w:rsid w:val="00C84826"/>
    <w:rsid w:val="00C92E0A"/>
    <w:rsid w:val="00CA5658"/>
    <w:rsid w:val="00CB02D2"/>
    <w:rsid w:val="00CD2053"/>
    <w:rsid w:val="00CD2245"/>
    <w:rsid w:val="00CD652E"/>
    <w:rsid w:val="00CE7FEA"/>
    <w:rsid w:val="00CF535A"/>
    <w:rsid w:val="00D13932"/>
    <w:rsid w:val="00D15A42"/>
    <w:rsid w:val="00D57787"/>
    <w:rsid w:val="00D660AD"/>
    <w:rsid w:val="00D811B2"/>
    <w:rsid w:val="00D81B15"/>
    <w:rsid w:val="00D918FF"/>
    <w:rsid w:val="00DE1C4F"/>
    <w:rsid w:val="00DF2938"/>
    <w:rsid w:val="00DF6F53"/>
    <w:rsid w:val="00E07759"/>
    <w:rsid w:val="00E13096"/>
    <w:rsid w:val="00E31CAA"/>
    <w:rsid w:val="00E539E1"/>
    <w:rsid w:val="00E54DA3"/>
    <w:rsid w:val="00E61A4B"/>
    <w:rsid w:val="00E7707B"/>
    <w:rsid w:val="00E84C33"/>
    <w:rsid w:val="00E920E6"/>
    <w:rsid w:val="00E928AA"/>
    <w:rsid w:val="00EA3E65"/>
    <w:rsid w:val="00EA78CF"/>
    <w:rsid w:val="00EB0CCB"/>
    <w:rsid w:val="00EC398E"/>
    <w:rsid w:val="00EC3C8D"/>
    <w:rsid w:val="00ED2D54"/>
    <w:rsid w:val="00EE3420"/>
    <w:rsid w:val="00F157B9"/>
    <w:rsid w:val="00F4317E"/>
    <w:rsid w:val="00F44F99"/>
    <w:rsid w:val="00F55A91"/>
    <w:rsid w:val="00F56191"/>
    <w:rsid w:val="00F566C6"/>
    <w:rsid w:val="00F80068"/>
    <w:rsid w:val="00F819D0"/>
    <w:rsid w:val="00FA04FB"/>
    <w:rsid w:val="00FD4E51"/>
    <w:rsid w:val="00FE35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E539E1"/>
    <w:rPr>
      <w:rFonts w:ascii="Tahoma" w:hAnsi="Tahoma" w:cs="Tahoma"/>
      <w:sz w:val="16"/>
      <w:szCs w:val="16"/>
    </w:rPr>
  </w:style>
  <w:style w:type="character" w:customStyle="1" w:styleId="TextodegloboCar">
    <w:name w:val="Texto de globo Car"/>
    <w:basedOn w:val="Fuentedeprrafopredeter"/>
    <w:link w:val="Textodeglobo"/>
    <w:uiPriority w:val="99"/>
    <w:semiHidden/>
    <w:rsid w:val="00E539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A94FD8"/>
    <w:pPr>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character" w:customStyle="1" w:styleId="Ttulo1Car">
    <w:name w:val="Título 1 Car"/>
    <w:basedOn w:val="Fuentedeprrafopredeter"/>
    <w:link w:val="Ttulo1"/>
    <w:uiPriority w:val="9"/>
    <w:rsid w:val="00A94FD8"/>
    <w:rPr>
      <w:rFonts w:ascii="Times New Roman" w:eastAsia="Times New Roman" w:hAnsi="Times New Roman" w:cs="Times New Roman"/>
      <w:b/>
      <w:bCs/>
      <w:kern w:val="36"/>
      <w:sz w:val="48"/>
      <w:szCs w:val="48"/>
      <w:lang w:val="es-CO" w:eastAsia="es-CO"/>
    </w:rPr>
  </w:style>
  <w:style w:type="paragraph" w:styleId="NormalWeb">
    <w:name w:val="Normal (Web)"/>
    <w:basedOn w:val="Normal"/>
    <w:uiPriority w:val="99"/>
    <w:semiHidden/>
    <w:unhideWhenUsed/>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A94FD8"/>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A94FD8"/>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A94FD8"/>
  </w:style>
  <w:style w:type="character" w:customStyle="1" w:styleId="negrita">
    <w:name w:val="negrita"/>
    <w:basedOn w:val="Fuentedeprrafopredeter"/>
    <w:rsid w:val="00A94FD8"/>
  </w:style>
  <w:style w:type="paragraph" w:styleId="Textodeglobo">
    <w:name w:val="Balloon Text"/>
    <w:basedOn w:val="Normal"/>
    <w:link w:val="TextodegloboCar"/>
    <w:uiPriority w:val="99"/>
    <w:semiHidden/>
    <w:unhideWhenUsed/>
    <w:rsid w:val="00E539E1"/>
    <w:rPr>
      <w:rFonts w:ascii="Tahoma" w:hAnsi="Tahoma" w:cs="Tahoma"/>
      <w:sz w:val="16"/>
      <w:szCs w:val="16"/>
    </w:rPr>
  </w:style>
  <w:style w:type="character" w:customStyle="1" w:styleId="TextodegloboCar">
    <w:name w:val="Texto de globo Car"/>
    <w:basedOn w:val="Fuentedeprrafopredeter"/>
    <w:link w:val="Textodeglobo"/>
    <w:uiPriority w:val="99"/>
    <w:semiHidden/>
    <w:rsid w:val="00E539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809174">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13951578">
      <w:bodyDiv w:val="1"/>
      <w:marLeft w:val="0"/>
      <w:marRight w:val="0"/>
      <w:marTop w:val="0"/>
      <w:marBottom w:val="0"/>
      <w:divBdr>
        <w:top w:val="none" w:sz="0" w:space="0" w:color="auto"/>
        <w:left w:val="none" w:sz="0" w:space="0" w:color="auto"/>
        <w:bottom w:val="none" w:sz="0" w:space="0" w:color="auto"/>
        <w:right w:val="none" w:sz="0" w:space="0" w:color="auto"/>
      </w:divBdr>
      <w:divsChild>
        <w:div w:id="1718434528">
          <w:marLeft w:val="0"/>
          <w:marRight w:val="0"/>
          <w:marTop w:val="0"/>
          <w:marBottom w:val="0"/>
          <w:divBdr>
            <w:top w:val="none" w:sz="0" w:space="0" w:color="auto"/>
            <w:left w:val="none" w:sz="0" w:space="0" w:color="auto"/>
            <w:bottom w:val="none" w:sz="0" w:space="0" w:color="auto"/>
            <w:right w:val="none" w:sz="0" w:space="0" w:color="auto"/>
          </w:divBdr>
        </w:div>
        <w:div w:id="845248970">
          <w:marLeft w:val="0"/>
          <w:marRight w:val="0"/>
          <w:marTop w:val="0"/>
          <w:marBottom w:val="0"/>
          <w:divBdr>
            <w:top w:val="none" w:sz="0" w:space="0" w:color="auto"/>
            <w:left w:val="none" w:sz="0" w:space="0" w:color="auto"/>
            <w:bottom w:val="none" w:sz="0" w:space="0" w:color="auto"/>
            <w:right w:val="none" w:sz="0" w:space="0" w:color="auto"/>
          </w:divBdr>
        </w:div>
      </w:divsChild>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9</Pages>
  <Words>3075</Words>
  <Characters>16913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chris</cp:lastModifiedBy>
  <cp:revision>7</cp:revision>
  <dcterms:created xsi:type="dcterms:W3CDTF">2015-04-17T14:43:00Z</dcterms:created>
  <dcterms:modified xsi:type="dcterms:W3CDTF">2015-04-19T23:30:00Z</dcterms:modified>
</cp:coreProperties>
</file>